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09BDF" w14:textId="77777777" w:rsidR="004E459A" w:rsidRDefault="004E459A" w:rsidP="004228D0">
      <w:pPr>
        <w:rPr>
          <w:lang w:val="en-GB"/>
        </w:rPr>
      </w:pPr>
    </w:p>
    <w:p w14:paraId="6DE8A1EF" w14:textId="77777777" w:rsidR="004E459A" w:rsidRDefault="004E459A" w:rsidP="00E1369C">
      <w:pPr>
        <w:pStyle w:val="Heading1"/>
      </w:pPr>
      <w:r>
        <w:t>Introduction</w:t>
      </w:r>
    </w:p>
    <w:p w14:paraId="10994BA2" w14:textId="1E2807DF" w:rsidR="004E459A" w:rsidRDefault="004E459A" w:rsidP="004228D0">
      <w:pPr>
        <w:rPr>
          <w:lang w:val="en-GB"/>
        </w:rPr>
      </w:pPr>
      <w:r w:rsidRPr="004E459A">
        <w:rPr>
          <w:lang w:val="en-GB"/>
        </w:rPr>
        <w:t>The purpose of this document is to establish the existence or severity of anti-competitive effects of the</w:t>
      </w:r>
      <w:ins w:id="0" w:author="Jan droge" w:date="2022-07-08T16:00:00Z">
        <w:r w:rsidR="00C0020C">
          <w:rPr>
            <w:lang w:val="en-GB"/>
          </w:rPr>
          <w:t xml:space="preserve"> RRF funded</w:t>
        </w:r>
      </w:ins>
      <w:r w:rsidRPr="004E459A">
        <w:rPr>
          <w:lang w:val="en-GB"/>
        </w:rPr>
        <w:t xml:space="preserve"> </w:t>
      </w:r>
      <w:r>
        <w:rPr>
          <w:lang w:val="en-GB"/>
        </w:rPr>
        <w:t>investment</w:t>
      </w:r>
      <w:r w:rsidRPr="004E459A">
        <w:rPr>
          <w:lang w:val="en-GB"/>
        </w:rPr>
        <w:t xml:space="preserve"> scheme for </w:t>
      </w:r>
      <w:r>
        <w:rPr>
          <w:lang w:val="en-GB"/>
        </w:rPr>
        <w:t xml:space="preserve">expanding </w:t>
      </w:r>
      <w:r w:rsidRPr="004E459A">
        <w:rPr>
          <w:lang w:val="en-GB"/>
        </w:rPr>
        <w:t xml:space="preserve">VHCN </w:t>
      </w:r>
      <w:r>
        <w:rPr>
          <w:lang w:val="en-GB"/>
        </w:rPr>
        <w:t>in Cyprus</w:t>
      </w:r>
      <w:r w:rsidRPr="004E459A">
        <w:rPr>
          <w:lang w:val="en-GB"/>
        </w:rPr>
        <w:t>.</w:t>
      </w:r>
      <w:r>
        <w:rPr>
          <w:lang w:val="en-GB"/>
        </w:rPr>
        <w:t xml:space="preserve"> </w:t>
      </w:r>
      <w:r w:rsidRPr="004E459A">
        <w:rPr>
          <w:lang w:val="en-GB"/>
        </w:rPr>
        <w:t xml:space="preserve"> </w:t>
      </w:r>
      <w:r>
        <w:rPr>
          <w:lang w:val="en-GB"/>
        </w:rPr>
        <w:t xml:space="preserve">The Cypriot authorities are planning on a market intervention, namely, to subsidize the expansion of high-speed internet networks to areas where such a network does not exist.  </w:t>
      </w:r>
    </w:p>
    <w:p w14:paraId="63F7386D" w14:textId="5D25C5DE" w:rsidR="004E459A" w:rsidRDefault="004E459A" w:rsidP="004228D0">
      <w:pPr>
        <w:rPr>
          <w:lang w:val="en-GB"/>
        </w:rPr>
      </w:pPr>
      <w:r w:rsidRPr="004E459A">
        <w:rPr>
          <w:lang w:val="en-GB"/>
        </w:rPr>
        <w:t xml:space="preserve">Before diving into the economic arguments that could arise in such situations, we will begin by first giving a brief description of the Cypriot markets involved and the players in them, as well as describe some economically important details of the </w:t>
      </w:r>
      <w:r>
        <w:rPr>
          <w:lang w:val="en-GB"/>
        </w:rPr>
        <w:t>investment</w:t>
      </w:r>
      <w:r w:rsidRPr="004E459A">
        <w:rPr>
          <w:lang w:val="en-GB"/>
        </w:rPr>
        <w:t xml:space="preserve"> scheme</w:t>
      </w:r>
      <w:r>
        <w:rPr>
          <w:lang w:val="en-GB"/>
        </w:rPr>
        <w:t xml:space="preserve"> the Cypriot </w:t>
      </w:r>
      <w:r w:rsidR="00A50287">
        <w:rPr>
          <w:lang w:val="en-GB"/>
        </w:rPr>
        <w:t>authorities</w:t>
      </w:r>
      <w:r>
        <w:rPr>
          <w:lang w:val="en-GB"/>
        </w:rPr>
        <w:t xml:space="preserve"> have envisioned</w:t>
      </w:r>
      <w:r w:rsidRPr="004E459A">
        <w:rPr>
          <w:lang w:val="en-GB"/>
        </w:rPr>
        <w:t xml:space="preserve">. </w:t>
      </w:r>
    </w:p>
    <w:p w14:paraId="1E3C9EBE" w14:textId="77777777" w:rsidR="004E459A" w:rsidRDefault="004E459A" w:rsidP="004228D0">
      <w:pPr>
        <w:rPr>
          <w:lang w:val="en-GB"/>
        </w:rPr>
      </w:pPr>
      <w:r w:rsidRPr="004E459A">
        <w:rPr>
          <w:lang w:val="en-GB"/>
        </w:rPr>
        <w:t>In the second section</w:t>
      </w:r>
      <w:r>
        <w:rPr>
          <w:lang w:val="en-GB"/>
        </w:rPr>
        <w:t>,</w:t>
      </w:r>
      <w:r w:rsidRPr="004E459A">
        <w:rPr>
          <w:lang w:val="en-GB"/>
        </w:rPr>
        <w:t xml:space="preserve"> we will describe </w:t>
      </w:r>
      <w:r>
        <w:rPr>
          <w:lang w:val="en-GB"/>
        </w:rPr>
        <w:t>the investment scheme designed by the Cypriot authorities.</w:t>
      </w:r>
    </w:p>
    <w:p w14:paraId="3AAAE031" w14:textId="77777777" w:rsidR="00C0020C" w:rsidRDefault="00C0020C" w:rsidP="00C0020C">
      <w:pPr>
        <w:rPr>
          <w:ins w:id="1" w:author="Jan droge" w:date="2022-07-08T16:05:00Z"/>
          <w:lang w:val="en-GB"/>
        </w:rPr>
      </w:pPr>
      <w:ins w:id="2" w:author="Jan droge" w:date="2022-07-08T16:05:00Z">
        <w:r>
          <w:rPr>
            <w:lang w:val="en-GB"/>
          </w:rPr>
          <w:t xml:space="preserve">The planned aid scheme will affect both the fixed market as well as the mobile market. We will explore the impact of the scheme on these markets separately, as envisaged by the draft Broadband Guidelines (BBGL). We will further explore the assumption by the Cyprus government that in the particular case of Cyprus an aid scheme can cover both markets without a distorting effect on the market. </w:t>
        </w:r>
      </w:ins>
    </w:p>
    <w:p w14:paraId="16A29D24" w14:textId="214CC90E" w:rsidR="004E459A" w:rsidRPr="004E459A" w:rsidRDefault="004E459A" w:rsidP="004228D0">
      <w:pPr>
        <w:rPr>
          <w:lang w:val="en-GB"/>
        </w:rPr>
      </w:pPr>
      <w:r w:rsidRPr="004E459A">
        <w:rPr>
          <w:lang w:val="en-GB"/>
        </w:rPr>
        <w:t>Finally</w:t>
      </w:r>
      <w:r>
        <w:rPr>
          <w:lang w:val="en-GB"/>
        </w:rPr>
        <w:t>,</w:t>
      </w:r>
      <w:r w:rsidRPr="004E459A">
        <w:rPr>
          <w:lang w:val="en-GB"/>
        </w:rPr>
        <w:t xml:space="preserve"> we will dive into a few economic arguments that could be raised as objections to the scheme being implemented</w:t>
      </w:r>
      <w:r>
        <w:rPr>
          <w:lang w:val="en-GB"/>
        </w:rPr>
        <w:t>,</w:t>
      </w:r>
      <w:r w:rsidRPr="004E459A">
        <w:rPr>
          <w:lang w:val="en-GB"/>
        </w:rPr>
        <w:t xml:space="preserve"> and evaluate the risk that they </w:t>
      </w:r>
      <w:r w:rsidR="00022560">
        <w:rPr>
          <w:lang w:val="en-GB"/>
        </w:rPr>
        <w:t>pose towards strengthening the incumbent’s market power</w:t>
      </w:r>
      <w:r w:rsidRPr="004E459A">
        <w:rPr>
          <w:lang w:val="en-GB"/>
        </w:rPr>
        <w:t>. Some of these</w:t>
      </w:r>
      <w:r>
        <w:rPr>
          <w:lang w:val="en-GB"/>
        </w:rPr>
        <w:t xml:space="preserve"> will be counterbalanced by the </w:t>
      </w:r>
      <w:r w:rsidRPr="004E459A">
        <w:rPr>
          <w:lang w:val="en-GB"/>
        </w:rPr>
        <w:t>countermeasures the Cypriot government will or has already put into place.</w:t>
      </w:r>
    </w:p>
    <w:p w14:paraId="777337CE" w14:textId="77777777" w:rsidR="004E459A" w:rsidRPr="004E459A" w:rsidRDefault="004E459A" w:rsidP="004228D0">
      <w:pPr>
        <w:rPr>
          <w:lang w:val="en-GB"/>
        </w:rPr>
      </w:pPr>
    </w:p>
    <w:p w14:paraId="1A30CFDA" w14:textId="77777777" w:rsidR="004E459A" w:rsidRDefault="004E459A" w:rsidP="00E1369C">
      <w:pPr>
        <w:pStyle w:val="Heading2"/>
        <w:numPr>
          <w:ilvl w:val="1"/>
          <w:numId w:val="2"/>
        </w:numPr>
      </w:pPr>
      <w:r>
        <w:t xml:space="preserve">Cyprus fixed broadband: the wholesale </w:t>
      </w:r>
      <w:r w:rsidR="00571FE0">
        <w:t xml:space="preserve">and retail </w:t>
      </w:r>
      <w:r>
        <w:t>market</w:t>
      </w:r>
      <w:r w:rsidR="00571FE0">
        <w:t>s</w:t>
      </w:r>
    </w:p>
    <w:p w14:paraId="5DA294F7" w14:textId="77777777" w:rsidR="00022560" w:rsidRDefault="00022560" w:rsidP="004228D0">
      <w:pPr>
        <w:rPr>
          <w:lang w:val="en-GB"/>
        </w:rPr>
      </w:pPr>
    </w:p>
    <w:p w14:paraId="4139BF77" w14:textId="2526D134" w:rsidR="00022560" w:rsidRDefault="00022560" w:rsidP="004228D0">
      <w:pPr>
        <w:rPr>
          <w:ins w:id="3" w:author="Jan droge" w:date="2022-07-08T16:02:00Z"/>
          <w:lang w:val="en-GB"/>
        </w:rPr>
      </w:pPr>
      <w:r>
        <w:rPr>
          <w:lang w:val="en-GB"/>
        </w:rPr>
        <w:t xml:space="preserve">In Cyprus, the supply side of the telecommunication market consists of four companies: the incumbent, </w:t>
      </w:r>
      <w:proofErr w:type="spellStart"/>
      <w:r>
        <w:rPr>
          <w:lang w:val="en-GB"/>
        </w:rPr>
        <w:t>Cyta</w:t>
      </w:r>
      <w:proofErr w:type="spellEnd"/>
      <w:r>
        <w:rPr>
          <w:lang w:val="en-GB"/>
        </w:rPr>
        <w:t xml:space="preserve">, which used to be a state-owned company, and three smaller companies </w:t>
      </w:r>
      <w:r w:rsidRPr="00022560">
        <w:rPr>
          <w:lang w:val="en-GB"/>
        </w:rPr>
        <w:t>which have gradually gained a foo</w:t>
      </w:r>
      <w:r w:rsidR="00FF4B2B">
        <w:rPr>
          <w:lang w:val="en-GB"/>
        </w:rPr>
        <w:t xml:space="preserve">thold in the market, MTN, EPIC and </w:t>
      </w:r>
      <w:proofErr w:type="spellStart"/>
      <w:r w:rsidRPr="00022560">
        <w:rPr>
          <w:lang w:val="en-GB"/>
        </w:rPr>
        <w:t>Cablenet</w:t>
      </w:r>
      <w:proofErr w:type="spellEnd"/>
      <w:r w:rsidRPr="00022560">
        <w:rPr>
          <w:lang w:val="en-GB"/>
        </w:rPr>
        <w:t>.</w:t>
      </w:r>
    </w:p>
    <w:p w14:paraId="5D348D28" w14:textId="05DD7DD7" w:rsidR="00C0020C" w:rsidDel="00C0020C" w:rsidRDefault="00C0020C" w:rsidP="004228D0">
      <w:pPr>
        <w:rPr>
          <w:del w:id="4" w:author="Jan droge" w:date="2022-07-08T16:05:00Z"/>
          <w:lang w:val="en-GB"/>
        </w:rPr>
      </w:pPr>
    </w:p>
    <w:p w14:paraId="5F731C1C" w14:textId="77777777" w:rsidR="00022560" w:rsidRDefault="00022560" w:rsidP="004228D0">
      <w:pPr>
        <w:ind w:firstLine="720"/>
        <w:rPr>
          <w:lang w:val="en-GB"/>
        </w:rPr>
      </w:pPr>
      <w:r>
        <w:rPr>
          <w:lang w:val="en-GB"/>
        </w:rPr>
        <w:t>The market which is relevant for the intervention envisioned by the Cypriot authorities is the market for fixed broadband. We will distinguish between the retail market for fixed broadband, where the demand side consists of the consumers</w:t>
      </w:r>
      <w:r w:rsidR="00DF5DD3">
        <w:rPr>
          <w:lang w:val="en-GB"/>
        </w:rPr>
        <w:t xml:space="preserve"> seeking to purchase internet services</w:t>
      </w:r>
      <w:r>
        <w:rPr>
          <w:lang w:val="en-GB"/>
        </w:rPr>
        <w:t xml:space="preserve">, and the wholesale market, where the demand side is captured </w:t>
      </w:r>
      <w:r w:rsidR="00DF5DD3">
        <w:rPr>
          <w:lang w:val="en-GB"/>
        </w:rPr>
        <w:t xml:space="preserve">by telecom companies seeking access to the network owned by other companies. </w:t>
      </w:r>
    </w:p>
    <w:p w14:paraId="5E0A3CE1" w14:textId="20FCD0D5" w:rsidR="00DF5DD3" w:rsidRDefault="00DF5DD3" w:rsidP="004228D0">
      <w:pPr>
        <w:ind w:firstLine="720"/>
        <w:rPr>
          <w:lang w:val="en-GB"/>
        </w:rPr>
      </w:pPr>
      <w:r>
        <w:rPr>
          <w:lang w:val="en-GB"/>
        </w:rPr>
        <w:t xml:space="preserve">We will first give a brief summary of the distribution of market value on the retail market. To help put things into perspective, we present in the table </w:t>
      </w:r>
      <w:del w:id="5" w:author="Jan Droege" w:date="2022-07-13T09:16:00Z">
        <w:r w:rsidDel="00E9634C">
          <w:rPr>
            <w:lang w:val="en-GB"/>
          </w:rPr>
          <w:delText xml:space="preserve">right </w:delText>
        </w:r>
      </w:del>
      <w:r>
        <w:rPr>
          <w:lang w:val="en-GB"/>
        </w:rPr>
        <w:t xml:space="preserve">below the distribution of market value </w:t>
      </w:r>
      <w:r w:rsidR="00BD7578">
        <w:rPr>
          <w:lang w:val="en-GB"/>
        </w:rPr>
        <w:t>between</w:t>
      </w:r>
      <w:r>
        <w:rPr>
          <w:lang w:val="en-GB"/>
        </w:rPr>
        <w:t xml:space="preserve"> each of the three main segments of the telecommunication retail market: fixed broadband, but also mobile and TV services. </w:t>
      </w:r>
    </w:p>
    <w:p w14:paraId="49CE745B" w14:textId="46A57B3B" w:rsidR="00DF5DD3" w:rsidRPr="00DF5DD3" w:rsidRDefault="00DF5DD3" w:rsidP="004228D0">
      <w:pPr>
        <w:ind w:firstLine="720"/>
        <w:rPr>
          <w:lang w:val="en-GB"/>
        </w:rPr>
      </w:pPr>
      <w:r>
        <w:rPr>
          <w:lang w:val="en-GB"/>
        </w:rPr>
        <w:t>As can be seen from the table</w:t>
      </w:r>
      <w:r w:rsidRPr="00DF5DD3">
        <w:rPr>
          <w:lang w:val="en-GB"/>
        </w:rPr>
        <w:t xml:space="preserve">, </w:t>
      </w:r>
      <w:r>
        <w:rPr>
          <w:lang w:val="en-GB"/>
        </w:rPr>
        <w:t xml:space="preserve">the </w:t>
      </w:r>
      <w:r w:rsidRPr="00DF5DD3">
        <w:rPr>
          <w:lang w:val="en-GB"/>
        </w:rPr>
        <w:t>four providers have heterogen</w:t>
      </w:r>
      <w:r>
        <w:rPr>
          <w:lang w:val="en-GB"/>
        </w:rPr>
        <w:t>eous presence on the three segments</w:t>
      </w:r>
      <w:r w:rsidRPr="00DF5DD3">
        <w:rPr>
          <w:lang w:val="en-GB"/>
        </w:rPr>
        <w:t>.</w:t>
      </w:r>
      <w:r>
        <w:rPr>
          <w:lang w:val="en-GB"/>
        </w:rPr>
        <w:t xml:space="preserve"> The incumbent, </w:t>
      </w:r>
      <w:proofErr w:type="spellStart"/>
      <w:r>
        <w:rPr>
          <w:lang w:val="en-GB"/>
        </w:rPr>
        <w:t>Cyta</w:t>
      </w:r>
      <w:proofErr w:type="spellEnd"/>
      <w:r>
        <w:rPr>
          <w:lang w:val="en-GB"/>
        </w:rPr>
        <w:t xml:space="preserve">, captures roughly half of the total market value on each segment. </w:t>
      </w:r>
      <w:proofErr w:type="spellStart"/>
      <w:r>
        <w:rPr>
          <w:lang w:val="en-GB"/>
        </w:rPr>
        <w:t>Cablenet</w:t>
      </w:r>
      <w:proofErr w:type="spellEnd"/>
      <w:r>
        <w:rPr>
          <w:lang w:val="en-GB"/>
        </w:rPr>
        <w:t xml:space="preserve"> specializes in f</w:t>
      </w:r>
      <w:r w:rsidRPr="00DF5DD3">
        <w:rPr>
          <w:lang w:val="en-GB"/>
        </w:rPr>
        <w:t xml:space="preserve">ixed broadband (27%) and has low presence in Mobile (1%) and TV services </w:t>
      </w:r>
      <w:r w:rsidRPr="00DF5DD3">
        <w:rPr>
          <w:lang w:val="en-GB"/>
        </w:rPr>
        <w:lastRenderedPageBreak/>
        <w:t xml:space="preserve">(13%). In comparison, Epic has a strong presence in the Mobile Market (39%) but limited presence in Fixed (9%) and TV services (0%). </w:t>
      </w:r>
    </w:p>
    <w:p w14:paraId="1052A120" w14:textId="77777777" w:rsidR="00DF5DD3" w:rsidRDefault="00DF5DD3" w:rsidP="004228D0">
      <w:pPr>
        <w:rPr>
          <w:lang w:val="en-GB"/>
        </w:rPr>
      </w:pPr>
    </w:p>
    <w:p w14:paraId="4CFC08D7" w14:textId="77777777" w:rsidR="00DF5DD3" w:rsidRPr="00022560" w:rsidRDefault="00DF5DD3" w:rsidP="004228D0">
      <w:pPr>
        <w:rPr>
          <w:lang w:val="en-GB"/>
        </w:rPr>
      </w:pPr>
    </w:p>
    <w:tbl>
      <w:tblPr>
        <w:tblpPr w:leftFromText="141" w:rightFromText="141" w:vertAnchor="text" w:tblpY="1"/>
        <w:tblOverlap w:val="never"/>
        <w:tblW w:w="9576" w:type="dxa"/>
        <w:tblLook w:val="04A0" w:firstRow="1" w:lastRow="0" w:firstColumn="1" w:lastColumn="0" w:noHBand="0" w:noVBand="1"/>
      </w:tblPr>
      <w:tblGrid>
        <w:gridCol w:w="1620"/>
        <w:gridCol w:w="1017"/>
        <w:gridCol w:w="777"/>
        <w:gridCol w:w="758"/>
        <w:gridCol w:w="2203"/>
        <w:gridCol w:w="1785"/>
        <w:gridCol w:w="1416"/>
      </w:tblGrid>
      <w:tr w:rsidR="00DF5DD3" w:rsidRPr="00BE218D" w14:paraId="6628BAA7" w14:textId="77777777" w:rsidTr="00CC4409">
        <w:trPr>
          <w:trHeight w:val="255"/>
        </w:trPr>
        <w:tc>
          <w:tcPr>
            <w:tcW w:w="1620" w:type="dxa"/>
            <w:tcBorders>
              <w:top w:val="nil"/>
              <w:left w:val="nil"/>
              <w:bottom w:val="nil"/>
              <w:right w:val="nil"/>
            </w:tcBorders>
            <w:shd w:val="clear" w:color="auto" w:fill="auto"/>
            <w:noWrap/>
            <w:vAlign w:val="bottom"/>
            <w:hideMark/>
          </w:tcPr>
          <w:p w14:paraId="7BEBED21" w14:textId="77777777" w:rsidR="00DF5DD3" w:rsidRPr="008969D3" w:rsidRDefault="00DF5DD3" w:rsidP="004228D0">
            <w:pPr>
              <w:spacing w:after="0" w:line="240" w:lineRule="auto"/>
              <w:rPr>
                <w:rFonts w:ascii="Times New Roman" w:eastAsia="Times New Roman" w:hAnsi="Times New Roman" w:cs="Times New Roman"/>
                <w:sz w:val="24"/>
                <w:szCs w:val="24"/>
                <w:lang w:val="en-US"/>
              </w:rPr>
            </w:pPr>
          </w:p>
        </w:tc>
        <w:tc>
          <w:tcPr>
            <w:tcW w:w="795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F500B4" w14:textId="77777777" w:rsidR="00DF5DD3" w:rsidRPr="00BE218D" w:rsidRDefault="00DF5DD3" w:rsidP="004228D0">
            <w:pPr>
              <w:spacing w:after="0" w:line="240" w:lineRule="auto"/>
              <w:jc w:val="center"/>
              <w:rPr>
                <w:rFonts w:ascii="Arial" w:eastAsia="Times New Roman" w:hAnsi="Arial" w:cs="Arial"/>
                <w:sz w:val="20"/>
                <w:szCs w:val="20"/>
              </w:rPr>
            </w:pPr>
            <w:proofErr w:type="spellStart"/>
            <w:r w:rsidRPr="00BE218D">
              <w:rPr>
                <w:rFonts w:ascii="Arial" w:eastAsia="Times New Roman" w:hAnsi="Arial" w:cs="Arial"/>
                <w:sz w:val="20"/>
                <w:szCs w:val="20"/>
              </w:rPr>
              <w:t>Retail</w:t>
            </w:r>
            <w:proofErr w:type="spellEnd"/>
            <w:r w:rsidRPr="00BE218D">
              <w:rPr>
                <w:rFonts w:ascii="Arial" w:eastAsia="Times New Roman" w:hAnsi="Arial" w:cs="Arial"/>
                <w:sz w:val="20"/>
                <w:szCs w:val="20"/>
              </w:rPr>
              <w:t xml:space="preserve"> </w:t>
            </w:r>
            <w:proofErr w:type="spellStart"/>
            <w:r w:rsidRPr="00BE218D">
              <w:rPr>
                <w:rFonts w:ascii="Arial" w:eastAsia="Times New Roman" w:hAnsi="Arial" w:cs="Arial"/>
                <w:sz w:val="20"/>
                <w:szCs w:val="20"/>
              </w:rPr>
              <w:t>market</w:t>
            </w:r>
            <w:proofErr w:type="spellEnd"/>
            <w:r w:rsidRPr="00BE218D">
              <w:rPr>
                <w:rFonts w:ascii="Arial" w:eastAsia="Times New Roman" w:hAnsi="Arial" w:cs="Arial"/>
                <w:sz w:val="20"/>
                <w:szCs w:val="20"/>
              </w:rPr>
              <w:t xml:space="preserve"> </w:t>
            </w:r>
            <w:proofErr w:type="spellStart"/>
            <w:r w:rsidRPr="00BE218D">
              <w:rPr>
                <w:rFonts w:ascii="Arial" w:eastAsia="Times New Roman" w:hAnsi="Arial" w:cs="Arial"/>
                <w:sz w:val="20"/>
                <w:szCs w:val="20"/>
              </w:rPr>
              <w:t>share</w:t>
            </w:r>
            <w:r>
              <w:rPr>
                <w:rFonts w:ascii="Arial" w:eastAsia="Times New Roman" w:hAnsi="Arial" w:cs="Arial"/>
                <w:sz w:val="20"/>
                <w:szCs w:val="20"/>
              </w:rPr>
              <w:t>s</w:t>
            </w:r>
            <w:proofErr w:type="spellEnd"/>
            <w:r>
              <w:rPr>
                <w:rStyle w:val="FootnoteReference"/>
                <w:rFonts w:ascii="Arial" w:eastAsia="Times New Roman" w:hAnsi="Arial" w:cs="Arial"/>
                <w:sz w:val="20"/>
                <w:szCs w:val="20"/>
              </w:rPr>
              <w:footnoteReference w:id="1"/>
            </w:r>
          </w:p>
        </w:tc>
      </w:tr>
      <w:tr w:rsidR="00DF5DD3" w:rsidRPr="00BE218D" w14:paraId="7D6DF6D7" w14:textId="77777777" w:rsidTr="00CC4409">
        <w:trPr>
          <w:trHeight w:val="255"/>
        </w:trPr>
        <w:tc>
          <w:tcPr>
            <w:tcW w:w="1620" w:type="dxa"/>
            <w:tcBorders>
              <w:top w:val="nil"/>
              <w:left w:val="nil"/>
              <w:bottom w:val="nil"/>
              <w:right w:val="nil"/>
            </w:tcBorders>
            <w:shd w:val="clear" w:color="auto" w:fill="auto"/>
            <w:noWrap/>
            <w:vAlign w:val="bottom"/>
            <w:hideMark/>
          </w:tcPr>
          <w:p w14:paraId="438D7A86" w14:textId="77777777" w:rsidR="00DF5DD3" w:rsidRPr="00BE218D" w:rsidRDefault="00DF5DD3" w:rsidP="004228D0">
            <w:pPr>
              <w:spacing w:after="0" w:line="240" w:lineRule="auto"/>
              <w:jc w:val="center"/>
              <w:rPr>
                <w:rFonts w:ascii="Arial" w:eastAsia="Times New Roman" w:hAnsi="Arial" w:cs="Arial"/>
                <w:sz w:val="20"/>
                <w:szCs w:val="20"/>
              </w:rPr>
            </w:pP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25A24910" w14:textId="77777777" w:rsidR="00DF5DD3" w:rsidRPr="00BE218D" w:rsidRDefault="00DF5DD3" w:rsidP="004228D0">
            <w:pPr>
              <w:spacing w:after="0" w:line="240" w:lineRule="auto"/>
              <w:rPr>
                <w:rFonts w:ascii="Arial" w:eastAsia="Times New Roman" w:hAnsi="Arial" w:cs="Arial"/>
                <w:sz w:val="20"/>
                <w:szCs w:val="20"/>
              </w:rPr>
            </w:pPr>
            <w:proofErr w:type="spellStart"/>
            <w:r w:rsidRPr="00BE218D">
              <w:rPr>
                <w:rFonts w:ascii="Arial" w:eastAsia="Times New Roman" w:hAnsi="Arial" w:cs="Arial"/>
                <w:sz w:val="20"/>
                <w:szCs w:val="20"/>
              </w:rPr>
              <w:t>Cablenet</w:t>
            </w:r>
            <w:proofErr w:type="spellEnd"/>
          </w:p>
        </w:tc>
        <w:tc>
          <w:tcPr>
            <w:tcW w:w="777" w:type="dxa"/>
            <w:tcBorders>
              <w:top w:val="nil"/>
              <w:left w:val="nil"/>
              <w:bottom w:val="single" w:sz="4" w:space="0" w:color="auto"/>
              <w:right w:val="single" w:sz="4" w:space="0" w:color="auto"/>
            </w:tcBorders>
            <w:shd w:val="clear" w:color="auto" w:fill="auto"/>
            <w:noWrap/>
            <w:vAlign w:val="bottom"/>
            <w:hideMark/>
          </w:tcPr>
          <w:p w14:paraId="5DD9B13E" w14:textId="77777777" w:rsidR="00DF5DD3" w:rsidRPr="00BE218D" w:rsidRDefault="00DF5DD3" w:rsidP="004228D0">
            <w:pPr>
              <w:spacing w:after="0" w:line="240" w:lineRule="auto"/>
              <w:rPr>
                <w:rFonts w:ascii="Arial" w:eastAsia="Times New Roman" w:hAnsi="Arial" w:cs="Arial"/>
                <w:sz w:val="20"/>
                <w:szCs w:val="20"/>
              </w:rPr>
            </w:pPr>
            <w:proofErr w:type="spellStart"/>
            <w:r w:rsidRPr="00BE218D">
              <w:rPr>
                <w:rFonts w:ascii="Arial" w:eastAsia="Times New Roman" w:hAnsi="Arial" w:cs="Arial"/>
                <w:sz w:val="20"/>
                <w:szCs w:val="20"/>
              </w:rPr>
              <w:t>Cyta</w:t>
            </w:r>
            <w:proofErr w:type="spellEnd"/>
          </w:p>
        </w:tc>
        <w:tc>
          <w:tcPr>
            <w:tcW w:w="758" w:type="dxa"/>
            <w:tcBorders>
              <w:top w:val="nil"/>
              <w:left w:val="nil"/>
              <w:bottom w:val="single" w:sz="4" w:space="0" w:color="auto"/>
              <w:right w:val="single" w:sz="4" w:space="0" w:color="auto"/>
            </w:tcBorders>
            <w:shd w:val="clear" w:color="auto" w:fill="auto"/>
            <w:noWrap/>
            <w:vAlign w:val="bottom"/>
            <w:hideMark/>
          </w:tcPr>
          <w:p w14:paraId="03718DD7" w14:textId="77777777" w:rsidR="00DF5DD3" w:rsidRPr="00BE218D" w:rsidRDefault="00DF5DD3" w:rsidP="004228D0">
            <w:pPr>
              <w:spacing w:after="0" w:line="240" w:lineRule="auto"/>
              <w:rPr>
                <w:rFonts w:ascii="Arial" w:eastAsia="Times New Roman" w:hAnsi="Arial" w:cs="Arial"/>
                <w:sz w:val="20"/>
                <w:szCs w:val="20"/>
              </w:rPr>
            </w:pPr>
            <w:r w:rsidRPr="00BE218D">
              <w:rPr>
                <w:rFonts w:ascii="Arial" w:eastAsia="Times New Roman" w:hAnsi="Arial" w:cs="Arial"/>
                <w:sz w:val="20"/>
                <w:szCs w:val="20"/>
              </w:rPr>
              <w:t>Epic</w:t>
            </w:r>
          </w:p>
        </w:tc>
        <w:tc>
          <w:tcPr>
            <w:tcW w:w="2203" w:type="dxa"/>
            <w:tcBorders>
              <w:top w:val="nil"/>
              <w:left w:val="nil"/>
              <w:bottom w:val="single" w:sz="4" w:space="0" w:color="auto"/>
              <w:right w:val="single" w:sz="4" w:space="0" w:color="auto"/>
            </w:tcBorders>
            <w:shd w:val="clear" w:color="auto" w:fill="auto"/>
            <w:noWrap/>
            <w:vAlign w:val="bottom"/>
            <w:hideMark/>
          </w:tcPr>
          <w:p w14:paraId="365B1D50" w14:textId="77777777" w:rsidR="00DF5DD3" w:rsidRPr="00BE218D" w:rsidRDefault="00DF5DD3" w:rsidP="004228D0">
            <w:pPr>
              <w:spacing w:after="0" w:line="240" w:lineRule="auto"/>
              <w:rPr>
                <w:rFonts w:ascii="Arial" w:eastAsia="Times New Roman" w:hAnsi="Arial" w:cs="Arial"/>
                <w:sz w:val="20"/>
                <w:szCs w:val="20"/>
              </w:rPr>
            </w:pPr>
            <w:proofErr w:type="spellStart"/>
            <w:r w:rsidRPr="00BE218D">
              <w:rPr>
                <w:rFonts w:ascii="Arial" w:eastAsia="Times New Roman" w:hAnsi="Arial" w:cs="Arial"/>
                <w:sz w:val="20"/>
                <w:szCs w:val="20"/>
              </w:rPr>
              <w:t>Primetel</w:t>
            </w:r>
            <w:proofErr w:type="spellEnd"/>
            <w:r w:rsidRPr="00BE218D">
              <w:rPr>
                <w:rFonts w:ascii="Arial" w:eastAsia="Times New Roman" w:hAnsi="Arial" w:cs="Arial"/>
                <w:sz w:val="20"/>
                <w:szCs w:val="20"/>
              </w:rPr>
              <w:t>/MTN</w:t>
            </w:r>
          </w:p>
        </w:tc>
        <w:tc>
          <w:tcPr>
            <w:tcW w:w="2445" w:type="dxa"/>
            <w:tcBorders>
              <w:top w:val="nil"/>
              <w:left w:val="nil"/>
              <w:bottom w:val="single" w:sz="4" w:space="0" w:color="auto"/>
              <w:right w:val="single" w:sz="4" w:space="0" w:color="auto"/>
            </w:tcBorders>
          </w:tcPr>
          <w:p w14:paraId="60806658" w14:textId="77777777" w:rsidR="00DF5DD3" w:rsidRPr="00BE218D" w:rsidRDefault="00DF5DD3" w:rsidP="004228D0">
            <w:pPr>
              <w:spacing w:after="0" w:line="240" w:lineRule="auto"/>
              <w:rPr>
                <w:rFonts w:ascii="Arial" w:eastAsia="Times New Roman" w:hAnsi="Arial" w:cs="Arial"/>
                <w:sz w:val="20"/>
                <w:szCs w:val="20"/>
              </w:rPr>
            </w:pPr>
            <w:r>
              <w:rPr>
                <w:rFonts w:ascii="Arial" w:eastAsia="Times New Roman" w:hAnsi="Arial" w:cs="Arial"/>
                <w:sz w:val="20"/>
                <w:szCs w:val="20"/>
              </w:rPr>
              <w:t xml:space="preserve">Total </w:t>
            </w:r>
            <w:proofErr w:type="spellStart"/>
            <w:r>
              <w:rPr>
                <w:rFonts w:ascii="Arial" w:eastAsia="Times New Roman" w:hAnsi="Arial" w:cs="Arial"/>
                <w:sz w:val="20"/>
                <w:szCs w:val="20"/>
              </w:rPr>
              <w:t>market</w:t>
            </w:r>
            <w:proofErr w:type="spellEnd"/>
            <w:r>
              <w:rPr>
                <w:rFonts w:ascii="Arial" w:eastAsia="Times New Roman" w:hAnsi="Arial" w:cs="Arial"/>
                <w:sz w:val="20"/>
                <w:szCs w:val="20"/>
              </w:rPr>
              <w:t xml:space="preserve"> value</w:t>
            </w:r>
          </w:p>
        </w:tc>
        <w:tc>
          <w:tcPr>
            <w:tcW w:w="756" w:type="dxa"/>
            <w:tcBorders>
              <w:top w:val="nil"/>
              <w:left w:val="nil"/>
              <w:bottom w:val="single" w:sz="4" w:space="0" w:color="auto"/>
              <w:right w:val="single" w:sz="4" w:space="0" w:color="auto"/>
            </w:tcBorders>
          </w:tcPr>
          <w:p w14:paraId="38E32778" w14:textId="77777777" w:rsidR="00DF5DD3" w:rsidRDefault="00DF5DD3" w:rsidP="004228D0">
            <w:pPr>
              <w:spacing w:after="0" w:line="240" w:lineRule="auto"/>
              <w:rPr>
                <w:rFonts w:ascii="Arial" w:eastAsia="Times New Roman" w:hAnsi="Arial" w:cs="Arial"/>
                <w:sz w:val="20"/>
                <w:szCs w:val="20"/>
              </w:rPr>
            </w:pPr>
            <w:r>
              <w:rPr>
                <w:rFonts w:ascii="Arial" w:eastAsia="Times New Roman" w:hAnsi="Arial" w:cs="Arial"/>
                <w:sz w:val="20"/>
                <w:szCs w:val="20"/>
              </w:rPr>
              <w:t>HHI</w:t>
            </w:r>
            <w:r>
              <w:rPr>
                <w:rStyle w:val="FootnoteReference"/>
                <w:rFonts w:ascii="Arial" w:eastAsia="Times New Roman" w:hAnsi="Arial" w:cs="Arial"/>
                <w:sz w:val="20"/>
                <w:szCs w:val="20"/>
              </w:rPr>
              <w:footnoteReference w:id="2"/>
            </w:r>
          </w:p>
        </w:tc>
      </w:tr>
      <w:tr w:rsidR="00DF5DD3" w:rsidRPr="00897474" w14:paraId="4E669F56" w14:textId="77777777" w:rsidTr="00CC4409">
        <w:trPr>
          <w:trHeight w:val="255"/>
        </w:trPr>
        <w:tc>
          <w:tcPr>
            <w:tcW w:w="1620" w:type="dxa"/>
            <w:tcBorders>
              <w:top w:val="single" w:sz="4" w:space="0" w:color="auto"/>
              <w:left w:val="single" w:sz="4" w:space="0" w:color="auto"/>
              <w:bottom w:val="single" w:sz="4" w:space="0" w:color="auto"/>
              <w:right w:val="nil"/>
            </w:tcBorders>
            <w:shd w:val="clear" w:color="000000" w:fill="FFFFFF"/>
            <w:vAlign w:val="center"/>
            <w:hideMark/>
          </w:tcPr>
          <w:p w14:paraId="7EA3848C" w14:textId="77777777" w:rsidR="00DF5DD3" w:rsidRPr="00BE218D" w:rsidRDefault="00DF5DD3" w:rsidP="004228D0">
            <w:pPr>
              <w:spacing w:after="0" w:line="240" w:lineRule="auto"/>
              <w:rPr>
                <w:rFonts w:ascii="Arial" w:eastAsia="Times New Roman" w:hAnsi="Arial" w:cs="Arial"/>
                <w:b/>
                <w:bCs/>
                <w:i/>
                <w:iCs/>
                <w:sz w:val="20"/>
                <w:szCs w:val="20"/>
              </w:rPr>
            </w:pPr>
            <w:r w:rsidRPr="00BE218D">
              <w:rPr>
                <w:rFonts w:ascii="Arial" w:eastAsia="Times New Roman" w:hAnsi="Arial" w:cs="Arial"/>
                <w:b/>
                <w:bCs/>
                <w:i/>
                <w:iCs/>
                <w:sz w:val="20"/>
                <w:szCs w:val="20"/>
              </w:rPr>
              <w:t>Mobile</w:t>
            </w: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6220E52B"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w:t>
            </w:r>
          </w:p>
        </w:tc>
        <w:tc>
          <w:tcPr>
            <w:tcW w:w="777" w:type="dxa"/>
            <w:tcBorders>
              <w:top w:val="nil"/>
              <w:left w:val="nil"/>
              <w:bottom w:val="single" w:sz="4" w:space="0" w:color="auto"/>
              <w:right w:val="single" w:sz="4" w:space="0" w:color="auto"/>
            </w:tcBorders>
            <w:shd w:val="clear" w:color="auto" w:fill="auto"/>
            <w:noWrap/>
            <w:vAlign w:val="bottom"/>
            <w:hideMark/>
          </w:tcPr>
          <w:p w14:paraId="23049BA2"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51%</w:t>
            </w:r>
          </w:p>
        </w:tc>
        <w:tc>
          <w:tcPr>
            <w:tcW w:w="758" w:type="dxa"/>
            <w:tcBorders>
              <w:top w:val="nil"/>
              <w:left w:val="nil"/>
              <w:bottom w:val="single" w:sz="4" w:space="0" w:color="auto"/>
              <w:right w:val="single" w:sz="4" w:space="0" w:color="auto"/>
            </w:tcBorders>
            <w:shd w:val="clear" w:color="auto" w:fill="auto"/>
            <w:noWrap/>
            <w:vAlign w:val="bottom"/>
            <w:hideMark/>
          </w:tcPr>
          <w:p w14:paraId="02D356BE"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39%</w:t>
            </w:r>
          </w:p>
        </w:tc>
        <w:tc>
          <w:tcPr>
            <w:tcW w:w="2203" w:type="dxa"/>
            <w:tcBorders>
              <w:top w:val="nil"/>
              <w:left w:val="nil"/>
              <w:bottom w:val="single" w:sz="4" w:space="0" w:color="auto"/>
              <w:right w:val="single" w:sz="4" w:space="0" w:color="auto"/>
            </w:tcBorders>
            <w:shd w:val="clear" w:color="auto" w:fill="auto"/>
            <w:noWrap/>
            <w:vAlign w:val="bottom"/>
            <w:hideMark/>
          </w:tcPr>
          <w:p w14:paraId="00B3760B"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9%</w:t>
            </w:r>
          </w:p>
        </w:tc>
        <w:tc>
          <w:tcPr>
            <w:tcW w:w="2445" w:type="dxa"/>
            <w:tcBorders>
              <w:top w:val="nil"/>
              <w:left w:val="nil"/>
              <w:bottom w:val="single" w:sz="4" w:space="0" w:color="auto"/>
              <w:right w:val="single" w:sz="4" w:space="0" w:color="auto"/>
            </w:tcBorders>
          </w:tcPr>
          <w:p w14:paraId="7FC42E41" w14:textId="77777777" w:rsidR="00DF5DD3" w:rsidRPr="00BE218D"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218M</w:t>
            </w:r>
          </w:p>
        </w:tc>
        <w:tc>
          <w:tcPr>
            <w:tcW w:w="756" w:type="dxa"/>
            <w:tcBorders>
              <w:top w:val="nil"/>
              <w:left w:val="nil"/>
              <w:bottom w:val="single" w:sz="4" w:space="0" w:color="auto"/>
              <w:right w:val="single" w:sz="4" w:space="0" w:color="auto"/>
            </w:tcBorders>
          </w:tcPr>
          <w:tbl>
            <w:tblPr>
              <w:tblW w:w="1200" w:type="dxa"/>
              <w:tblCellMar>
                <w:left w:w="70" w:type="dxa"/>
                <w:right w:w="70" w:type="dxa"/>
              </w:tblCellMar>
              <w:tblLook w:val="04A0" w:firstRow="1" w:lastRow="0" w:firstColumn="1" w:lastColumn="0" w:noHBand="0" w:noVBand="1"/>
            </w:tblPr>
            <w:tblGrid>
              <w:gridCol w:w="1200"/>
            </w:tblGrid>
            <w:tr w:rsidR="00DF5DD3" w:rsidRPr="00897474" w14:paraId="4BBCCE3A" w14:textId="77777777" w:rsidTr="00CC4409">
              <w:trPr>
                <w:trHeight w:val="300"/>
              </w:trPr>
              <w:tc>
                <w:tcPr>
                  <w:tcW w:w="1200" w:type="dxa"/>
                  <w:tcBorders>
                    <w:top w:val="nil"/>
                    <w:left w:val="nil"/>
                    <w:bottom w:val="nil"/>
                    <w:right w:val="nil"/>
                  </w:tcBorders>
                  <w:shd w:val="clear" w:color="auto" w:fill="auto"/>
                  <w:noWrap/>
                  <w:vAlign w:val="bottom"/>
                  <w:hideMark/>
                </w:tcPr>
                <w:p w14:paraId="242F7589" w14:textId="77777777" w:rsidR="00DF5DD3" w:rsidRPr="00897474" w:rsidRDefault="00DF5DD3" w:rsidP="00A811E2">
                  <w:pPr>
                    <w:framePr w:hSpace="141" w:wrap="around" w:vAnchor="text" w:hAnchor="text" w:y="1"/>
                    <w:spacing w:after="0" w:line="240" w:lineRule="auto"/>
                    <w:suppressOverlap/>
                    <w:jc w:val="right"/>
                    <w:rPr>
                      <w:rFonts w:ascii="Arial" w:eastAsia="Times New Roman" w:hAnsi="Arial" w:cs="Arial"/>
                      <w:sz w:val="20"/>
                      <w:szCs w:val="20"/>
                    </w:rPr>
                  </w:pPr>
                  <w:r w:rsidRPr="00897474">
                    <w:rPr>
                      <w:rFonts w:ascii="Arial" w:eastAsia="Times New Roman" w:hAnsi="Arial" w:cs="Arial"/>
                      <w:sz w:val="20"/>
                      <w:szCs w:val="20"/>
                    </w:rPr>
                    <w:t>4204</w:t>
                  </w:r>
                </w:p>
              </w:tc>
            </w:tr>
            <w:tr w:rsidR="00DF5DD3" w:rsidRPr="00897474" w14:paraId="34032319" w14:textId="77777777" w:rsidTr="00CC4409">
              <w:trPr>
                <w:trHeight w:val="300"/>
              </w:trPr>
              <w:tc>
                <w:tcPr>
                  <w:tcW w:w="1200" w:type="dxa"/>
                  <w:tcBorders>
                    <w:top w:val="nil"/>
                    <w:left w:val="nil"/>
                    <w:bottom w:val="nil"/>
                    <w:right w:val="nil"/>
                  </w:tcBorders>
                  <w:shd w:val="clear" w:color="auto" w:fill="auto"/>
                  <w:noWrap/>
                  <w:vAlign w:val="bottom"/>
                  <w:hideMark/>
                </w:tcPr>
                <w:p w14:paraId="25406F86" w14:textId="77777777" w:rsidR="00DF5DD3" w:rsidRPr="00897474" w:rsidRDefault="00DF5DD3" w:rsidP="00A811E2">
                  <w:pPr>
                    <w:framePr w:hSpace="141" w:wrap="around" w:vAnchor="text" w:hAnchor="text" w:y="1"/>
                    <w:spacing w:after="0" w:line="240" w:lineRule="auto"/>
                    <w:suppressOverlap/>
                    <w:jc w:val="right"/>
                    <w:rPr>
                      <w:rFonts w:ascii="Arial" w:eastAsia="Times New Roman" w:hAnsi="Arial" w:cs="Arial"/>
                      <w:sz w:val="20"/>
                      <w:szCs w:val="20"/>
                    </w:rPr>
                  </w:pPr>
                </w:p>
              </w:tc>
            </w:tr>
            <w:tr w:rsidR="00DF5DD3" w:rsidRPr="00897474" w14:paraId="2B513FB1" w14:textId="77777777" w:rsidTr="00CC4409">
              <w:trPr>
                <w:trHeight w:val="300"/>
              </w:trPr>
              <w:tc>
                <w:tcPr>
                  <w:tcW w:w="1200" w:type="dxa"/>
                  <w:tcBorders>
                    <w:top w:val="nil"/>
                    <w:left w:val="nil"/>
                    <w:bottom w:val="nil"/>
                    <w:right w:val="nil"/>
                  </w:tcBorders>
                  <w:shd w:val="clear" w:color="auto" w:fill="auto"/>
                  <w:noWrap/>
                  <w:vAlign w:val="bottom"/>
                </w:tcPr>
                <w:p w14:paraId="7766517E" w14:textId="77777777" w:rsidR="00DF5DD3" w:rsidRPr="00897474" w:rsidRDefault="00DF5DD3" w:rsidP="00A811E2">
                  <w:pPr>
                    <w:framePr w:hSpace="141" w:wrap="around" w:vAnchor="text" w:hAnchor="text" w:y="1"/>
                    <w:spacing w:after="0" w:line="240" w:lineRule="auto"/>
                    <w:suppressOverlap/>
                    <w:jc w:val="right"/>
                    <w:rPr>
                      <w:rFonts w:ascii="Arial" w:eastAsia="Times New Roman" w:hAnsi="Arial" w:cs="Arial"/>
                      <w:sz w:val="20"/>
                      <w:szCs w:val="20"/>
                    </w:rPr>
                  </w:pPr>
                </w:p>
              </w:tc>
            </w:tr>
          </w:tbl>
          <w:p w14:paraId="670538F3" w14:textId="77777777" w:rsidR="00DF5DD3" w:rsidRPr="000E48D3" w:rsidRDefault="00DF5DD3" w:rsidP="004228D0">
            <w:pPr>
              <w:spacing w:after="0" w:line="240" w:lineRule="auto"/>
              <w:jc w:val="right"/>
              <w:rPr>
                <w:rFonts w:ascii="Arial" w:eastAsia="Times New Roman" w:hAnsi="Arial" w:cs="Arial"/>
                <w:sz w:val="20"/>
                <w:szCs w:val="20"/>
              </w:rPr>
            </w:pPr>
          </w:p>
        </w:tc>
      </w:tr>
      <w:tr w:rsidR="00DF5DD3" w:rsidRPr="00BE218D" w14:paraId="5054DC99" w14:textId="77777777" w:rsidTr="00CC4409">
        <w:trPr>
          <w:trHeight w:val="255"/>
        </w:trPr>
        <w:tc>
          <w:tcPr>
            <w:tcW w:w="1620" w:type="dxa"/>
            <w:tcBorders>
              <w:top w:val="nil"/>
              <w:left w:val="single" w:sz="4" w:space="0" w:color="auto"/>
              <w:bottom w:val="single" w:sz="4" w:space="0" w:color="auto"/>
              <w:right w:val="nil"/>
            </w:tcBorders>
            <w:shd w:val="clear" w:color="000000" w:fill="FFFFFF"/>
            <w:vAlign w:val="center"/>
            <w:hideMark/>
          </w:tcPr>
          <w:p w14:paraId="51FB9702" w14:textId="77777777" w:rsidR="00DF5DD3" w:rsidRPr="00BE218D" w:rsidRDefault="00DF5DD3" w:rsidP="004228D0">
            <w:pPr>
              <w:spacing w:after="0" w:line="240" w:lineRule="auto"/>
              <w:rPr>
                <w:rFonts w:ascii="Arial" w:eastAsia="Times New Roman" w:hAnsi="Arial" w:cs="Arial"/>
                <w:b/>
                <w:bCs/>
                <w:i/>
                <w:iCs/>
                <w:sz w:val="20"/>
                <w:szCs w:val="20"/>
              </w:rPr>
            </w:pPr>
            <w:proofErr w:type="spellStart"/>
            <w:r w:rsidRPr="00BE218D">
              <w:rPr>
                <w:rFonts w:ascii="Arial" w:eastAsia="Times New Roman" w:hAnsi="Arial" w:cs="Arial"/>
                <w:b/>
                <w:bCs/>
                <w:i/>
                <w:iCs/>
                <w:sz w:val="20"/>
                <w:szCs w:val="20"/>
              </w:rPr>
              <w:t>Fixed</w:t>
            </w:r>
            <w:proofErr w:type="spellEnd"/>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3BDD0FBA"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27%</w:t>
            </w:r>
          </w:p>
        </w:tc>
        <w:tc>
          <w:tcPr>
            <w:tcW w:w="777" w:type="dxa"/>
            <w:tcBorders>
              <w:top w:val="nil"/>
              <w:left w:val="nil"/>
              <w:bottom w:val="single" w:sz="4" w:space="0" w:color="auto"/>
              <w:right w:val="single" w:sz="4" w:space="0" w:color="auto"/>
            </w:tcBorders>
            <w:shd w:val="clear" w:color="auto" w:fill="auto"/>
            <w:noWrap/>
            <w:vAlign w:val="bottom"/>
            <w:hideMark/>
          </w:tcPr>
          <w:p w14:paraId="2AB130E8"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48%</w:t>
            </w:r>
          </w:p>
        </w:tc>
        <w:tc>
          <w:tcPr>
            <w:tcW w:w="758" w:type="dxa"/>
            <w:tcBorders>
              <w:top w:val="nil"/>
              <w:left w:val="nil"/>
              <w:bottom w:val="single" w:sz="4" w:space="0" w:color="auto"/>
              <w:right w:val="single" w:sz="4" w:space="0" w:color="auto"/>
            </w:tcBorders>
            <w:shd w:val="clear" w:color="auto" w:fill="auto"/>
            <w:noWrap/>
            <w:vAlign w:val="bottom"/>
            <w:hideMark/>
          </w:tcPr>
          <w:p w14:paraId="6AAE020E"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9%</w:t>
            </w:r>
          </w:p>
        </w:tc>
        <w:tc>
          <w:tcPr>
            <w:tcW w:w="2203" w:type="dxa"/>
            <w:tcBorders>
              <w:top w:val="nil"/>
              <w:left w:val="nil"/>
              <w:bottom w:val="single" w:sz="4" w:space="0" w:color="auto"/>
              <w:right w:val="single" w:sz="4" w:space="0" w:color="auto"/>
            </w:tcBorders>
            <w:shd w:val="clear" w:color="auto" w:fill="auto"/>
            <w:noWrap/>
            <w:vAlign w:val="bottom"/>
            <w:hideMark/>
          </w:tcPr>
          <w:p w14:paraId="3091C1C2"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16%</w:t>
            </w:r>
          </w:p>
        </w:tc>
        <w:tc>
          <w:tcPr>
            <w:tcW w:w="2445" w:type="dxa"/>
            <w:tcBorders>
              <w:top w:val="nil"/>
              <w:left w:val="nil"/>
              <w:bottom w:val="single" w:sz="4" w:space="0" w:color="auto"/>
              <w:right w:val="single" w:sz="4" w:space="0" w:color="auto"/>
            </w:tcBorders>
          </w:tcPr>
          <w:p w14:paraId="62C2EDD1" w14:textId="77777777" w:rsidR="00DF5DD3" w:rsidRPr="00BE218D"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124M</w:t>
            </w:r>
          </w:p>
        </w:tc>
        <w:tc>
          <w:tcPr>
            <w:tcW w:w="756" w:type="dxa"/>
            <w:tcBorders>
              <w:top w:val="nil"/>
              <w:left w:val="nil"/>
              <w:bottom w:val="single" w:sz="4" w:space="0" w:color="auto"/>
              <w:right w:val="single" w:sz="4" w:space="0" w:color="auto"/>
            </w:tcBorders>
          </w:tcPr>
          <w:p w14:paraId="6B2A498F" w14:textId="77777777" w:rsidR="00DF5DD3" w:rsidRPr="00897474" w:rsidRDefault="00DF5DD3" w:rsidP="004228D0">
            <w:pPr>
              <w:spacing w:after="0" w:line="240" w:lineRule="auto"/>
              <w:jc w:val="right"/>
              <w:rPr>
                <w:rFonts w:ascii="Calibri" w:eastAsia="Times New Roman" w:hAnsi="Calibri" w:cs="Calibri"/>
                <w:color w:val="000000"/>
                <w:lang w:eastAsia="fr-FR"/>
              </w:rPr>
            </w:pPr>
            <w:r w:rsidRPr="00805B14">
              <w:rPr>
                <w:rFonts w:ascii="Calibri" w:eastAsia="Times New Roman" w:hAnsi="Calibri" w:cs="Calibri"/>
                <w:color w:val="000000"/>
                <w:lang w:eastAsia="fr-FR"/>
              </w:rPr>
              <w:t>3370</w:t>
            </w:r>
          </w:p>
        </w:tc>
      </w:tr>
      <w:tr w:rsidR="00DF5DD3" w:rsidRPr="00BE218D" w14:paraId="62C8FCEF" w14:textId="77777777" w:rsidTr="00CC4409">
        <w:trPr>
          <w:trHeight w:val="309"/>
        </w:trPr>
        <w:tc>
          <w:tcPr>
            <w:tcW w:w="1620" w:type="dxa"/>
            <w:tcBorders>
              <w:top w:val="nil"/>
              <w:left w:val="single" w:sz="4" w:space="0" w:color="auto"/>
              <w:bottom w:val="single" w:sz="4" w:space="0" w:color="auto"/>
              <w:right w:val="nil"/>
            </w:tcBorders>
            <w:shd w:val="clear" w:color="000000" w:fill="FFFFFF"/>
            <w:vAlign w:val="center"/>
            <w:hideMark/>
          </w:tcPr>
          <w:p w14:paraId="629FB7EA" w14:textId="77777777" w:rsidR="00DF5DD3" w:rsidRPr="00BE218D" w:rsidRDefault="00DF5DD3" w:rsidP="004228D0">
            <w:pPr>
              <w:spacing w:after="0" w:line="240" w:lineRule="auto"/>
              <w:rPr>
                <w:rFonts w:ascii="Arial" w:eastAsia="Times New Roman" w:hAnsi="Arial" w:cs="Arial"/>
                <w:b/>
                <w:bCs/>
                <w:i/>
                <w:iCs/>
                <w:sz w:val="20"/>
                <w:szCs w:val="20"/>
              </w:rPr>
            </w:pPr>
            <w:r>
              <w:rPr>
                <w:rFonts w:ascii="Arial" w:eastAsia="Times New Roman" w:hAnsi="Arial" w:cs="Arial"/>
                <w:b/>
                <w:bCs/>
                <w:i/>
                <w:iCs/>
                <w:sz w:val="20"/>
                <w:szCs w:val="20"/>
              </w:rPr>
              <w:t>TV</w:t>
            </w:r>
            <w:r w:rsidRPr="00BE218D">
              <w:rPr>
                <w:rFonts w:ascii="Arial" w:eastAsia="Times New Roman" w:hAnsi="Arial" w:cs="Arial"/>
                <w:b/>
                <w:bCs/>
                <w:i/>
                <w:iCs/>
                <w:sz w:val="20"/>
                <w:szCs w:val="20"/>
              </w:rPr>
              <w:t xml:space="preserve"> Services</w:t>
            </w:r>
          </w:p>
        </w:tc>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245F8026"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13%</w:t>
            </w:r>
          </w:p>
        </w:tc>
        <w:tc>
          <w:tcPr>
            <w:tcW w:w="777" w:type="dxa"/>
            <w:tcBorders>
              <w:top w:val="nil"/>
              <w:left w:val="nil"/>
              <w:bottom w:val="single" w:sz="4" w:space="0" w:color="auto"/>
              <w:right w:val="single" w:sz="4" w:space="0" w:color="auto"/>
            </w:tcBorders>
            <w:shd w:val="clear" w:color="auto" w:fill="auto"/>
            <w:noWrap/>
            <w:vAlign w:val="bottom"/>
            <w:hideMark/>
          </w:tcPr>
          <w:p w14:paraId="7EC3FA1B"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69%</w:t>
            </w:r>
          </w:p>
        </w:tc>
        <w:tc>
          <w:tcPr>
            <w:tcW w:w="758" w:type="dxa"/>
            <w:tcBorders>
              <w:top w:val="nil"/>
              <w:left w:val="nil"/>
              <w:bottom w:val="single" w:sz="4" w:space="0" w:color="auto"/>
              <w:right w:val="single" w:sz="4" w:space="0" w:color="auto"/>
            </w:tcBorders>
            <w:shd w:val="clear" w:color="auto" w:fill="auto"/>
            <w:noWrap/>
            <w:vAlign w:val="bottom"/>
            <w:hideMark/>
          </w:tcPr>
          <w:p w14:paraId="3F5EE8E0"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0%</w:t>
            </w:r>
          </w:p>
        </w:tc>
        <w:tc>
          <w:tcPr>
            <w:tcW w:w="2203" w:type="dxa"/>
            <w:tcBorders>
              <w:top w:val="nil"/>
              <w:left w:val="nil"/>
              <w:bottom w:val="single" w:sz="4" w:space="0" w:color="auto"/>
              <w:right w:val="single" w:sz="4" w:space="0" w:color="auto"/>
            </w:tcBorders>
            <w:shd w:val="clear" w:color="auto" w:fill="auto"/>
            <w:noWrap/>
            <w:vAlign w:val="bottom"/>
            <w:hideMark/>
          </w:tcPr>
          <w:p w14:paraId="3718B803" w14:textId="77777777" w:rsidR="00DF5DD3" w:rsidRPr="00BE218D" w:rsidRDefault="00DF5DD3" w:rsidP="004228D0">
            <w:pPr>
              <w:spacing w:after="0" w:line="240" w:lineRule="auto"/>
              <w:jc w:val="right"/>
              <w:rPr>
                <w:rFonts w:ascii="Arial" w:eastAsia="Times New Roman" w:hAnsi="Arial" w:cs="Arial"/>
                <w:sz w:val="20"/>
                <w:szCs w:val="20"/>
              </w:rPr>
            </w:pPr>
            <w:r w:rsidRPr="00BE218D">
              <w:rPr>
                <w:rFonts w:ascii="Arial" w:eastAsia="Times New Roman" w:hAnsi="Arial" w:cs="Arial"/>
                <w:sz w:val="20"/>
                <w:szCs w:val="20"/>
              </w:rPr>
              <w:t>18%</w:t>
            </w:r>
          </w:p>
        </w:tc>
        <w:tc>
          <w:tcPr>
            <w:tcW w:w="2445" w:type="dxa"/>
            <w:tcBorders>
              <w:top w:val="nil"/>
              <w:left w:val="nil"/>
              <w:bottom w:val="single" w:sz="4" w:space="0" w:color="auto"/>
              <w:right w:val="single" w:sz="4" w:space="0" w:color="auto"/>
            </w:tcBorders>
          </w:tcPr>
          <w:p w14:paraId="4A580E60" w14:textId="77777777" w:rsidR="00DF5DD3" w:rsidRPr="00BE218D"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30M</w:t>
            </w:r>
          </w:p>
        </w:tc>
        <w:tc>
          <w:tcPr>
            <w:tcW w:w="756" w:type="dxa"/>
            <w:tcBorders>
              <w:top w:val="nil"/>
              <w:left w:val="nil"/>
              <w:bottom w:val="single" w:sz="4" w:space="0" w:color="auto"/>
              <w:right w:val="single" w:sz="4" w:space="0" w:color="auto"/>
            </w:tcBorders>
          </w:tcPr>
          <w:tbl>
            <w:tblPr>
              <w:tblW w:w="1200" w:type="dxa"/>
              <w:tblCellMar>
                <w:left w:w="70" w:type="dxa"/>
                <w:right w:w="70" w:type="dxa"/>
              </w:tblCellMar>
              <w:tblLook w:val="04A0" w:firstRow="1" w:lastRow="0" w:firstColumn="1" w:lastColumn="0" w:noHBand="0" w:noVBand="1"/>
            </w:tblPr>
            <w:tblGrid>
              <w:gridCol w:w="1200"/>
            </w:tblGrid>
            <w:tr w:rsidR="00DF5DD3" w:rsidRPr="00805B14" w14:paraId="5314C0A7" w14:textId="77777777" w:rsidTr="00CC4409">
              <w:trPr>
                <w:trHeight w:val="300"/>
              </w:trPr>
              <w:tc>
                <w:tcPr>
                  <w:tcW w:w="1200" w:type="dxa"/>
                  <w:tcBorders>
                    <w:top w:val="nil"/>
                    <w:left w:val="nil"/>
                    <w:bottom w:val="nil"/>
                    <w:right w:val="nil"/>
                  </w:tcBorders>
                  <w:shd w:val="clear" w:color="auto" w:fill="auto"/>
                  <w:noWrap/>
                  <w:vAlign w:val="bottom"/>
                  <w:hideMark/>
                </w:tcPr>
                <w:p w14:paraId="2F2C5710" w14:textId="77777777" w:rsidR="00DF5DD3" w:rsidRPr="00805B14" w:rsidRDefault="00DF5DD3" w:rsidP="00A811E2">
                  <w:pPr>
                    <w:framePr w:hSpace="141" w:wrap="around" w:vAnchor="text" w:hAnchor="text" w:y="1"/>
                    <w:spacing w:after="0" w:line="240" w:lineRule="auto"/>
                    <w:suppressOverlap/>
                    <w:jc w:val="right"/>
                    <w:rPr>
                      <w:rFonts w:ascii="Calibri" w:eastAsia="Times New Roman" w:hAnsi="Calibri" w:cs="Calibri"/>
                      <w:color w:val="000000"/>
                      <w:lang w:eastAsia="fr-FR"/>
                    </w:rPr>
                  </w:pPr>
                  <w:r w:rsidRPr="00805B14">
                    <w:rPr>
                      <w:rFonts w:ascii="Calibri" w:eastAsia="Times New Roman" w:hAnsi="Calibri" w:cs="Calibri"/>
                      <w:color w:val="000000"/>
                      <w:lang w:eastAsia="fr-FR"/>
                    </w:rPr>
                    <w:t>5254</w:t>
                  </w:r>
                </w:p>
              </w:tc>
            </w:tr>
          </w:tbl>
          <w:p w14:paraId="5E2F9737" w14:textId="77777777" w:rsidR="00DF5DD3" w:rsidRPr="00897474" w:rsidRDefault="00DF5DD3" w:rsidP="004228D0">
            <w:pPr>
              <w:spacing w:after="0" w:line="240" w:lineRule="auto"/>
              <w:jc w:val="right"/>
              <w:rPr>
                <w:rFonts w:ascii="Calibri" w:eastAsia="Times New Roman" w:hAnsi="Calibri" w:cs="Calibri"/>
                <w:color w:val="000000"/>
                <w:lang w:eastAsia="fr-FR"/>
              </w:rPr>
            </w:pPr>
          </w:p>
        </w:tc>
      </w:tr>
    </w:tbl>
    <w:p w14:paraId="539C4280" w14:textId="77777777" w:rsidR="00DF5DD3" w:rsidRDefault="00DF5DD3" w:rsidP="004228D0">
      <w:r>
        <w:br w:type="textWrapping" w:clear="all"/>
      </w:r>
    </w:p>
    <w:p w14:paraId="2CB014FF" w14:textId="77777777" w:rsidR="00DF5DD3" w:rsidRDefault="00DF5DD3" w:rsidP="004228D0">
      <w:pPr>
        <w:rPr>
          <w:lang w:val="en-GB"/>
        </w:rPr>
      </w:pPr>
      <w:r w:rsidRPr="00DF5DD3">
        <w:rPr>
          <w:lang w:val="en-GB"/>
        </w:rPr>
        <w:t>We now</w:t>
      </w:r>
      <w:r>
        <w:rPr>
          <w:lang w:val="en-GB"/>
        </w:rPr>
        <w:t xml:space="preserve"> turn to a quick introduction of</w:t>
      </w:r>
      <w:r w:rsidRPr="00DF5DD3">
        <w:rPr>
          <w:lang w:val="en-GB"/>
        </w:rPr>
        <w:t xml:space="preserve"> the wholesale </w:t>
      </w:r>
      <w:r>
        <w:rPr>
          <w:lang w:val="en-GB"/>
        </w:rPr>
        <w:t>market. The size of mobile and f</w:t>
      </w:r>
      <w:r w:rsidRPr="00DF5DD3">
        <w:rPr>
          <w:lang w:val="en-GB"/>
        </w:rPr>
        <w:t>ixed</w:t>
      </w:r>
      <w:r>
        <w:rPr>
          <w:lang w:val="en-GB"/>
        </w:rPr>
        <w:t xml:space="preserve"> broadband</w:t>
      </w:r>
      <w:r w:rsidRPr="00DF5DD3">
        <w:rPr>
          <w:lang w:val="en-GB"/>
        </w:rPr>
        <w:t xml:space="preserve"> wholesale markets are, respectively, 26M and 20M Euros.</w:t>
      </w:r>
    </w:p>
    <w:p w14:paraId="7A225512" w14:textId="77777777" w:rsidR="00DF5DD3" w:rsidRDefault="00DF5DD3" w:rsidP="004228D0">
      <w:pPr>
        <w:rPr>
          <w:lang w:val="en-GB"/>
        </w:rPr>
      </w:pPr>
    </w:p>
    <w:tbl>
      <w:tblPr>
        <w:tblW w:w="5140" w:type="dxa"/>
        <w:tblLook w:val="04A0" w:firstRow="1" w:lastRow="0" w:firstColumn="1" w:lastColumn="0" w:noHBand="0" w:noVBand="1"/>
      </w:tblPr>
      <w:tblGrid>
        <w:gridCol w:w="960"/>
        <w:gridCol w:w="1175"/>
        <w:gridCol w:w="784"/>
        <w:gridCol w:w="784"/>
        <w:gridCol w:w="1771"/>
      </w:tblGrid>
      <w:tr w:rsidR="00DF5DD3" w:rsidRPr="00F1478F" w14:paraId="7DCE7358" w14:textId="77777777" w:rsidTr="00CC4409">
        <w:trPr>
          <w:trHeight w:val="255"/>
        </w:trPr>
        <w:tc>
          <w:tcPr>
            <w:tcW w:w="960" w:type="dxa"/>
            <w:tcBorders>
              <w:top w:val="nil"/>
              <w:left w:val="nil"/>
              <w:bottom w:val="nil"/>
              <w:right w:val="nil"/>
            </w:tcBorders>
            <w:shd w:val="clear" w:color="auto" w:fill="auto"/>
            <w:noWrap/>
            <w:vAlign w:val="bottom"/>
            <w:hideMark/>
          </w:tcPr>
          <w:p w14:paraId="12269CF6" w14:textId="77777777" w:rsidR="00DF5DD3" w:rsidRPr="00DF5DD3" w:rsidRDefault="00DF5DD3" w:rsidP="004228D0">
            <w:pPr>
              <w:spacing w:after="0" w:line="240" w:lineRule="auto"/>
              <w:rPr>
                <w:rFonts w:ascii="Times New Roman" w:eastAsia="Times New Roman" w:hAnsi="Times New Roman" w:cs="Times New Roman"/>
                <w:sz w:val="24"/>
                <w:szCs w:val="24"/>
                <w:lang w:val="en-GB"/>
              </w:rPr>
            </w:pPr>
          </w:p>
        </w:tc>
        <w:tc>
          <w:tcPr>
            <w:tcW w:w="41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6041EF" w14:textId="77777777" w:rsidR="00DF5DD3" w:rsidRPr="00F1478F" w:rsidRDefault="00DF5DD3" w:rsidP="004228D0">
            <w:pPr>
              <w:spacing w:after="0" w:line="240" w:lineRule="auto"/>
              <w:jc w:val="center"/>
              <w:rPr>
                <w:rFonts w:ascii="Arial" w:eastAsia="Times New Roman" w:hAnsi="Arial" w:cs="Arial"/>
                <w:sz w:val="20"/>
                <w:szCs w:val="20"/>
              </w:rPr>
            </w:pPr>
            <w:proofErr w:type="spellStart"/>
            <w:r w:rsidRPr="00F1478F">
              <w:rPr>
                <w:rFonts w:ascii="Arial" w:eastAsia="Times New Roman" w:hAnsi="Arial" w:cs="Arial"/>
                <w:sz w:val="20"/>
                <w:szCs w:val="20"/>
              </w:rPr>
              <w:t>Wholesale</w:t>
            </w:r>
            <w:proofErr w:type="spellEnd"/>
            <w:r w:rsidRPr="00F1478F">
              <w:rPr>
                <w:rFonts w:ascii="Arial" w:eastAsia="Times New Roman" w:hAnsi="Arial" w:cs="Arial"/>
                <w:sz w:val="20"/>
                <w:szCs w:val="20"/>
              </w:rPr>
              <w:t xml:space="preserve"> </w:t>
            </w:r>
            <w:proofErr w:type="spellStart"/>
            <w:r w:rsidRPr="00F1478F">
              <w:rPr>
                <w:rFonts w:ascii="Arial" w:eastAsia="Times New Roman" w:hAnsi="Arial" w:cs="Arial"/>
                <w:sz w:val="20"/>
                <w:szCs w:val="20"/>
              </w:rPr>
              <w:t>market</w:t>
            </w:r>
            <w:proofErr w:type="spellEnd"/>
            <w:r w:rsidRPr="00F1478F">
              <w:rPr>
                <w:rFonts w:ascii="Arial" w:eastAsia="Times New Roman" w:hAnsi="Arial" w:cs="Arial"/>
                <w:sz w:val="20"/>
                <w:szCs w:val="20"/>
              </w:rPr>
              <w:t xml:space="preserve"> </w:t>
            </w:r>
            <w:proofErr w:type="spellStart"/>
            <w:r w:rsidRPr="00F1478F">
              <w:rPr>
                <w:rFonts w:ascii="Arial" w:eastAsia="Times New Roman" w:hAnsi="Arial" w:cs="Arial"/>
                <w:sz w:val="20"/>
                <w:szCs w:val="20"/>
              </w:rPr>
              <w:t>share</w:t>
            </w:r>
            <w:proofErr w:type="spellEnd"/>
            <w:r>
              <w:rPr>
                <w:rStyle w:val="FootnoteReference"/>
                <w:rFonts w:ascii="Arial" w:eastAsia="Times New Roman" w:hAnsi="Arial" w:cs="Arial"/>
                <w:sz w:val="20"/>
                <w:szCs w:val="20"/>
              </w:rPr>
              <w:footnoteReference w:id="3"/>
            </w:r>
          </w:p>
        </w:tc>
      </w:tr>
      <w:tr w:rsidR="00DF5DD3" w:rsidRPr="00F1478F" w14:paraId="297F6F48" w14:textId="77777777" w:rsidTr="00CC4409">
        <w:trPr>
          <w:trHeight w:val="255"/>
        </w:trPr>
        <w:tc>
          <w:tcPr>
            <w:tcW w:w="960" w:type="dxa"/>
            <w:tcBorders>
              <w:top w:val="nil"/>
              <w:left w:val="nil"/>
              <w:bottom w:val="nil"/>
              <w:right w:val="nil"/>
            </w:tcBorders>
            <w:shd w:val="clear" w:color="auto" w:fill="auto"/>
            <w:noWrap/>
            <w:vAlign w:val="bottom"/>
            <w:hideMark/>
          </w:tcPr>
          <w:p w14:paraId="742BEB2E" w14:textId="77777777" w:rsidR="00DF5DD3" w:rsidRPr="00F1478F" w:rsidRDefault="00DF5DD3" w:rsidP="004228D0">
            <w:pPr>
              <w:spacing w:after="0" w:line="240" w:lineRule="auto"/>
              <w:jc w:val="center"/>
              <w:rPr>
                <w:rFonts w:ascii="Arial" w:eastAsia="Times New Roman" w:hAnsi="Arial" w:cs="Arial"/>
                <w:sz w:val="20"/>
                <w:szCs w:val="20"/>
              </w:rPr>
            </w:pPr>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53EA396C" w14:textId="77777777" w:rsidR="00DF5DD3" w:rsidRPr="00F1478F" w:rsidRDefault="00DF5DD3" w:rsidP="004228D0">
            <w:pPr>
              <w:spacing w:after="0" w:line="240" w:lineRule="auto"/>
              <w:rPr>
                <w:rFonts w:ascii="Arial" w:eastAsia="Times New Roman" w:hAnsi="Arial" w:cs="Arial"/>
                <w:sz w:val="20"/>
                <w:szCs w:val="20"/>
              </w:rPr>
            </w:pPr>
            <w:proofErr w:type="spellStart"/>
            <w:r w:rsidRPr="00F1478F">
              <w:rPr>
                <w:rFonts w:ascii="Arial" w:eastAsia="Times New Roman" w:hAnsi="Arial" w:cs="Arial"/>
                <w:sz w:val="20"/>
                <w:szCs w:val="20"/>
              </w:rPr>
              <w:t>Cablenet</w:t>
            </w:r>
            <w:proofErr w:type="spellEnd"/>
          </w:p>
        </w:tc>
        <w:tc>
          <w:tcPr>
            <w:tcW w:w="625" w:type="dxa"/>
            <w:tcBorders>
              <w:top w:val="nil"/>
              <w:left w:val="nil"/>
              <w:bottom w:val="single" w:sz="4" w:space="0" w:color="auto"/>
              <w:right w:val="single" w:sz="4" w:space="0" w:color="auto"/>
            </w:tcBorders>
            <w:shd w:val="clear" w:color="auto" w:fill="auto"/>
            <w:noWrap/>
            <w:vAlign w:val="bottom"/>
            <w:hideMark/>
          </w:tcPr>
          <w:p w14:paraId="5BA9CBDC" w14:textId="77777777" w:rsidR="00DF5DD3" w:rsidRPr="00F1478F" w:rsidRDefault="00DF5DD3" w:rsidP="004228D0">
            <w:pPr>
              <w:spacing w:after="0" w:line="240" w:lineRule="auto"/>
              <w:rPr>
                <w:rFonts w:ascii="Arial" w:eastAsia="Times New Roman" w:hAnsi="Arial" w:cs="Arial"/>
                <w:sz w:val="20"/>
                <w:szCs w:val="20"/>
              </w:rPr>
            </w:pPr>
            <w:proofErr w:type="spellStart"/>
            <w:r w:rsidRPr="00F1478F">
              <w:rPr>
                <w:rFonts w:ascii="Arial" w:eastAsia="Times New Roman" w:hAnsi="Arial" w:cs="Arial"/>
                <w:sz w:val="20"/>
                <w:szCs w:val="20"/>
              </w:rPr>
              <w:t>Cyta</w:t>
            </w:r>
            <w:proofErr w:type="spellEnd"/>
          </w:p>
        </w:tc>
        <w:tc>
          <w:tcPr>
            <w:tcW w:w="609" w:type="dxa"/>
            <w:tcBorders>
              <w:top w:val="nil"/>
              <w:left w:val="nil"/>
              <w:bottom w:val="single" w:sz="4" w:space="0" w:color="auto"/>
              <w:right w:val="single" w:sz="4" w:space="0" w:color="auto"/>
            </w:tcBorders>
            <w:shd w:val="clear" w:color="auto" w:fill="auto"/>
            <w:noWrap/>
            <w:vAlign w:val="bottom"/>
            <w:hideMark/>
          </w:tcPr>
          <w:p w14:paraId="1BFE98C8" w14:textId="77777777" w:rsidR="00DF5DD3" w:rsidRPr="00F1478F" w:rsidRDefault="00DF5DD3" w:rsidP="004228D0">
            <w:pPr>
              <w:spacing w:after="0" w:line="240" w:lineRule="auto"/>
              <w:rPr>
                <w:rFonts w:ascii="Arial" w:eastAsia="Times New Roman" w:hAnsi="Arial" w:cs="Arial"/>
                <w:sz w:val="20"/>
                <w:szCs w:val="20"/>
              </w:rPr>
            </w:pPr>
            <w:r w:rsidRPr="00F1478F">
              <w:rPr>
                <w:rFonts w:ascii="Arial" w:eastAsia="Times New Roman" w:hAnsi="Arial" w:cs="Arial"/>
                <w:sz w:val="20"/>
                <w:szCs w:val="20"/>
              </w:rPr>
              <w:t>Epic</w:t>
            </w:r>
          </w:p>
        </w:tc>
        <w:tc>
          <w:tcPr>
            <w:tcW w:w="1771" w:type="dxa"/>
            <w:tcBorders>
              <w:top w:val="nil"/>
              <w:left w:val="nil"/>
              <w:bottom w:val="single" w:sz="4" w:space="0" w:color="auto"/>
              <w:right w:val="single" w:sz="4" w:space="0" w:color="auto"/>
            </w:tcBorders>
            <w:shd w:val="clear" w:color="auto" w:fill="auto"/>
            <w:noWrap/>
            <w:vAlign w:val="bottom"/>
            <w:hideMark/>
          </w:tcPr>
          <w:p w14:paraId="1137ECAD" w14:textId="77777777" w:rsidR="00DF5DD3" w:rsidRPr="00F1478F" w:rsidRDefault="00DF5DD3" w:rsidP="004228D0">
            <w:pPr>
              <w:spacing w:after="0" w:line="240" w:lineRule="auto"/>
              <w:rPr>
                <w:rFonts w:ascii="Arial" w:eastAsia="Times New Roman" w:hAnsi="Arial" w:cs="Arial"/>
                <w:sz w:val="20"/>
                <w:szCs w:val="20"/>
              </w:rPr>
            </w:pPr>
            <w:proofErr w:type="spellStart"/>
            <w:r w:rsidRPr="00F1478F">
              <w:rPr>
                <w:rFonts w:ascii="Arial" w:eastAsia="Times New Roman" w:hAnsi="Arial" w:cs="Arial"/>
                <w:sz w:val="20"/>
                <w:szCs w:val="20"/>
              </w:rPr>
              <w:t>Primetel</w:t>
            </w:r>
            <w:proofErr w:type="spellEnd"/>
            <w:r w:rsidRPr="00F1478F">
              <w:rPr>
                <w:rFonts w:ascii="Arial" w:eastAsia="Times New Roman" w:hAnsi="Arial" w:cs="Arial"/>
                <w:sz w:val="20"/>
                <w:szCs w:val="20"/>
              </w:rPr>
              <w:t>/MTN</w:t>
            </w:r>
          </w:p>
        </w:tc>
      </w:tr>
      <w:tr w:rsidR="00DF5DD3" w:rsidRPr="00F1478F" w14:paraId="612DCD51" w14:textId="77777777" w:rsidTr="00CC4409">
        <w:trPr>
          <w:trHeight w:val="255"/>
        </w:trPr>
        <w:tc>
          <w:tcPr>
            <w:tcW w:w="960" w:type="dxa"/>
            <w:tcBorders>
              <w:top w:val="single" w:sz="4" w:space="0" w:color="auto"/>
              <w:left w:val="single" w:sz="4" w:space="0" w:color="auto"/>
              <w:bottom w:val="single" w:sz="4" w:space="0" w:color="auto"/>
              <w:right w:val="nil"/>
            </w:tcBorders>
            <w:shd w:val="clear" w:color="000000" w:fill="FFFFFF"/>
            <w:vAlign w:val="center"/>
            <w:hideMark/>
          </w:tcPr>
          <w:p w14:paraId="18DCED1C" w14:textId="77777777" w:rsidR="00DF5DD3" w:rsidRPr="00F1478F" w:rsidRDefault="00DF5DD3" w:rsidP="004228D0">
            <w:pPr>
              <w:spacing w:after="0" w:line="240" w:lineRule="auto"/>
              <w:rPr>
                <w:rFonts w:ascii="Arial" w:eastAsia="Times New Roman" w:hAnsi="Arial" w:cs="Arial"/>
                <w:b/>
                <w:bCs/>
                <w:i/>
                <w:iCs/>
                <w:sz w:val="20"/>
                <w:szCs w:val="20"/>
              </w:rPr>
            </w:pPr>
            <w:r w:rsidRPr="00F1478F">
              <w:rPr>
                <w:rFonts w:ascii="Arial" w:eastAsia="Times New Roman" w:hAnsi="Arial" w:cs="Arial"/>
                <w:b/>
                <w:bCs/>
                <w:i/>
                <w:iCs/>
                <w:sz w:val="20"/>
                <w:szCs w:val="20"/>
              </w:rPr>
              <w:t>Mobile</w:t>
            </w:r>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6E80F761"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0%</w:t>
            </w:r>
          </w:p>
        </w:tc>
        <w:tc>
          <w:tcPr>
            <w:tcW w:w="625" w:type="dxa"/>
            <w:tcBorders>
              <w:top w:val="nil"/>
              <w:left w:val="nil"/>
              <w:bottom w:val="single" w:sz="4" w:space="0" w:color="auto"/>
              <w:right w:val="single" w:sz="4" w:space="0" w:color="auto"/>
            </w:tcBorders>
            <w:shd w:val="clear" w:color="auto" w:fill="auto"/>
            <w:noWrap/>
            <w:vAlign w:val="bottom"/>
            <w:hideMark/>
          </w:tcPr>
          <w:p w14:paraId="649F2485"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6</w:t>
            </w:r>
            <w:r>
              <w:rPr>
                <w:rFonts w:ascii="Arial" w:eastAsia="Times New Roman" w:hAnsi="Arial" w:cs="Arial"/>
                <w:sz w:val="20"/>
                <w:szCs w:val="20"/>
              </w:rPr>
              <w:t>8.6</w:t>
            </w:r>
            <w:r w:rsidRPr="00F1478F">
              <w:rPr>
                <w:rFonts w:ascii="Arial" w:eastAsia="Times New Roman" w:hAnsi="Arial" w:cs="Arial"/>
                <w:sz w:val="20"/>
                <w:szCs w:val="20"/>
              </w:rPr>
              <w:t>%</w:t>
            </w:r>
          </w:p>
        </w:tc>
        <w:tc>
          <w:tcPr>
            <w:tcW w:w="609" w:type="dxa"/>
            <w:tcBorders>
              <w:top w:val="nil"/>
              <w:left w:val="nil"/>
              <w:bottom w:val="single" w:sz="4" w:space="0" w:color="auto"/>
              <w:right w:val="single" w:sz="4" w:space="0" w:color="auto"/>
            </w:tcBorders>
            <w:shd w:val="clear" w:color="auto" w:fill="auto"/>
            <w:noWrap/>
            <w:vAlign w:val="bottom"/>
            <w:hideMark/>
          </w:tcPr>
          <w:p w14:paraId="4848EBE4" w14:textId="77777777" w:rsidR="00DF5DD3" w:rsidRPr="00F1478F"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29.6</w:t>
            </w:r>
            <w:r w:rsidRPr="00F1478F">
              <w:rPr>
                <w:rFonts w:ascii="Arial" w:eastAsia="Times New Roman" w:hAnsi="Arial" w:cs="Arial"/>
                <w:sz w:val="20"/>
                <w:szCs w:val="20"/>
              </w:rPr>
              <w:t>%</w:t>
            </w:r>
          </w:p>
        </w:tc>
        <w:tc>
          <w:tcPr>
            <w:tcW w:w="1771" w:type="dxa"/>
            <w:tcBorders>
              <w:top w:val="nil"/>
              <w:left w:val="nil"/>
              <w:bottom w:val="single" w:sz="4" w:space="0" w:color="auto"/>
              <w:right w:val="single" w:sz="4" w:space="0" w:color="auto"/>
            </w:tcBorders>
            <w:shd w:val="clear" w:color="auto" w:fill="auto"/>
            <w:noWrap/>
            <w:vAlign w:val="bottom"/>
            <w:hideMark/>
          </w:tcPr>
          <w:p w14:paraId="308E610C" w14:textId="77777777" w:rsidR="00DF5DD3" w:rsidRPr="00F1478F" w:rsidRDefault="00DF5DD3" w:rsidP="004228D0">
            <w:pPr>
              <w:spacing w:after="0" w:line="240" w:lineRule="auto"/>
              <w:jc w:val="right"/>
              <w:rPr>
                <w:rFonts w:ascii="Arial" w:eastAsia="Times New Roman" w:hAnsi="Arial" w:cs="Arial"/>
                <w:sz w:val="20"/>
                <w:szCs w:val="20"/>
              </w:rPr>
            </w:pPr>
            <w:r>
              <w:rPr>
                <w:rFonts w:ascii="Arial" w:eastAsia="Times New Roman" w:hAnsi="Arial" w:cs="Arial"/>
                <w:sz w:val="20"/>
                <w:szCs w:val="20"/>
              </w:rPr>
              <w:t>1.8</w:t>
            </w:r>
            <w:r w:rsidRPr="00F1478F">
              <w:rPr>
                <w:rFonts w:ascii="Arial" w:eastAsia="Times New Roman" w:hAnsi="Arial" w:cs="Arial"/>
                <w:sz w:val="20"/>
                <w:szCs w:val="20"/>
              </w:rPr>
              <w:t>%</w:t>
            </w:r>
          </w:p>
        </w:tc>
      </w:tr>
      <w:tr w:rsidR="00DF5DD3" w:rsidRPr="00F1478F" w14:paraId="3BBE5AFF" w14:textId="77777777" w:rsidTr="00CC4409">
        <w:trPr>
          <w:trHeight w:val="255"/>
        </w:trPr>
        <w:tc>
          <w:tcPr>
            <w:tcW w:w="960" w:type="dxa"/>
            <w:tcBorders>
              <w:top w:val="nil"/>
              <w:left w:val="single" w:sz="4" w:space="0" w:color="auto"/>
              <w:bottom w:val="single" w:sz="4" w:space="0" w:color="auto"/>
              <w:right w:val="nil"/>
            </w:tcBorders>
            <w:shd w:val="clear" w:color="000000" w:fill="FFFFFF"/>
            <w:vAlign w:val="center"/>
            <w:hideMark/>
          </w:tcPr>
          <w:p w14:paraId="352A92F7" w14:textId="77777777" w:rsidR="00DF5DD3" w:rsidRPr="00F1478F" w:rsidRDefault="00DF5DD3" w:rsidP="004228D0">
            <w:pPr>
              <w:spacing w:after="0" w:line="240" w:lineRule="auto"/>
              <w:rPr>
                <w:rFonts w:ascii="Arial" w:eastAsia="Times New Roman" w:hAnsi="Arial" w:cs="Arial"/>
                <w:b/>
                <w:bCs/>
                <w:i/>
                <w:iCs/>
                <w:sz w:val="20"/>
                <w:szCs w:val="20"/>
              </w:rPr>
            </w:pPr>
            <w:proofErr w:type="spellStart"/>
            <w:r w:rsidRPr="00F1478F">
              <w:rPr>
                <w:rFonts w:ascii="Arial" w:eastAsia="Times New Roman" w:hAnsi="Arial" w:cs="Arial"/>
                <w:b/>
                <w:bCs/>
                <w:i/>
                <w:iCs/>
                <w:sz w:val="20"/>
                <w:szCs w:val="20"/>
              </w:rPr>
              <w:t>Fixed</w:t>
            </w:r>
            <w:proofErr w:type="spellEnd"/>
          </w:p>
        </w:tc>
        <w:tc>
          <w:tcPr>
            <w:tcW w:w="1175" w:type="dxa"/>
            <w:tcBorders>
              <w:top w:val="nil"/>
              <w:left w:val="single" w:sz="4" w:space="0" w:color="auto"/>
              <w:bottom w:val="single" w:sz="4" w:space="0" w:color="auto"/>
              <w:right w:val="single" w:sz="4" w:space="0" w:color="auto"/>
            </w:tcBorders>
            <w:shd w:val="clear" w:color="auto" w:fill="auto"/>
            <w:noWrap/>
            <w:vAlign w:val="bottom"/>
            <w:hideMark/>
          </w:tcPr>
          <w:p w14:paraId="3D54CED8"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0%</w:t>
            </w:r>
          </w:p>
        </w:tc>
        <w:tc>
          <w:tcPr>
            <w:tcW w:w="625" w:type="dxa"/>
            <w:tcBorders>
              <w:top w:val="nil"/>
              <w:left w:val="nil"/>
              <w:bottom w:val="single" w:sz="4" w:space="0" w:color="auto"/>
              <w:right w:val="single" w:sz="4" w:space="0" w:color="auto"/>
            </w:tcBorders>
            <w:shd w:val="clear" w:color="auto" w:fill="auto"/>
            <w:noWrap/>
            <w:vAlign w:val="bottom"/>
            <w:hideMark/>
          </w:tcPr>
          <w:p w14:paraId="79900863"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40%</w:t>
            </w:r>
          </w:p>
        </w:tc>
        <w:tc>
          <w:tcPr>
            <w:tcW w:w="609" w:type="dxa"/>
            <w:tcBorders>
              <w:top w:val="nil"/>
              <w:left w:val="nil"/>
              <w:bottom w:val="single" w:sz="4" w:space="0" w:color="auto"/>
              <w:right w:val="single" w:sz="4" w:space="0" w:color="auto"/>
            </w:tcBorders>
            <w:shd w:val="clear" w:color="auto" w:fill="auto"/>
            <w:noWrap/>
            <w:vAlign w:val="bottom"/>
            <w:hideMark/>
          </w:tcPr>
          <w:p w14:paraId="259EA897"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2%</w:t>
            </w:r>
          </w:p>
        </w:tc>
        <w:tc>
          <w:tcPr>
            <w:tcW w:w="1771" w:type="dxa"/>
            <w:tcBorders>
              <w:top w:val="nil"/>
              <w:left w:val="nil"/>
              <w:bottom w:val="single" w:sz="4" w:space="0" w:color="auto"/>
              <w:right w:val="single" w:sz="4" w:space="0" w:color="auto"/>
            </w:tcBorders>
            <w:shd w:val="clear" w:color="auto" w:fill="auto"/>
            <w:noWrap/>
            <w:vAlign w:val="bottom"/>
            <w:hideMark/>
          </w:tcPr>
          <w:p w14:paraId="52B66E9D" w14:textId="77777777" w:rsidR="00DF5DD3" w:rsidRPr="00F1478F" w:rsidRDefault="00DF5DD3" w:rsidP="004228D0">
            <w:pPr>
              <w:spacing w:after="0" w:line="240" w:lineRule="auto"/>
              <w:jc w:val="right"/>
              <w:rPr>
                <w:rFonts w:ascii="Arial" w:eastAsia="Times New Roman" w:hAnsi="Arial" w:cs="Arial"/>
                <w:sz w:val="20"/>
                <w:szCs w:val="20"/>
              </w:rPr>
            </w:pPr>
            <w:r w:rsidRPr="00F1478F">
              <w:rPr>
                <w:rFonts w:ascii="Arial" w:eastAsia="Times New Roman" w:hAnsi="Arial" w:cs="Arial"/>
                <w:sz w:val="20"/>
                <w:szCs w:val="20"/>
              </w:rPr>
              <w:t>58%</w:t>
            </w:r>
          </w:p>
        </w:tc>
      </w:tr>
    </w:tbl>
    <w:p w14:paraId="10B5B9F0" w14:textId="77777777" w:rsidR="00DF5DD3" w:rsidRDefault="00DF5DD3" w:rsidP="004228D0">
      <w:pPr>
        <w:rPr>
          <w:lang w:val="en-GB"/>
        </w:rPr>
      </w:pPr>
      <w:r>
        <w:rPr>
          <w:lang w:val="en-GB"/>
        </w:rPr>
        <w:t xml:space="preserve"> </w:t>
      </w:r>
    </w:p>
    <w:p w14:paraId="26AAE2BD" w14:textId="77777777" w:rsidR="00DF5DD3" w:rsidRPr="00DF5DD3" w:rsidRDefault="00F96AD3" w:rsidP="004228D0">
      <w:pPr>
        <w:rPr>
          <w:lang w:val="en-GB"/>
        </w:rPr>
      </w:pPr>
      <w:r>
        <w:rPr>
          <w:lang w:val="en-GB"/>
        </w:rPr>
        <w:t xml:space="preserve">It is worthwhile noting that </w:t>
      </w:r>
      <w:r w:rsidR="00FF4B2B">
        <w:rPr>
          <w:lang w:val="en-GB"/>
        </w:rPr>
        <w:t xml:space="preserve">the supply on the wholesale market is a duopoly, on each of the two segments (mobile and fixed broadband). A constant across the two markets is the presence of </w:t>
      </w:r>
      <w:proofErr w:type="spellStart"/>
      <w:r w:rsidR="00FF4B2B">
        <w:rPr>
          <w:lang w:val="en-GB"/>
        </w:rPr>
        <w:t>Cyta</w:t>
      </w:r>
      <w:proofErr w:type="spellEnd"/>
      <w:r w:rsidR="00FF4B2B">
        <w:rPr>
          <w:lang w:val="en-GB"/>
        </w:rPr>
        <w:t xml:space="preserve">. In contrast, the second </w:t>
      </w:r>
      <w:proofErr w:type="spellStart"/>
      <w:r w:rsidR="00FF4B2B">
        <w:rPr>
          <w:lang w:val="en-GB"/>
        </w:rPr>
        <w:t>duopolist</w:t>
      </w:r>
      <w:proofErr w:type="spellEnd"/>
      <w:r w:rsidR="00FF4B2B">
        <w:rPr>
          <w:lang w:val="en-GB"/>
        </w:rPr>
        <w:t xml:space="preserve"> is Epic for the mobile segment and MTN on the fixed broadband segment. </w:t>
      </w:r>
    </w:p>
    <w:p w14:paraId="04C92922" w14:textId="2A01636D" w:rsidR="00DF5DD3" w:rsidRDefault="00DF5DD3" w:rsidP="004228D0">
      <w:pPr>
        <w:rPr>
          <w:ins w:id="6" w:author="Cabau Noémie" w:date="2022-07-14T16:19:00Z"/>
          <w:lang w:val="en-GB"/>
        </w:rPr>
      </w:pPr>
    </w:p>
    <w:p w14:paraId="12500732" w14:textId="6F272078" w:rsidR="0053305E" w:rsidDel="00000FB4" w:rsidRDefault="0053305E" w:rsidP="009D64D2">
      <w:pPr>
        <w:pStyle w:val="Heading2"/>
        <w:rPr>
          <w:ins w:id="7" w:author="Jan Droege" w:date="2022-07-13T09:18:00Z"/>
          <w:del w:id="8" w:author="Cabau Noémie" w:date="2022-07-14T16:24:00Z"/>
        </w:rPr>
      </w:pPr>
    </w:p>
    <w:p w14:paraId="323FBF4C" w14:textId="6954FECE" w:rsidR="00E9634C" w:rsidDel="00000FB4" w:rsidRDefault="00E9634C" w:rsidP="009D64D2">
      <w:pPr>
        <w:ind w:firstLine="720"/>
        <w:rPr>
          <w:ins w:id="9" w:author="Jan Droege" w:date="2022-07-13T09:23:00Z"/>
          <w:del w:id="10" w:author="Cabau Noémie" w:date="2022-07-14T16:24:00Z"/>
          <w:lang w:val="en-GB"/>
        </w:rPr>
      </w:pPr>
      <w:ins w:id="11" w:author="Jan Droege" w:date="2022-07-13T09:18:00Z">
        <w:del w:id="12" w:author="Cabau Noémie" w:date="2022-07-14T16:19:00Z">
          <w:r w:rsidDel="0053305E">
            <w:rPr>
              <w:lang w:val="en-GB"/>
            </w:rPr>
            <w:delText>As can be seen in the analysis above the mobile and fixed markets, both in retail and wholesale a</w:delText>
          </w:r>
        </w:del>
      </w:ins>
      <w:ins w:id="13" w:author="Jan Droege" w:date="2022-07-13T09:19:00Z">
        <w:del w:id="14" w:author="Cabau Noémie" w:date="2022-07-14T16:19:00Z">
          <w:r w:rsidDel="0053305E">
            <w:rPr>
              <w:lang w:val="en-GB"/>
            </w:rPr>
            <w:delText xml:space="preserve">re </w:delText>
          </w:r>
          <w:commentRangeStart w:id="15"/>
          <w:r w:rsidDel="0053305E">
            <w:rPr>
              <w:lang w:val="en-GB"/>
            </w:rPr>
            <w:delText>distinct</w:delText>
          </w:r>
        </w:del>
      </w:ins>
      <w:commentRangeEnd w:id="15"/>
      <w:ins w:id="16" w:author="Jan Droege" w:date="2022-07-13T09:32:00Z">
        <w:del w:id="17" w:author="Cabau Noémie" w:date="2022-07-14T16:19:00Z">
          <w:r w:rsidR="002A2A5E" w:rsidDel="0053305E">
            <w:rPr>
              <w:rStyle w:val="CommentReference"/>
            </w:rPr>
            <w:commentReference w:id="15"/>
          </w:r>
        </w:del>
      </w:ins>
      <w:ins w:id="18" w:author="Jan Droege" w:date="2022-07-13T09:19:00Z">
        <w:del w:id="19" w:author="Cabau Noémie" w:date="2022-07-14T16:19:00Z">
          <w:r w:rsidDel="0053305E">
            <w:rPr>
              <w:lang w:val="en-GB"/>
            </w:rPr>
            <w:delText xml:space="preserve"> from the fixed market. However, t</w:delText>
          </w:r>
        </w:del>
        <w:del w:id="20" w:author="Cabau Noémie" w:date="2022-07-14T16:24:00Z">
          <w:r w:rsidDel="00000FB4">
            <w:rPr>
              <w:lang w:val="en-GB"/>
            </w:rPr>
            <w:delText xml:space="preserve">he Cypriot market presents a particularity, in that the actors on both markets are the same, and the </w:delText>
          </w:r>
        </w:del>
      </w:ins>
      <w:ins w:id="21" w:author="Jan Droege" w:date="2022-07-13T09:20:00Z">
        <w:del w:id="22" w:author="Cabau Noémie" w:date="2022-07-14T16:24:00Z">
          <w:r w:rsidDel="00000FB4">
            <w:rPr>
              <w:lang w:val="en-GB"/>
            </w:rPr>
            <w:delText>competition on the markets is intimately linked</w:delText>
          </w:r>
        </w:del>
      </w:ins>
      <w:ins w:id="23" w:author="Jan Droege" w:date="2022-07-13T09:19:00Z">
        <w:del w:id="24" w:author="Cabau Noémie" w:date="2022-07-14T16:24:00Z">
          <w:r w:rsidDel="00000FB4">
            <w:rPr>
              <w:lang w:val="en-GB"/>
            </w:rPr>
            <w:delText>.</w:delText>
          </w:r>
        </w:del>
      </w:ins>
      <w:ins w:id="25" w:author="Jan Droege" w:date="2022-07-13T09:20:00Z">
        <w:del w:id="26" w:author="Cabau Noémie" w:date="2022-07-14T16:24:00Z">
          <w:r w:rsidDel="00000FB4">
            <w:rPr>
              <w:lang w:val="en-GB"/>
            </w:rPr>
            <w:delText xml:space="preserve"> In the case of C</w:delText>
          </w:r>
        </w:del>
      </w:ins>
      <w:ins w:id="27" w:author="Jan Droege" w:date="2022-07-13T09:21:00Z">
        <w:del w:id="28" w:author="Cabau Noémie" w:date="2022-07-14T16:24:00Z">
          <w:r w:rsidDel="00000FB4">
            <w:rPr>
              <w:lang w:val="en-GB"/>
            </w:rPr>
            <w:delText xml:space="preserve">yprus there are only four </w:delText>
          </w:r>
        </w:del>
        <w:del w:id="29" w:author="Cabau Noémie" w:date="2022-07-14T16:20:00Z">
          <w:r w:rsidDel="0053305E">
            <w:rPr>
              <w:lang w:val="en-GB"/>
            </w:rPr>
            <w:delText xml:space="preserve">recognised telecom </w:delText>
          </w:r>
        </w:del>
        <w:del w:id="30" w:author="Cabau Noémie" w:date="2022-07-14T16:24:00Z">
          <w:r w:rsidDel="00000FB4">
            <w:rPr>
              <w:lang w:val="en-GB"/>
            </w:rPr>
            <w:delText xml:space="preserve">operators. This is a low number in comparison to other markets such as </w:delText>
          </w:r>
          <w:r w:rsidR="002C541B" w:rsidDel="00000FB4">
            <w:rPr>
              <w:lang w:val="en-GB"/>
            </w:rPr>
            <w:delText>France and Germany where dozens of operators are active, or specific markets such as the Czech Republic</w:delText>
          </w:r>
        </w:del>
      </w:ins>
      <w:ins w:id="31" w:author="Jan Droege" w:date="2022-07-13T09:22:00Z">
        <w:del w:id="32" w:author="Cabau Noémie" w:date="2022-07-14T16:24:00Z">
          <w:r w:rsidR="002C541B" w:rsidDel="00000FB4">
            <w:rPr>
              <w:lang w:val="en-GB"/>
            </w:rPr>
            <w:delText xml:space="preserve"> or Bulgaria</w:delText>
          </w:r>
        </w:del>
      </w:ins>
      <w:ins w:id="33" w:author="Jan Droege" w:date="2022-07-13T09:21:00Z">
        <w:del w:id="34" w:author="Cabau Noémie" w:date="2022-07-14T16:24:00Z">
          <w:r w:rsidR="002C541B" w:rsidDel="00000FB4">
            <w:rPr>
              <w:lang w:val="en-GB"/>
            </w:rPr>
            <w:delText xml:space="preserve"> w</w:delText>
          </w:r>
        </w:del>
      </w:ins>
      <w:ins w:id="35" w:author="Jan Droege" w:date="2022-07-13T09:22:00Z">
        <w:del w:id="36" w:author="Cabau Noémie" w:date="2022-07-14T16:24:00Z">
          <w:r w:rsidR="002C541B" w:rsidDel="00000FB4">
            <w:rPr>
              <w:lang w:val="en-GB"/>
            </w:rPr>
            <w:delText>here over a hundred</w:delText>
          </w:r>
        </w:del>
        <w:del w:id="37" w:author="Cabau Noémie" w:date="2022-07-14T16:20:00Z">
          <w:r w:rsidR="002C541B" w:rsidDel="0053305E">
            <w:rPr>
              <w:lang w:val="en-GB"/>
            </w:rPr>
            <w:delText>s</w:delText>
          </w:r>
        </w:del>
        <w:del w:id="38" w:author="Cabau Noémie" w:date="2022-07-14T16:24:00Z">
          <w:r w:rsidR="002C541B" w:rsidDel="00000FB4">
            <w:rPr>
              <w:lang w:val="en-GB"/>
            </w:rPr>
            <w:delText xml:space="preserve"> of operators are active. In that sense the Cypriot market is quite restricted. This</w:delText>
          </w:r>
        </w:del>
      </w:ins>
      <w:ins w:id="39" w:author="Jan Droege" w:date="2022-07-13T09:23:00Z">
        <w:del w:id="40" w:author="Cabau Noémie" w:date="2022-07-14T16:24:00Z">
          <w:r w:rsidR="002C541B" w:rsidDel="00000FB4">
            <w:rPr>
              <w:lang w:val="en-GB"/>
            </w:rPr>
            <w:delText xml:space="preserve"> is due to the small size of the market </w:delText>
          </w:r>
        </w:del>
        <w:del w:id="41" w:author="Cabau Noémie" w:date="2022-07-14T16:21:00Z">
          <w:r w:rsidR="002C541B" w:rsidDel="0053305E">
            <w:rPr>
              <w:lang w:val="en-GB"/>
            </w:rPr>
            <w:delText xml:space="preserve">on the one hand </w:delText>
          </w:r>
        </w:del>
        <w:del w:id="42" w:author="Cabau Noémie" w:date="2022-07-14T16:24:00Z">
          <w:r w:rsidR="002C541B" w:rsidDel="00000FB4">
            <w:rPr>
              <w:lang w:val="en-GB"/>
            </w:rPr>
            <w:delText>and</w:delText>
          </w:r>
        </w:del>
        <w:del w:id="43" w:author="Cabau Noémie" w:date="2022-07-14T16:21:00Z">
          <w:r w:rsidR="002C541B" w:rsidDel="0053305E">
            <w:rPr>
              <w:lang w:val="en-GB"/>
            </w:rPr>
            <w:delText xml:space="preserve"> on</w:delText>
          </w:r>
        </w:del>
        <w:del w:id="44" w:author="Cabau Noémie" w:date="2022-07-14T16:24:00Z">
          <w:r w:rsidR="002C541B" w:rsidDel="00000FB4">
            <w:rPr>
              <w:lang w:val="en-GB"/>
            </w:rPr>
            <w:delText xml:space="preserve"> the insular character of the market</w:delText>
          </w:r>
        </w:del>
        <w:del w:id="45" w:author="Cabau Noémie" w:date="2022-07-14T16:21:00Z">
          <w:r w:rsidR="002C541B" w:rsidDel="0053305E">
            <w:rPr>
              <w:lang w:val="en-GB"/>
            </w:rPr>
            <w:delText xml:space="preserve"> on the other hand. </w:delText>
          </w:r>
        </w:del>
      </w:ins>
    </w:p>
    <w:p w14:paraId="1890194E" w14:textId="05FA4FD2" w:rsidR="002C541B" w:rsidDel="00000FB4" w:rsidRDefault="002C541B" w:rsidP="009D64D2">
      <w:pPr>
        <w:ind w:firstLine="720"/>
        <w:rPr>
          <w:ins w:id="46" w:author="Jan Droege" w:date="2022-07-13T09:24:00Z"/>
          <w:del w:id="47" w:author="Cabau Noémie" w:date="2022-07-14T16:24:00Z"/>
          <w:lang w:val="en-GB"/>
        </w:rPr>
      </w:pPr>
      <w:ins w:id="48" w:author="Jan Droege" w:date="2022-07-13T09:23:00Z">
        <w:del w:id="49" w:author="Cabau Noémie" w:date="2022-07-14T16:24:00Z">
          <w:r w:rsidDel="00000FB4">
            <w:rPr>
              <w:lang w:val="en-GB"/>
            </w:rPr>
            <w:delText>When the f</w:delText>
          </w:r>
        </w:del>
      </w:ins>
      <w:ins w:id="50" w:author="Jan Droege" w:date="2022-07-13T09:24:00Z">
        <w:del w:id="51" w:author="Cabau Noémie" w:date="2022-07-14T16:24:00Z">
          <w:r w:rsidDel="00000FB4">
            <w:rPr>
              <w:lang w:val="en-GB"/>
            </w:rPr>
            <w:delText xml:space="preserve">irst auctions for 5G spectrum were held all four operators were awarded spectrum. Therefore all four operators continue to compete on all segments of the market. </w:delText>
          </w:r>
        </w:del>
      </w:ins>
    </w:p>
    <w:p w14:paraId="3CFEC146" w14:textId="66C00E15" w:rsidR="00AE2D1E" w:rsidDel="00000FB4" w:rsidRDefault="002C541B" w:rsidP="009D64D2">
      <w:pPr>
        <w:ind w:firstLine="720"/>
        <w:rPr>
          <w:ins w:id="52" w:author="Jan Droege" w:date="2022-07-13T09:27:00Z"/>
          <w:del w:id="53" w:author="Cabau Noémie" w:date="2022-07-14T16:24:00Z"/>
          <w:lang w:val="en-GB"/>
        </w:rPr>
      </w:pPr>
      <w:ins w:id="54" w:author="Jan Droege" w:date="2022-07-13T09:24:00Z">
        <w:del w:id="55" w:author="Cabau Noémie" w:date="2022-07-14T16:24:00Z">
          <w:r w:rsidDel="00000FB4">
            <w:rPr>
              <w:lang w:val="en-GB"/>
            </w:rPr>
            <w:lastRenderedPageBreak/>
            <w:delText>Based on this specifici</w:delText>
          </w:r>
        </w:del>
      </w:ins>
      <w:ins w:id="56" w:author="Jan Droege" w:date="2022-07-13T09:25:00Z">
        <w:del w:id="57" w:author="Cabau Noémie" w:date="2022-07-14T16:24:00Z">
          <w:r w:rsidDel="00000FB4">
            <w:rPr>
              <w:lang w:val="en-GB"/>
            </w:rPr>
            <w:delText xml:space="preserve">ty the Cyprus authorities have chosen to bundle the aid for the terrestrial connection and the mobile connection under a single aid scheme. The aim of the scheme </w:delText>
          </w:r>
        </w:del>
      </w:ins>
      <w:ins w:id="58" w:author="Jan Droege" w:date="2022-07-13T09:26:00Z">
        <w:del w:id="59" w:author="Cabau Noémie" w:date="2022-07-14T16:24:00Z">
          <w:r w:rsidDel="00000FB4">
            <w:rPr>
              <w:lang w:val="en-GB"/>
            </w:rPr>
            <w:delText xml:space="preserve">is to connect underserviced base stations to a fibre backhaul, and where necessary to finance new base stations required for the 5G network densification in underserviced areas. All operators </w:delText>
          </w:r>
        </w:del>
      </w:ins>
      <w:ins w:id="60" w:author="Jan Droege" w:date="2022-07-13T09:27:00Z">
        <w:del w:id="61" w:author="Cabau Noémie" w:date="2022-07-14T16:24:00Z">
          <w:r w:rsidR="00AE2D1E" w:rsidDel="00000FB4">
            <w:rPr>
              <w:lang w:val="en-GB"/>
            </w:rPr>
            <w:delText xml:space="preserve">are active in this market and would potentially benefit from the scheme. </w:delText>
          </w:r>
        </w:del>
      </w:ins>
    </w:p>
    <w:p w14:paraId="045BBA8B" w14:textId="0A7D66DD" w:rsidR="00AE2D1E" w:rsidDel="00000FB4" w:rsidRDefault="00AE2D1E" w:rsidP="004228D0">
      <w:pPr>
        <w:rPr>
          <w:ins w:id="62" w:author="Jan Droege" w:date="2022-07-13T09:30:00Z"/>
          <w:del w:id="63" w:author="Cabau Noémie" w:date="2022-07-14T16:24:00Z"/>
          <w:lang w:val="en-GB"/>
        </w:rPr>
      </w:pPr>
      <w:ins w:id="64" w:author="Jan Droege" w:date="2022-07-13T09:27:00Z">
        <w:del w:id="65" w:author="Cabau Noémie" w:date="2022-07-14T16:24:00Z">
          <w:r w:rsidDel="00000FB4">
            <w:rPr>
              <w:lang w:val="en-GB"/>
            </w:rPr>
            <w:delText>Cablenet presents a special case</w:delText>
          </w:r>
        </w:del>
        <w:del w:id="66" w:author="Cabau Noémie" w:date="2022-07-14T16:22:00Z">
          <w:r w:rsidDel="0053305E">
            <w:rPr>
              <w:lang w:val="en-GB"/>
            </w:rPr>
            <w:delText xml:space="preserve"> in this scenario</w:delText>
          </w:r>
        </w:del>
        <w:del w:id="67" w:author="Cabau Noémie" w:date="2022-07-14T16:24:00Z">
          <w:r w:rsidDel="00000FB4">
            <w:rPr>
              <w:lang w:val="en-GB"/>
            </w:rPr>
            <w:delText xml:space="preserve">, as </w:delText>
          </w:r>
        </w:del>
      </w:ins>
      <w:ins w:id="68" w:author="Jan Droege" w:date="2022-07-13T09:28:00Z">
        <w:del w:id="69" w:author="Cabau Noémie" w:date="2022-07-14T16:24:00Z">
          <w:r w:rsidDel="00000FB4">
            <w:rPr>
              <w:lang w:val="en-GB"/>
            </w:rPr>
            <w:delText xml:space="preserve">the installation base is generally DOCSIS. However, by acquiring 5G spectrum this traditionally fixed operator has made a clear move into increasing investments in the mobile area. </w:delText>
          </w:r>
        </w:del>
      </w:ins>
      <w:ins w:id="70" w:author="Jan Droege" w:date="2022-07-13T09:29:00Z">
        <w:del w:id="71" w:author="Cabau Noémie" w:date="2022-07-14T16:24:00Z">
          <w:r w:rsidDel="00000FB4">
            <w:rPr>
              <w:lang w:val="en-GB"/>
            </w:rPr>
            <w:delText>Furthermore Cablnet is likely to make future extensions of its network based on fibre optical solutions, rather than connecting new areas with DOCSIS sol</w:delText>
          </w:r>
        </w:del>
      </w:ins>
      <w:ins w:id="72" w:author="Jan Droege" w:date="2022-07-13T09:30:00Z">
        <w:del w:id="73" w:author="Cabau Noémie" w:date="2022-07-14T16:24:00Z">
          <w:r w:rsidDel="00000FB4">
            <w:rPr>
              <w:lang w:val="en-GB"/>
            </w:rPr>
            <w:delText>utions. As such it can be expected that Cablenet, wh</w:delText>
          </w:r>
        </w:del>
        <w:del w:id="74" w:author="Cabau Noémie" w:date="2022-07-14T16:23:00Z">
          <w:r w:rsidDel="0053305E">
            <w:rPr>
              <w:lang w:val="en-GB"/>
            </w:rPr>
            <w:delText>o are</w:delText>
          </w:r>
        </w:del>
        <w:del w:id="75" w:author="Cabau Noémie" w:date="2022-07-14T16:24:00Z">
          <w:r w:rsidDel="00000FB4">
            <w:rPr>
              <w:lang w:val="en-GB"/>
            </w:rPr>
            <w:delText xml:space="preserve"> currently active neither in the wholesale nor the mobile market, could particularly benefit from the aid scheme.</w:delText>
          </w:r>
        </w:del>
      </w:ins>
    </w:p>
    <w:p w14:paraId="59FF42B6" w14:textId="07FF2BE8" w:rsidR="002C541B" w:rsidRPr="00DF5DD3" w:rsidDel="00000FB4" w:rsidRDefault="00AE2D1E" w:rsidP="004228D0">
      <w:pPr>
        <w:rPr>
          <w:del w:id="76" w:author="Cabau Noémie" w:date="2022-07-14T16:24:00Z"/>
          <w:lang w:val="en-GB"/>
        </w:rPr>
      </w:pPr>
      <w:ins w:id="77" w:author="Jan Droege" w:date="2022-07-13T09:31:00Z">
        <w:del w:id="78" w:author="Cabau Noémie" w:date="2022-07-14T16:24:00Z">
          <w:r w:rsidDel="00000FB4">
            <w:rPr>
              <w:lang w:val="en-GB"/>
            </w:rPr>
            <w:delText>Based on the above assessment we estimate that the scheme is a priori of interest to all parties. The merger of the mobile and the fixed investment will benefi</w:delText>
          </w:r>
        </w:del>
      </w:ins>
      <w:ins w:id="79" w:author="Jan Droege" w:date="2022-07-13T09:32:00Z">
        <w:del w:id="80" w:author="Cabau Noémie" w:date="2022-07-14T16:24:00Z">
          <w:r w:rsidDel="00000FB4">
            <w:rPr>
              <w:lang w:val="en-GB"/>
            </w:rPr>
            <w:delText xml:space="preserve">t </w:delText>
          </w:r>
          <w:r w:rsidR="002A2A5E" w:rsidDel="00000FB4">
            <w:rPr>
              <w:lang w:val="en-GB"/>
            </w:rPr>
            <w:delText xml:space="preserve">all operators equally. </w:delText>
          </w:r>
        </w:del>
      </w:ins>
    </w:p>
    <w:p w14:paraId="343BA0DE" w14:textId="63440FF0" w:rsidR="00022560" w:rsidRPr="00022560" w:rsidDel="00000FB4" w:rsidRDefault="00022560" w:rsidP="004228D0">
      <w:pPr>
        <w:rPr>
          <w:del w:id="81" w:author="Cabau Noémie" w:date="2022-07-14T16:24:00Z"/>
          <w:lang w:val="en-GB"/>
        </w:rPr>
      </w:pPr>
    </w:p>
    <w:p w14:paraId="6E97423B" w14:textId="77777777" w:rsidR="004E459A" w:rsidRDefault="004E459A" w:rsidP="00E1369C">
      <w:pPr>
        <w:pStyle w:val="Heading2"/>
        <w:numPr>
          <w:ilvl w:val="1"/>
          <w:numId w:val="2"/>
        </w:numPr>
      </w:pPr>
      <w:r>
        <w:t xml:space="preserve">The Cypriot investment </w:t>
      </w:r>
      <w:r w:rsidR="002E7E6A">
        <w:t>scheme</w:t>
      </w:r>
      <w:r>
        <w:t xml:space="preserve"> </w:t>
      </w:r>
    </w:p>
    <w:p w14:paraId="3BD4CC9E" w14:textId="77777777" w:rsidR="00787764" w:rsidRDefault="00787764" w:rsidP="004228D0">
      <w:pPr>
        <w:pStyle w:val="ListParagraph"/>
        <w:ind w:left="0"/>
        <w:rPr>
          <w:lang w:val="en-GB"/>
        </w:rPr>
      </w:pPr>
    </w:p>
    <w:p w14:paraId="6DBA948D" w14:textId="4D5D67EE" w:rsidR="00787764" w:rsidRDefault="00787764" w:rsidP="004228D0">
      <w:pPr>
        <w:pStyle w:val="ListParagraph"/>
        <w:ind w:left="0"/>
        <w:rPr>
          <w:lang w:val="en-GB"/>
        </w:rPr>
      </w:pPr>
      <w:r>
        <w:rPr>
          <w:lang w:val="en-GB"/>
        </w:rPr>
        <w:t xml:space="preserve">The objective of the Cypriot government is to extend the access </w:t>
      </w:r>
      <w:r w:rsidR="0031297E">
        <w:rPr>
          <w:lang w:val="en-GB"/>
        </w:rPr>
        <w:t xml:space="preserve">to fast </w:t>
      </w:r>
      <w:r w:rsidRPr="00787764">
        <w:rPr>
          <w:lang w:val="en-GB"/>
        </w:rPr>
        <w:t xml:space="preserve">internet </w:t>
      </w:r>
      <w:r w:rsidR="0031297E">
        <w:rPr>
          <w:lang w:val="en-GB"/>
        </w:rPr>
        <w:t>connections (</w:t>
      </w:r>
      <w:r>
        <w:rPr>
          <w:lang w:val="en-GB"/>
        </w:rPr>
        <w:t xml:space="preserve">download </w:t>
      </w:r>
      <w:r w:rsidR="0031297E">
        <w:rPr>
          <w:lang w:val="en-GB"/>
        </w:rPr>
        <w:t>speed &gt;</w:t>
      </w:r>
      <w:r w:rsidRPr="00787764">
        <w:rPr>
          <w:lang w:val="en-GB"/>
        </w:rPr>
        <w:t xml:space="preserve"> 100Mbps</w:t>
      </w:r>
      <w:r w:rsidR="0031297E">
        <w:rPr>
          <w:lang w:val="en-GB"/>
        </w:rPr>
        <w:t xml:space="preserve">, </w:t>
      </w:r>
      <w:r w:rsidRPr="00787764">
        <w:rPr>
          <w:lang w:val="en-GB"/>
        </w:rPr>
        <w:t>upgradable to 1Gbps)</w:t>
      </w:r>
      <w:r>
        <w:rPr>
          <w:lang w:val="en-GB"/>
        </w:rPr>
        <w:t>, and extend g</w:t>
      </w:r>
      <w:r w:rsidRPr="00787764">
        <w:rPr>
          <w:lang w:val="en-GB"/>
        </w:rPr>
        <w:t>igabit connectivity for SEDs</w:t>
      </w:r>
      <w:r>
        <w:rPr>
          <w:lang w:val="en-GB"/>
        </w:rPr>
        <w:t xml:space="preserve"> (socio-economic </w:t>
      </w:r>
      <w:r w:rsidR="00C31B8A">
        <w:rPr>
          <w:lang w:val="en-GB"/>
        </w:rPr>
        <w:t>drivers</w:t>
      </w:r>
      <w:r>
        <w:rPr>
          <w:lang w:val="en-GB"/>
        </w:rPr>
        <w:t>) across the island</w:t>
      </w:r>
      <w:r>
        <w:rPr>
          <w:i/>
          <w:lang w:val="en-GB"/>
        </w:rPr>
        <w:t xml:space="preserve">. </w:t>
      </w:r>
      <w:r>
        <w:rPr>
          <w:lang w:val="en-GB"/>
        </w:rPr>
        <w:t xml:space="preserve">Urban areas being well-connected to </w:t>
      </w:r>
      <w:r w:rsidR="00D01F26">
        <w:rPr>
          <w:lang w:val="en-GB"/>
        </w:rPr>
        <w:t>high-speed</w:t>
      </w:r>
      <w:r>
        <w:rPr>
          <w:lang w:val="en-GB"/>
        </w:rPr>
        <w:t xml:space="preserve"> broadband, the objective is thus to extend VHCN to relatively more rural </w:t>
      </w:r>
      <w:r w:rsidR="00C31B8A">
        <w:rPr>
          <w:lang w:val="en-GB"/>
        </w:rPr>
        <w:t xml:space="preserve">and peri-urban </w:t>
      </w:r>
      <w:r>
        <w:rPr>
          <w:lang w:val="en-GB"/>
        </w:rPr>
        <w:t>areas. The target areas (</w:t>
      </w:r>
      <w:r w:rsidRPr="00787764">
        <w:rPr>
          <w:lang w:val="en-GB"/>
        </w:rPr>
        <w:t>identified with a light green colour on the</w:t>
      </w:r>
      <w:r w:rsidR="002162A9">
        <w:rPr>
          <w:lang w:val="en-GB"/>
        </w:rPr>
        <w:t xml:space="preserve"> map below; Source: </w:t>
      </w:r>
      <w:r w:rsidRPr="00787764">
        <w:rPr>
          <w:lang w:val="en-GB"/>
        </w:rPr>
        <w:t xml:space="preserve">document </w:t>
      </w:r>
      <w:r>
        <w:rPr>
          <w:i/>
          <w:lang w:val="en-GB"/>
        </w:rPr>
        <w:t>Investment 1)</w:t>
      </w:r>
      <w:r>
        <w:rPr>
          <w:lang w:val="en-GB"/>
        </w:rPr>
        <w:t xml:space="preserve"> represent a number of </w:t>
      </w:r>
      <w:del w:id="82" w:author="Diomides Mavroyiannis" w:date="2022-07-13T22:02:00Z">
        <w:r w:rsidRPr="00787764" w:rsidDel="007E71C9">
          <w:rPr>
            <w:lang w:val="en-GB"/>
          </w:rPr>
          <w:delText>42,975</w:delText>
        </w:r>
      </w:del>
      <w:r>
        <w:rPr>
          <w:lang w:val="en-GB"/>
        </w:rPr>
        <w:t xml:space="preserve"> </w:t>
      </w:r>
      <w:commentRangeStart w:id="83"/>
      <w:commentRangeStart w:id="84"/>
      <w:del w:id="85" w:author="Diomides Mavroyiannis" w:date="2022-07-13T22:03:00Z">
        <w:r w:rsidDel="007E71C9">
          <w:rPr>
            <w:lang w:val="en-GB"/>
          </w:rPr>
          <w:delText>premises</w:delText>
        </w:r>
        <w:commentRangeEnd w:id="83"/>
        <w:r w:rsidR="002A2A5E" w:rsidDel="007E71C9">
          <w:rPr>
            <w:rStyle w:val="CommentReference"/>
          </w:rPr>
          <w:commentReference w:id="83"/>
        </w:r>
        <w:commentRangeEnd w:id="84"/>
        <w:r w:rsidR="00A61520" w:rsidDel="007E71C9">
          <w:rPr>
            <w:rStyle w:val="CommentReference"/>
          </w:rPr>
          <w:commentReference w:id="84"/>
        </w:r>
      </w:del>
      <w:ins w:id="86" w:author="Diomides Mavroyiannis" w:date="2022-07-13T22:03:00Z">
        <w:r w:rsidR="007E71C9">
          <w:rPr>
            <w:lang w:val="en-GB"/>
          </w:rPr>
          <w:t xml:space="preserve">93,255 buildings, 58,356 households and </w:t>
        </w:r>
        <w:r w:rsidR="00DE6503">
          <w:rPr>
            <w:lang w:val="en-GB"/>
          </w:rPr>
          <w:t xml:space="preserve">80,152 </w:t>
        </w:r>
      </w:ins>
      <w:ins w:id="87" w:author="Diomides Mavroyiannis" w:date="2022-07-13T22:04:00Z">
        <w:r w:rsidR="00DE6503">
          <w:rPr>
            <w:lang w:val="en-GB"/>
          </w:rPr>
          <w:t xml:space="preserve">population. </w:t>
        </w:r>
      </w:ins>
      <w:del w:id="88" w:author="Diomides Mavroyiannis" w:date="2022-07-13T22:03:00Z">
        <w:r w:rsidDel="00DE6503">
          <w:rPr>
            <w:lang w:val="en-GB"/>
          </w:rPr>
          <w:delText xml:space="preserve">. </w:delText>
        </w:r>
      </w:del>
    </w:p>
    <w:p w14:paraId="34AAC3C4" w14:textId="7654CF50" w:rsidR="00060A7C" w:rsidRDefault="00060A7C" w:rsidP="004228D0">
      <w:pPr>
        <w:pStyle w:val="ListParagraph"/>
        <w:ind w:left="0"/>
        <w:rPr>
          <w:lang w:val="en-GB"/>
        </w:rPr>
      </w:pPr>
    </w:p>
    <w:p w14:paraId="23FC7D42" w14:textId="49F5673C" w:rsidR="00060A7C" w:rsidRDefault="00060A7C" w:rsidP="00060A7C">
      <w:pPr>
        <w:pStyle w:val="ListParagraph"/>
        <w:ind w:left="0"/>
        <w:rPr>
          <w:lang w:val="en-GB"/>
        </w:rPr>
      </w:pPr>
      <w:r>
        <w:rPr>
          <w:noProof/>
          <w:lang w:val="en-GB" w:eastAsia="en-GB"/>
        </w:rPr>
        <w:drawing>
          <wp:inline distT="0" distB="0" distL="0" distR="0" wp14:anchorId="7BEF3CCD" wp14:editId="0AAA7FCC">
            <wp:extent cx="5731510" cy="25895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89530"/>
                    </a:xfrm>
                    <a:prstGeom prst="rect">
                      <a:avLst/>
                    </a:prstGeom>
                    <a:noFill/>
                    <a:ln>
                      <a:noFill/>
                    </a:ln>
                  </pic:spPr>
                </pic:pic>
              </a:graphicData>
            </a:graphic>
          </wp:inline>
        </w:drawing>
      </w:r>
    </w:p>
    <w:p w14:paraId="285E1F53" w14:textId="3571B5F1" w:rsidR="00060A7C" w:rsidRDefault="00060A7C" w:rsidP="008A676C">
      <w:pPr>
        <w:pStyle w:val="ListParagraph"/>
        <w:ind w:left="0"/>
        <w:jc w:val="center"/>
        <w:rPr>
          <w:lang w:val="en-GB"/>
        </w:rPr>
      </w:pPr>
      <w:r w:rsidRPr="008A676C">
        <w:rPr>
          <w:b/>
          <w:lang w:val="en-GB"/>
        </w:rPr>
        <w:t>Figure</w:t>
      </w:r>
      <w:r w:rsidR="002162A9" w:rsidRPr="008A676C">
        <w:rPr>
          <w:b/>
          <w:lang w:val="en-GB"/>
        </w:rPr>
        <w:t xml:space="preserve"> 1</w:t>
      </w:r>
      <w:r w:rsidRPr="008A676C">
        <w:rPr>
          <w:b/>
          <w:lang w:val="en-GB"/>
        </w:rPr>
        <w:t>:</w:t>
      </w:r>
      <w:r>
        <w:rPr>
          <w:lang w:val="en-GB"/>
        </w:rPr>
        <w:t xml:space="preserve"> </w:t>
      </w:r>
      <w:r w:rsidR="002162A9">
        <w:rPr>
          <w:lang w:val="en-GB"/>
        </w:rPr>
        <w:t>T</w:t>
      </w:r>
      <w:r>
        <w:rPr>
          <w:lang w:val="en-GB"/>
        </w:rPr>
        <w:t>arget areas in light green.</w:t>
      </w:r>
    </w:p>
    <w:p w14:paraId="2EA224CD" w14:textId="77777777" w:rsidR="00060A7C" w:rsidRDefault="00060A7C" w:rsidP="004228D0">
      <w:pPr>
        <w:pStyle w:val="ListParagraph"/>
        <w:ind w:left="0"/>
        <w:rPr>
          <w:lang w:val="en-GB"/>
        </w:rPr>
      </w:pPr>
    </w:p>
    <w:p w14:paraId="3F7A1615" w14:textId="77777777" w:rsidR="00004A4C" w:rsidRDefault="00004A4C" w:rsidP="004228D0">
      <w:pPr>
        <w:pStyle w:val="ListParagraph"/>
        <w:ind w:left="0"/>
        <w:rPr>
          <w:color w:val="FF0000"/>
          <w:lang w:val="en-GB"/>
        </w:rPr>
      </w:pPr>
    </w:p>
    <w:p w14:paraId="557CAE59" w14:textId="18F360F6" w:rsidR="00787764" w:rsidRDefault="00787764" w:rsidP="004228D0">
      <w:pPr>
        <w:pStyle w:val="ListParagraph"/>
        <w:ind w:left="0"/>
        <w:rPr>
          <w:lang w:val="en-GB"/>
        </w:rPr>
      </w:pPr>
      <w:r>
        <w:rPr>
          <w:lang w:val="en-GB"/>
        </w:rPr>
        <w:t>The d</w:t>
      </w:r>
      <w:r w:rsidRPr="00787764">
        <w:rPr>
          <w:lang w:val="en-GB"/>
        </w:rPr>
        <w:t>evelopment cost pe</w:t>
      </w:r>
      <w:r>
        <w:rPr>
          <w:lang w:val="en-GB"/>
        </w:rPr>
        <w:t>r premise</w:t>
      </w:r>
      <w:r w:rsidR="002162A9">
        <w:rPr>
          <w:lang w:val="en-GB"/>
        </w:rPr>
        <w:t xml:space="preserve"> in the target regions</w:t>
      </w:r>
      <w:r w:rsidRPr="00787764">
        <w:rPr>
          <w:lang w:val="en-GB"/>
        </w:rPr>
        <w:t xml:space="preserve"> </w:t>
      </w:r>
      <w:r>
        <w:rPr>
          <w:lang w:val="en-GB"/>
        </w:rPr>
        <w:t>has been estimated at</w:t>
      </w:r>
      <w:r w:rsidRPr="00787764">
        <w:rPr>
          <w:lang w:val="en-GB"/>
        </w:rPr>
        <w:t xml:space="preserve"> EUR 1250, which is twice more expensive than for premises in urban areas. </w:t>
      </w:r>
      <w:r w:rsidR="002162A9">
        <w:rPr>
          <w:lang w:val="en-GB"/>
        </w:rPr>
        <w:t>An explanation for this difference is the existence, in urban areas, of</w:t>
      </w:r>
      <w:r w:rsidR="00EA37D2">
        <w:rPr>
          <w:lang w:val="en-GB"/>
        </w:rPr>
        <w:t xml:space="preserve"> economies of scale</w:t>
      </w:r>
      <w:r w:rsidR="002162A9">
        <w:rPr>
          <w:lang w:val="en-GB"/>
        </w:rPr>
        <w:t xml:space="preserve"> that may exist but to a lesser extent in relatively more rural zones</w:t>
      </w:r>
      <w:r w:rsidR="00EA37D2">
        <w:rPr>
          <w:lang w:val="en-GB"/>
        </w:rPr>
        <w:t xml:space="preserve">. </w:t>
      </w:r>
      <w:r w:rsidR="002162A9">
        <w:rPr>
          <w:lang w:val="en-GB"/>
        </w:rPr>
        <w:t xml:space="preserve"> As an illustration, </w:t>
      </w:r>
      <w:proofErr w:type="spellStart"/>
      <w:r w:rsidR="002162A9">
        <w:rPr>
          <w:lang w:val="en-GB"/>
        </w:rPr>
        <w:t>Cyta</w:t>
      </w:r>
      <w:proofErr w:type="spellEnd"/>
      <w:r w:rsidR="002162A9">
        <w:rPr>
          <w:lang w:val="en-GB"/>
        </w:rPr>
        <w:t xml:space="preserve"> estimates its</w:t>
      </w:r>
      <w:r w:rsidR="002162A9" w:rsidRPr="00787764">
        <w:rPr>
          <w:lang w:val="en-GB"/>
        </w:rPr>
        <w:t xml:space="preserve"> funding gap </w:t>
      </w:r>
      <w:r w:rsidR="002162A9">
        <w:rPr>
          <w:lang w:val="en-GB"/>
        </w:rPr>
        <w:t xml:space="preserve">for deploying the network to the target area at </w:t>
      </w:r>
      <w:r w:rsidR="002162A9" w:rsidRPr="00787764">
        <w:rPr>
          <w:lang w:val="en-GB"/>
        </w:rPr>
        <w:t xml:space="preserve">EUR 27.9 million. </w:t>
      </w:r>
      <w:r w:rsidR="00D22A60">
        <w:rPr>
          <w:lang w:val="en-GB"/>
        </w:rPr>
        <w:t>The incumbent’s estimates of t</w:t>
      </w:r>
      <w:r w:rsidR="00004A4C">
        <w:rPr>
          <w:lang w:val="en-GB"/>
        </w:rPr>
        <w:t xml:space="preserve">he </w:t>
      </w:r>
      <w:r w:rsidR="00223572">
        <w:rPr>
          <w:lang w:val="en-GB"/>
        </w:rPr>
        <w:t xml:space="preserve">overall </w:t>
      </w:r>
      <w:r w:rsidR="00D22A60">
        <w:rPr>
          <w:lang w:val="en-GB"/>
        </w:rPr>
        <w:t xml:space="preserve">connection </w:t>
      </w:r>
      <w:r w:rsidR="00004A4C">
        <w:rPr>
          <w:lang w:val="en-GB"/>
        </w:rPr>
        <w:t xml:space="preserve">cost per </w:t>
      </w:r>
      <w:r w:rsidR="00004A4C">
        <w:rPr>
          <w:lang w:val="en-GB"/>
        </w:rPr>
        <w:lastRenderedPageBreak/>
        <w:t xml:space="preserve">household </w:t>
      </w:r>
      <w:r w:rsidR="00223572">
        <w:rPr>
          <w:lang w:val="en-GB"/>
        </w:rPr>
        <w:t xml:space="preserve">(i.e., network deployment and connecting the households to the network) </w:t>
      </w:r>
      <w:r w:rsidR="00D22A60">
        <w:rPr>
          <w:lang w:val="en-GB"/>
        </w:rPr>
        <w:t xml:space="preserve">is presented in Figure 2 below. The figure suggests the existence of economies of scale even in the target regions: e.g., </w:t>
      </w:r>
      <w:r w:rsidR="00004A4C">
        <w:rPr>
          <w:lang w:val="en-GB"/>
        </w:rPr>
        <w:t>if a few dozen</w:t>
      </w:r>
      <w:r w:rsidR="00D22A60">
        <w:rPr>
          <w:lang w:val="en-GB"/>
        </w:rPr>
        <w:t xml:space="preserve"> households</w:t>
      </w:r>
      <w:r w:rsidR="00004A4C">
        <w:rPr>
          <w:lang w:val="en-GB"/>
        </w:rPr>
        <w:t xml:space="preserve"> are connected, the cost</w:t>
      </w:r>
      <w:r w:rsidR="00D22A60">
        <w:rPr>
          <w:lang w:val="en-GB"/>
        </w:rPr>
        <w:t xml:space="preserve"> per household</w:t>
      </w:r>
      <w:r w:rsidR="00004A4C">
        <w:rPr>
          <w:lang w:val="en-GB"/>
        </w:rPr>
        <w:t xml:space="preserve"> is around 2000 Euros</w:t>
      </w:r>
      <w:r w:rsidR="00D22A60">
        <w:rPr>
          <w:lang w:val="en-GB"/>
        </w:rPr>
        <w:t xml:space="preserve">; for </w:t>
      </w:r>
      <w:r w:rsidR="00004A4C">
        <w:rPr>
          <w:lang w:val="en-GB"/>
        </w:rPr>
        <w:t xml:space="preserve">around </w:t>
      </w:r>
      <w:r w:rsidR="00223572">
        <w:rPr>
          <w:lang w:val="en-GB"/>
        </w:rPr>
        <w:t>250</w:t>
      </w:r>
      <w:r w:rsidR="00D22A60">
        <w:rPr>
          <w:lang w:val="en-GB"/>
        </w:rPr>
        <w:t xml:space="preserve"> households connected</w:t>
      </w:r>
      <w:r w:rsidR="00004A4C">
        <w:rPr>
          <w:lang w:val="en-GB"/>
        </w:rPr>
        <w:t xml:space="preserve">, the </w:t>
      </w:r>
      <w:r w:rsidR="00D22A60">
        <w:rPr>
          <w:lang w:val="en-GB"/>
        </w:rPr>
        <w:t>cost per household</w:t>
      </w:r>
      <w:r w:rsidR="00004A4C">
        <w:rPr>
          <w:lang w:val="en-GB"/>
        </w:rPr>
        <w:t xml:space="preserve"> drops </w:t>
      </w:r>
      <w:r w:rsidR="00D22A60">
        <w:rPr>
          <w:lang w:val="en-GB"/>
        </w:rPr>
        <w:t xml:space="preserve">significantly, </w:t>
      </w:r>
      <w:r w:rsidR="00004A4C">
        <w:rPr>
          <w:lang w:val="en-GB"/>
        </w:rPr>
        <w:t>to around 100</w:t>
      </w:r>
      <w:r w:rsidR="00223572">
        <w:rPr>
          <w:lang w:val="en-GB"/>
        </w:rPr>
        <w:t>0 Euros</w:t>
      </w:r>
      <w:r w:rsidR="00004A4C">
        <w:rPr>
          <w:lang w:val="en-GB"/>
        </w:rPr>
        <w:t xml:space="preserve">. </w:t>
      </w:r>
    </w:p>
    <w:p w14:paraId="4BE81BC5" w14:textId="77777777" w:rsidR="00060A7C" w:rsidRDefault="00060A7C" w:rsidP="00060A7C">
      <w:pPr>
        <w:jc w:val="both"/>
        <w:rPr>
          <w:lang w:val="en-US"/>
        </w:rPr>
      </w:pPr>
      <w:r w:rsidRPr="00942540">
        <w:rPr>
          <w:lang w:val="en-US"/>
        </w:rPr>
        <w:t xml:space="preserve">The implementation of the </w:t>
      </w:r>
      <w:r>
        <w:rPr>
          <w:lang w:val="en-US"/>
        </w:rPr>
        <w:t>investments</w:t>
      </w:r>
      <w:r w:rsidRPr="00942540">
        <w:rPr>
          <w:lang w:val="en-US"/>
        </w:rPr>
        <w:t xml:space="preserve"> will follow a Private DBO (Design, Build and Operate) </w:t>
      </w:r>
      <w:r>
        <w:rPr>
          <w:lang w:val="en-US"/>
        </w:rPr>
        <w:t>–</w:t>
      </w:r>
      <w:r w:rsidRPr="00942540">
        <w:rPr>
          <w:lang w:val="en-US"/>
        </w:rPr>
        <w:t xml:space="preserve"> Gap Funding model</w:t>
      </w:r>
      <w:r>
        <w:rPr>
          <w:lang w:val="en-US"/>
        </w:rPr>
        <w:t>. T</w:t>
      </w:r>
      <w:r w:rsidRPr="00942540">
        <w:rPr>
          <w:lang w:val="en-US"/>
        </w:rPr>
        <w:t>he Contractor will undertake the design, construction</w:t>
      </w:r>
      <w:r>
        <w:rPr>
          <w:lang w:val="en-US"/>
        </w:rPr>
        <w:t>,</w:t>
      </w:r>
      <w:r w:rsidRPr="00942540">
        <w:rPr>
          <w:lang w:val="en-US"/>
        </w:rPr>
        <w:t xml:space="preserve"> and operation of the network, as well as part of the financing, and the public sector will cover the funding gap with a grant,</w:t>
      </w:r>
      <w:r>
        <w:rPr>
          <w:lang w:val="en-US"/>
        </w:rPr>
        <w:t xml:space="preserve"> </w:t>
      </w:r>
      <w:r w:rsidRPr="00C95573">
        <w:rPr>
          <w:lang w:val="en-US"/>
        </w:rPr>
        <w:t>calculated on the basis of a percentage of</w:t>
      </w:r>
      <w:r>
        <w:rPr>
          <w:lang w:val="en-US"/>
        </w:rPr>
        <w:t xml:space="preserve"> </w:t>
      </w:r>
      <w:r w:rsidRPr="00C95573">
        <w:rPr>
          <w:lang w:val="en-US"/>
        </w:rPr>
        <w:t xml:space="preserve">eligible investment costs for the deployment of </w:t>
      </w:r>
      <w:r>
        <w:rPr>
          <w:lang w:val="en-US"/>
        </w:rPr>
        <w:t xml:space="preserve">subsidized infrastructure, </w:t>
      </w:r>
      <w:r w:rsidRPr="00942540">
        <w:rPr>
          <w:lang w:val="en-US"/>
        </w:rPr>
        <w:t xml:space="preserve">following an open </w:t>
      </w:r>
      <w:r>
        <w:rPr>
          <w:lang w:val="en-US"/>
        </w:rPr>
        <w:t>tender</w:t>
      </w:r>
      <w:r w:rsidRPr="00942540">
        <w:rPr>
          <w:lang w:val="en-US"/>
        </w:rPr>
        <w:t xml:space="preserve"> procedure.</w:t>
      </w:r>
      <w:r>
        <w:rPr>
          <w:lang w:val="en-US"/>
        </w:rPr>
        <w:t xml:space="preserve"> </w:t>
      </w:r>
      <w:r w:rsidRPr="00942540">
        <w:rPr>
          <w:lang w:val="en-US"/>
        </w:rPr>
        <w:t xml:space="preserve"> </w:t>
      </w:r>
    </w:p>
    <w:p w14:paraId="227E333E" w14:textId="01D4196C" w:rsidR="00060A7C" w:rsidRDefault="00060A7C" w:rsidP="00060A7C">
      <w:pPr>
        <w:jc w:val="both"/>
        <w:rPr>
          <w:lang w:val="en-US"/>
        </w:rPr>
      </w:pPr>
      <w:r>
        <w:rPr>
          <w:lang w:val="en-US"/>
        </w:rPr>
        <w:t>As will be explained in detail below, t</w:t>
      </w:r>
      <w:r w:rsidRPr="00942540">
        <w:rPr>
          <w:lang w:val="en-US"/>
        </w:rPr>
        <w:t xml:space="preserve">he geographical territory of the Republic of Cyprus will be divided into 3 lots. </w:t>
      </w:r>
      <w:r>
        <w:rPr>
          <w:lang w:val="en-US"/>
        </w:rPr>
        <w:t xml:space="preserve">Each lot will include a combination of type A, B and C investments, grouped in the respective intervention area. </w:t>
      </w:r>
      <w:r w:rsidRPr="00942540">
        <w:rPr>
          <w:lang w:val="en-US"/>
        </w:rPr>
        <w:t>For each lot, the maximum amount of public financial contribution will be set</w:t>
      </w:r>
      <w:r w:rsidR="00223572">
        <w:rPr>
          <w:lang w:val="en-US"/>
        </w:rPr>
        <w:t>,</w:t>
      </w:r>
      <w:r w:rsidRPr="00942540">
        <w:rPr>
          <w:lang w:val="en-US"/>
        </w:rPr>
        <w:t xml:space="preserve"> and awarding criteria will include the </w:t>
      </w:r>
      <w:r w:rsidRPr="001E13E6">
        <w:rPr>
          <w:highlight w:val="yellow"/>
          <w:lang w:val="en-US"/>
        </w:rPr>
        <w:t xml:space="preserve">requested public support as well as the price offered to end-users and to other retail </w:t>
      </w:r>
      <w:commentRangeStart w:id="89"/>
      <w:commentRangeStart w:id="90"/>
      <w:r w:rsidRPr="001E13E6">
        <w:rPr>
          <w:highlight w:val="yellow"/>
          <w:lang w:val="en-US"/>
        </w:rPr>
        <w:t>operators</w:t>
      </w:r>
      <w:commentRangeEnd w:id="89"/>
      <w:r>
        <w:rPr>
          <w:rStyle w:val="CommentReference"/>
        </w:rPr>
        <w:commentReference w:id="89"/>
      </w:r>
      <w:commentRangeEnd w:id="90"/>
      <w:r w:rsidR="00A61520">
        <w:rPr>
          <w:rStyle w:val="CommentReference"/>
        </w:rPr>
        <w:commentReference w:id="90"/>
      </w:r>
      <w:r w:rsidRPr="001E13E6">
        <w:rPr>
          <w:highlight w:val="yellow"/>
          <w:lang w:val="en-US"/>
        </w:rPr>
        <w:t>.</w:t>
      </w:r>
      <w:r>
        <w:rPr>
          <w:lang w:val="en-US"/>
        </w:rPr>
        <w:t xml:space="preserve"> </w:t>
      </w:r>
    </w:p>
    <w:p w14:paraId="7798F549" w14:textId="77777777" w:rsidR="00060A7C" w:rsidRPr="00FC1EA5" w:rsidRDefault="00060A7C" w:rsidP="004228D0">
      <w:pPr>
        <w:pStyle w:val="ListParagraph"/>
        <w:ind w:left="0"/>
        <w:rPr>
          <w:lang w:val="en-US"/>
        </w:rPr>
      </w:pPr>
    </w:p>
    <w:p w14:paraId="1E2797D0" w14:textId="1713762E" w:rsidR="00004A4C" w:rsidRDefault="00004A4C" w:rsidP="004228D0">
      <w:pPr>
        <w:pStyle w:val="ListParagraph"/>
        <w:ind w:left="0"/>
        <w:rPr>
          <w:lang w:val="en-GB"/>
        </w:rPr>
      </w:pPr>
      <w:commentRangeStart w:id="91"/>
      <w:commentRangeStart w:id="92"/>
      <w:r>
        <w:rPr>
          <w:noProof/>
          <w:lang w:val="en-GB" w:eastAsia="en-GB"/>
        </w:rPr>
        <w:drawing>
          <wp:inline distT="0" distB="0" distL="0" distR="0" wp14:anchorId="60A9725D" wp14:editId="5F9547B4">
            <wp:extent cx="4096322" cy="227679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6322" cy="2276793"/>
                    </a:xfrm>
                    <a:prstGeom prst="rect">
                      <a:avLst/>
                    </a:prstGeom>
                  </pic:spPr>
                </pic:pic>
              </a:graphicData>
            </a:graphic>
          </wp:inline>
        </w:drawing>
      </w:r>
      <w:commentRangeEnd w:id="91"/>
      <w:r>
        <w:rPr>
          <w:rStyle w:val="CommentReference"/>
        </w:rPr>
        <w:commentReference w:id="91"/>
      </w:r>
      <w:commentRangeEnd w:id="92"/>
      <w:r w:rsidR="00A0474F">
        <w:rPr>
          <w:rStyle w:val="CommentReference"/>
        </w:rPr>
        <w:commentReference w:id="92"/>
      </w:r>
    </w:p>
    <w:p w14:paraId="54E90DF5" w14:textId="22B6FB71" w:rsidR="00F267FF" w:rsidRDefault="002162A9" w:rsidP="008A676C">
      <w:pPr>
        <w:pStyle w:val="ListParagraph"/>
        <w:ind w:left="0"/>
        <w:jc w:val="center"/>
        <w:rPr>
          <w:color w:val="FF0000"/>
          <w:lang w:val="en-GB"/>
        </w:rPr>
      </w:pPr>
      <w:r w:rsidRPr="008A676C">
        <w:rPr>
          <w:b/>
          <w:color w:val="FF0000"/>
          <w:lang w:val="en-GB"/>
        </w:rPr>
        <w:t>Figure 2:</w:t>
      </w:r>
      <w:r>
        <w:rPr>
          <w:color w:val="FF0000"/>
          <w:lang w:val="en-GB"/>
        </w:rPr>
        <w:t xml:space="preserve"> Expected </w:t>
      </w:r>
      <w:r w:rsidR="00223572">
        <w:rPr>
          <w:color w:val="FF0000"/>
          <w:lang w:val="en-GB"/>
        </w:rPr>
        <w:t xml:space="preserve">overall </w:t>
      </w:r>
      <w:r>
        <w:rPr>
          <w:color w:val="FF0000"/>
          <w:lang w:val="en-GB"/>
        </w:rPr>
        <w:t>cost of connecting a household in the target area</w:t>
      </w:r>
      <w:r w:rsidR="00D22A60">
        <w:rPr>
          <w:color w:val="FF0000"/>
          <w:lang w:val="en-GB"/>
        </w:rPr>
        <w:t xml:space="preserve"> (</w:t>
      </w:r>
      <w:r w:rsidR="00223572">
        <w:rPr>
          <w:color w:val="FF0000"/>
          <w:lang w:val="en-GB"/>
        </w:rPr>
        <w:t xml:space="preserve">Source: </w:t>
      </w:r>
      <w:proofErr w:type="spellStart"/>
      <w:r w:rsidR="00D22A60">
        <w:rPr>
          <w:color w:val="FF0000"/>
          <w:lang w:val="en-GB"/>
        </w:rPr>
        <w:t>Cyta</w:t>
      </w:r>
      <w:proofErr w:type="spellEnd"/>
      <w:r w:rsidR="00D22A60">
        <w:rPr>
          <w:color w:val="FF0000"/>
          <w:lang w:val="en-GB"/>
        </w:rPr>
        <w:t>)</w:t>
      </w:r>
    </w:p>
    <w:p w14:paraId="43BE19AB" w14:textId="387AB0E7" w:rsidR="00571FE0" w:rsidRDefault="00571FE0" w:rsidP="004228D0">
      <w:pPr>
        <w:pStyle w:val="ListParagraph"/>
        <w:ind w:left="0"/>
        <w:rPr>
          <w:color w:val="FF0000"/>
          <w:lang w:val="en-GB"/>
        </w:rPr>
      </w:pPr>
    </w:p>
    <w:p w14:paraId="55E17159" w14:textId="6F6D7897" w:rsidR="008969D3" w:rsidRDefault="008969D3" w:rsidP="004228D0">
      <w:pPr>
        <w:pStyle w:val="ListParagraph"/>
        <w:ind w:left="0"/>
        <w:rPr>
          <w:lang w:val="en-GB"/>
        </w:rPr>
      </w:pPr>
      <w:r w:rsidRPr="008969D3">
        <w:rPr>
          <w:lang w:val="en-GB"/>
        </w:rPr>
        <w:t xml:space="preserve">The </w:t>
      </w:r>
      <w:r w:rsidR="00A0474F">
        <w:rPr>
          <w:lang w:val="en-GB"/>
        </w:rPr>
        <w:t>selection procedure</w:t>
      </w:r>
      <w:r>
        <w:rPr>
          <w:lang w:val="en-GB"/>
        </w:rPr>
        <w:t xml:space="preserve"> will work by first dividing the areas that need to be serviced into 3 lots. </w:t>
      </w:r>
      <w:r w:rsidR="00154D86">
        <w:rPr>
          <w:lang w:val="en-GB"/>
        </w:rPr>
        <w:t>The lots will sometimes span numerous districts.</w:t>
      </w:r>
      <w:r w:rsidR="00145BD4">
        <w:rPr>
          <w:lang w:val="en-GB"/>
        </w:rPr>
        <w:t xml:space="preserve"> Lot A will predominantly serve Nicosia and </w:t>
      </w:r>
      <w:proofErr w:type="spellStart"/>
      <w:r w:rsidR="00145BD4">
        <w:rPr>
          <w:lang w:val="en-GB"/>
        </w:rPr>
        <w:t>Larnaka</w:t>
      </w:r>
      <w:proofErr w:type="spellEnd"/>
      <w:r w:rsidR="00223572">
        <w:rPr>
          <w:lang w:val="en-GB"/>
        </w:rPr>
        <w:t xml:space="preserve">, </w:t>
      </w:r>
      <w:r w:rsidR="00145BD4">
        <w:rPr>
          <w:lang w:val="en-GB"/>
        </w:rPr>
        <w:t>will be 50% larger than the other two</w:t>
      </w:r>
      <w:r w:rsidR="00223572">
        <w:rPr>
          <w:lang w:val="en-GB"/>
        </w:rPr>
        <w:t>,</w:t>
      </w:r>
      <w:r w:rsidR="00145BD4">
        <w:rPr>
          <w:lang w:val="en-GB"/>
        </w:rPr>
        <w:t xml:space="preserve"> and will service 35 thousand people</w:t>
      </w:r>
      <w:r w:rsidR="00223572">
        <w:rPr>
          <w:lang w:val="en-GB"/>
        </w:rPr>
        <w:t>.</w:t>
      </w:r>
      <w:r w:rsidR="00145BD4">
        <w:rPr>
          <w:lang w:val="en-GB"/>
        </w:rPr>
        <w:t xml:space="preserve"> Lot B will predominantly service Limassol and reach 22 thousand</w:t>
      </w:r>
      <w:r w:rsidR="00223572">
        <w:rPr>
          <w:lang w:val="en-GB"/>
        </w:rPr>
        <w:t xml:space="preserve"> households. </w:t>
      </w:r>
      <w:r w:rsidR="00145BD4">
        <w:rPr>
          <w:lang w:val="en-GB"/>
        </w:rPr>
        <w:t>Lot C will primarily service Pa</w:t>
      </w:r>
      <w:r w:rsidR="00652842">
        <w:rPr>
          <w:lang w:val="en-GB"/>
        </w:rPr>
        <w:t>p</w:t>
      </w:r>
      <w:r w:rsidR="00145BD4">
        <w:rPr>
          <w:lang w:val="en-GB"/>
        </w:rPr>
        <w:t xml:space="preserve">hos and reach </w:t>
      </w:r>
      <w:r w:rsidR="00A0474F">
        <w:rPr>
          <w:lang w:val="en-GB"/>
        </w:rPr>
        <w:t xml:space="preserve">approximately </w:t>
      </w:r>
      <w:r w:rsidR="00145BD4">
        <w:rPr>
          <w:lang w:val="en-GB"/>
        </w:rPr>
        <w:t xml:space="preserve">21 thousand </w:t>
      </w:r>
      <w:r w:rsidR="00223572">
        <w:rPr>
          <w:lang w:val="en-GB"/>
        </w:rPr>
        <w:t>households</w:t>
      </w:r>
      <w:r w:rsidR="00145BD4">
        <w:rPr>
          <w:lang w:val="en-GB"/>
        </w:rPr>
        <w:t xml:space="preserve">. </w:t>
      </w:r>
      <w:r w:rsidR="009A315F">
        <w:rPr>
          <w:lang w:val="en-GB"/>
        </w:rPr>
        <w:t>This is summarized in the table below:</w:t>
      </w:r>
    </w:p>
    <w:p w14:paraId="76E7DDAB" w14:textId="382FE62D" w:rsidR="00154D86" w:rsidRDefault="00154D86" w:rsidP="004228D0">
      <w:pPr>
        <w:pStyle w:val="ListParagraph"/>
        <w:ind w:left="0"/>
        <w:rPr>
          <w:lang w:val="en-GB"/>
        </w:rPr>
      </w:pPr>
    </w:p>
    <w:tbl>
      <w:tblPr>
        <w:tblStyle w:val="TableGrid"/>
        <w:tblW w:w="0" w:type="auto"/>
        <w:tblInd w:w="390" w:type="dxa"/>
        <w:tblLook w:val="04A0" w:firstRow="1" w:lastRow="0" w:firstColumn="1" w:lastColumn="0" w:noHBand="0" w:noVBand="1"/>
        <w:tblPrChange w:id="93" w:author="Diomides Mavroyiannis" w:date="2022-07-13T21:48:00Z">
          <w:tblPr>
            <w:tblStyle w:val="TableGrid"/>
            <w:tblW w:w="0" w:type="auto"/>
            <w:tblInd w:w="390" w:type="dxa"/>
            <w:tblLook w:val="04A0" w:firstRow="1" w:lastRow="0" w:firstColumn="1" w:lastColumn="0" w:noHBand="0" w:noVBand="1"/>
          </w:tblPr>
        </w:tblPrChange>
      </w:tblPr>
      <w:tblGrid>
        <w:gridCol w:w="1391"/>
        <w:gridCol w:w="1171"/>
        <w:gridCol w:w="1216"/>
        <w:gridCol w:w="1131"/>
        <w:gridCol w:w="1137"/>
        <w:gridCol w:w="1556"/>
        <w:gridCol w:w="1024"/>
        <w:tblGridChange w:id="94">
          <w:tblGrid>
            <w:gridCol w:w="1578"/>
            <w:gridCol w:w="1456"/>
            <w:gridCol w:w="1481"/>
            <w:gridCol w:w="1435"/>
            <w:gridCol w:w="1438"/>
            <w:gridCol w:w="1238"/>
            <w:gridCol w:w="1238"/>
          </w:tblGrid>
        </w:tblGridChange>
      </w:tblGrid>
      <w:tr w:rsidR="00A61520" w14:paraId="27F938DF" w14:textId="09DC0F36" w:rsidTr="00A61520">
        <w:tc>
          <w:tcPr>
            <w:tcW w:w="1456" w:type="dxa"/>
            <w:tcPrChange w:id="95" w:author="Diomides Mavroyiannis" w:date="2022-07-13T21:48:00Z">
              <w:tcPr>
                <w:tcW w:w="1584" w:type="dxa"/>
              </w:tcPr>
            </w:tcPrChange>
          </w:tcPr>
          <w:p w14:paraId="3799CA6A" w14:textId="59F0B47C" w:rsidR="00A61520" w:rsidRDefault="00A61520" w:rsidP="004228D0">
            <w:pPr>
              <w:pStyle w:val="ListParagraph"/>
              <w:ind w:left="0"/>
              <w:rPr>
                <w:lang w:val="en-GB"/>
              </w:rPr>
            </w:pPr>
            <w:r>
              <w:rPr>
                <w:lang w:val="en-GB"/>
              </w:rPr>
              <w:t>Lot\District</w:t>
            </w:r>
          </w:p>
        </w:tc>
        <w:tc>
          <w:tcPr>
            <w:tcW w:w="1271" w:type="dxa"/>
            <w:tcPrChange w:id="96" w:author="Diomides Mavroyiannis" w:date="2022-07-13T21:48:00Z">
              <w:tcPr>
                <w:tcW w:w="1466" w:type="dxa"/>
              </w:tcPr>
            </w:tcPrChange>
          </w:tcPr>
          <w:p w14:paraId="21F70E9D" w14:textId="481A6F93" w:rsidR="00A61520" w:rsidRDefault="00A61520" w:rsidP="004228D0">
            <w:pPr>
              <w:pStyle w:val="ListParagraph"/>
              <w:ind w:left="0"/>
              <w:rPr>
                <w:lang w:val="en-GB"/>
              </w:rPr>
            </w:pPr>
            <w:proofErr w:type="spellStart"/>
            <w:r>
              <w:rPr>
                <w:lang w:val="en-GB"/>
              </w:rPr>
              <w:t>Larnaka</w:t>
            </w:r>
            <w:proofErr w:type="spellEnd"/>
          </w:p>
        </w:tc>
        <w:tc>
          <w:tcPr>
            <w:tcW w:w="1309" w:type="dxa"/>
            <w:tcPrChange w:id="97" w:author="Diomides Mavroyiannis" w:date="2022-07-13T21:48:00Z">
              <w:tcPr>
                <w:tcW w:w="1490" w:type="dxa"/>
              </w:tcPr>
            </w:tcPrChange>
          </w:tcPr>
          <w:p w14:paraId="1DF8692A" w14:textId="14E33597" w:rsidR="00A61520" w:rsidRDefault="00A61520" w:rsidP="004228D0">
            <w:pPr>
              <w:pStyle w:val="ListParagraph"/>
              <w:ind w:left="0"/>
              <w:rPr>
                <w:lang w:val="en-GB"/>
              </w:rPr>
            </w:pPr>
            <w:r>
              <w:rPr>
                <w:lang w:val="en-GB"/>
              </w:rPr>
              <w:t>Limassol</w:t>
            </w:r>
          </w:p>
        </w:tc>
        <w:tc>
          <w:tcPr>
            <w:tcW w:w="1237" w:type="dxa"/>
            <w:tcPrChange w:id="98" w:author="Diomides Mavroyiannis" w:date="2022-07-13T21:48:00Z">
              <w:tcPr>
                <w:tcW w:w="1445" w:type="dxa"/>
              </w:tcPr>
            </w:tcPrChange>
          </w:tcPr>
          <w:p w14:paraId="5DE738B6" w14:textId="57A8815A" w:rsidR="00A61520" w:rsidRDefault="00A61520" w:rsidP="004228D0">
            <w:pPr>
              <w:pStyle w:val="ListParagraph"/>
              <w:ind w:left="0"/>
              <w:rPr>
                <w:lang w:val="en-GB"/>
              </w:rPr>
            </w:pPr>
            <w:r>
              <w:rPr>
                <w:lang w:val="en-GB"/>
              </w:rPr>
              <w:t>Nicosia</w:t>
            </w:r>
          </w:p>
        </w:tc>
        <w:tc>
          <w:tcPr>
            <w:tcW w:w="1242" w:type="dxa"/>
            <w:tcPrChange w:id="99" w:author="Diomides Mavroyiannis" w:date="2022-07-13T21:48:00Z">
              <w:tcPr>
                <w:tcW w:w="1448" w:type="dxa"/>
              </w:tcPr>
            </w:tcPrChange>
          </w:tcPr>
          <w:p w14:paraId="0A7790C3" w14:textId="400001D2" w:rsidR="00A61520" w:rsidRDefault="00A61520" w:rsidP="004228D0">
            <w:pPr>
              <w:pStyle w:val="ListParagraph"/>
              <w:ind w:left="0"/>
              <w:rPr>
                <w:lang w:val="en-GB"/>
              </w:rPr>
            </w:pPr>
            <w:r>
              <w:rPr>
                <w:lang w:val="en-GB"/>
              </w:rPr>
              <w:t>Paphos</w:t>
            </w:r>
          </w:p>
        </w:tc>
        <w:tc>
          <w:tcPr>
            <w:tcW w:w="1222" w:type="dxa"/>
            <w:tcPrChange w:id="100" w:author="Diomides Mavroyiannis" w:date="2022-07-13T21:48:00Z">
              <w:tcPr>
                <w:tcW w:w="1239" w:type="dxa"/>
              </w:tcPr>
            </w:tcPrChange>
          </w:tcPr>
          <w:p w14:paraId="3EFC071B" w14:textId="4E9D1339" w:rsidR="00A61520" w:rsidRDefault="00A61520" w:rsidP="004228D0">
            <w:pPr>
              <w:pStyle w:val="ListParagraph"/>
              <w:ind w:left="0"/>
              <w:rPr>
                <w:lang w:val="en-GB"/>
              </w:rPr>
            </w:pPr>
            <w:r>
              <w:rPr>
                <w:lang w:val="en-GB"/>
              </w:rPr>
              <w:t xml:space="preserve">population </w:t>
            </w:r>
            <w:commentRangeStart w:id="101"/>
            <w:commentRangeStart w:id="102"/>
            <w:r>
              <w:rPr>
                <w:lang w:val="en-GB"/>
              </w:rPr>
              <w:t>served</w:t>
            </w:r>
            <w:commentRangeEnd w:id="101"/>
            <w:r>
              <w:rPr>
                <w:rStyle w:val="CommentReference"/>
              </w:rPr>
              <w:commentReference w:id="101"/>
            </w:r>
            <w:commentRangeEnd w:id="102"/>
            <w:r>
              <w:rPr>
                <w:rStyle w:val="CommentReference"/>
              </w:rPr>
              <w:commentReference w:id="102"/>
            </w:r>
          </w:p>
        </w:tc>
        <w:tc>
          <w:tcPr>
            <w:tcW w:w="889" w:type="dxa"/>
            <w:tcPrChange w:id="103" w:author="Diomides Mavroyiannis" w:date="2022-07-13T21:48:00Z">
              <w:tcPr>
                <w:tcW w:w="1238" w:type="dxa"/>
              </w:tcPr>
            </w:tcPrChange>
          </w:tcPr>
          <w:p w14:paraId="5A4047FB" w14:textId="2788D2F7" w:rsidR="00A61520" w:rsidRDefault="00A61520" w:rsidP="004228D0">
            <w:pPr>
              <w:pStyle w:val="ListParagraph"/>
              <w:ind w:left="0"/>
              <w:rPr>
                <w:lang w:val="en-GB"/>
              </w:rPr>
            </w:pPr>
            <w:ins w:id="104" w:author="Diomides Mavroyiannis" w:date="2022-07-13T21:48:00Z">
              <w:r>
                <w:rPr>
                  <w:lang w:val="en-GB"/>
                </w:rPr>
                <w:t>Buildings served</w:t>
              </w:r>
            </w:ins>
          </w:p>
        </w:tc>
      </w:tr>
      <w:tr w:rsidR="00A61520" w14:paraId="351308D5" w14:textId="6F165F51" w:rsidTr="00A61520">
        <w:tc>
          <w:tcPr>
            <w:tcW w:w="1456" w:type="dxa"/>
            <w:tcPrChange w:id="105" w:author="Diomides Mavroyiannis" w:date="2022-07-13T21:48:00Z">
              <w:tcPr>
                <w:tcW w:w="1584" w:type="dxa"/>
              </w:tcPr>
            </w:tcPrChange>
          </w:tcPr>
          <w:p w14:paraId="1F07870D" w14:textId="0248E3AD" w:rsidR="00A61520" w:rsidRDefault="00A61520" w:rsidP="004228D0">
            <w:pPr>
              <w:pStyle w:val="ListParagraph"/>
              <w:ind w:left="0"/>
              <w:rPr>
                <w:lang w:val="en-GB"/>
              </w:rPr>
            </w:pPr>
            <w:r>
              <w:rPr>
                <w:lang w:val="en-GB"/>
              </w:rPr>
              <w:t>A</w:t>
            </w:r>
          </w:p>
        </w:tc>
        <w:tc>
          <w:tcPr>
            <w:tcW w:w="1271" w:type="dxa"/>
            <w:tcPrChange w:id="106" w:author="Diomides Mavroyiannis" w:date="2022-07-13T21:48:00Z">
              <w:tcPr>
                <w:tcW w:w="1466" w:type="dxa"/>
              </w:tcPr>
            </w:tcPrChange>
          </w:tcPr>
          <w:p w14:paraId="7ED4AE7F" w14:textId="44A30CE9" w:rsidR="00A61520" w:rsidRPr="00145BD4" w:rsidRDefault="00A61520" w:rsidP="004228D0">
            <w:pPr>
              <w:rPr>
                <w:rFonts w:ascii="Calibri" w:hAnsi="Calibri" w:cs="Calibri"/>
                <w:color w:val="000000"/>
                <w:lang w:val="en-US"/>
              </w:rPr>
            </w:pPr>
            <w:r>
              <w:rPr>
                <w:rFonts w:ascii="Calibri" w:hAnsi="Calibri" w:cs="Calibri"/>
                <w:color w:val="000000"/>
              </w:rPr>
              <w:t>43%</w:t>
            </w:r>
          </w:p>
        </w:tc>
        <w:tc>
          <w:tcPr>
            <w:tcW w:w="1309" w:type="dxa"/>
            <w:tcPrChange w:id="107" w:author="Diomides Mavroyiannis" w:date="2022-07-13T21:48:00Z">
              <w:tcPr>
                <w:tcW w:w="1490" w:type="dxa"/>
              </w:tcPr>
            </w:tcPrChange>
          </w:tcPr>
          <w:p w14:paraId="403747DB" w14:textId="3E330FA0" w:rsidR="00A61520" w:rsidRPr="00145BD4" w:rsidRDefault="00A61520" w:rsidP="004228D0">
            <w:pPr>
              <w:rPr>
                <w:rFonts w:ascii="Calibri" w:hAnsi="Calibri" w:cs="Calibri"/>
                <w:color w:val="000000"/>
                <w:lang w:val="en-US"/>
              </w:rPr>
            </w:pPr>
            <w:r>
              <w:rPr>
                <w:rFonts w:ascii="Calibri" w:hAnsi="Calibri" w:cs="Calibri"/>
                <w:color w:val="000000"/>
              </w:rPr>
              <w:t>2%</w:t>
            </w:r>
          </w:p>
        </w:tc>
        <w:tc>
          <w:tcPr>
            <w:tcW w:w="1237" w:type="dxa"/>
            <w:tcPrChange w:id="108" w:author="Diomides Mavroyiannis" w:date="2022-07-13T21:48:00Z">
              <w:tcPr>
                <w:tcW w:w="1445" w:type="dxa"/>
              </w:tcPr>
            </w:tcPrChange>
          </w:tcPr>
          <w:p w14:paraId="23CC7101" w14:textId="47EB43D1" w:rsidR="00A61520" w:rsidRPr="00145BD4" w:rsidRDefault="00A61520" w:rsidP="004228D0">
            <w:pPr>
              <w:rPr>
                <w:rFonts w:ascii="Calibri" w:hAnsi="Calibri" w:cs="Calibri"/>
                <w:color w:val="000000"/>
                <w:lang w:val="en-US"/>
              </w:rPr>
            </w:pPr>
            <w:r>
              <w:rPr>
                <w:rFonts w:ascii="Calibri" w:hAnsi="Calibri" w:cs="Calibri"/>
                <w:color w:val="000000"/>
              </w:rPr>
              <w:t>55%</w:t>
            </w:r>
          </w:p>
        </w:tc>
        <w:tc>
          <w:tcPr>
            <w:tcW w:w="1242" w:type="dxa"/>
            <w:tcPrChange w:id="109" w:author="Diomides Mavroyiannis" w:date="2022-07-13T21:48:00Z">
              <w:tcPr>
                <w:tcW w:w="1448" w:type="dxa"/>
              </w:tcPr>
            </w:tcPrChange>
          </w:tcPr>
          <w:p w14:paraId="75180209" w14:textId="77777777" w:rsidR="00A61520" w:rsidRDefault="00A61520" w:rsidP="004228D0">
            <w:pPr>
              <w:pStyle w:val="ListParagraph"/>
              <w:ind w:left="0"/>
              <w:rPr>
                <w:lang w:val="en-GB"/>
              </w:rPr>
            </w:pPr>
          </w:p>
        </w:tc>
        <w:tc>
          <w:tcPr>
            <w:tcW w:w="1222" w:type="dxa"/>
            <w:tcPrChange w:id="110" w:author="Diomides Mavroyiannis" w:date="2022-07-13T21:48:00Z">
              <w:tcPr>
                <w:tcW w:w="1239" w:type="dxa"/>
              </w:tcPr>
            </w:tcPrChange>
          </w:tcPr>
          <w:p w14:paraId="2EFA717F" w14:textId="5C611FE1" w:rsidR="00A61520" w:rsidRDefault="00A61520" w:rsidP="004228D0">
            <w:pPr>
              <w:pStyle w:val="ListParagraph"/>
              <w:ind w:left="0"/>
              <w:rPr>
                <w:lang w:val="en-GB"/>
              </w:rPr>
            </w:pPr>
            <w:r>
              <w:rPr>
                <w:lang w:val="en-GB"/>
              </w:rPr>
              <w:t>35,648</w:t>
            </w:r>
          </w:p>
        </w:tc>
        <w:tc>
          <w:tcPr>
            <w:tcW w:w="889" w:type="dxa"/>
            <w:tcPrChange w:id="111" w:author="Diomides Mavroyiannis" w:date="2022-07-13T21:48:00Z">
              <w:tcPr>
                <w:tcW w:w="1238" w:type="dxa"/>
              </w:tcPr>
            </w:tcPrChange>
          </w:tcPr>
          <w:p w14:paraId="48539F49" w14:textId="2C4DF851" w:rsidR="00A61520" w:rsidRDefault="00A61520" w:rsidP="004228D0">
            <w:pPr>
              <w:pStyle w:val="ListParagraph"/>
              <w:ind w:left="0"/>
              <w:rPr>
                <w:lang w:val="en-GB"/>
              </w:rPr>
            </w:pPr>
            <w:ins w:id="112" w:author="Diomides Mavroyiannis" w:date="2022-07-13T21:49:00Z">
              <w:r>
                <w:rPr>
                  <w:lang w:val="en-GB"/>
                </w:rPr>
                <w:t>37,509</w:t>
              </w:r>
            </w:ins>
          </w:p>
        </w:tc>
      </w:tr>
      <w:tr w:rsidR="00A61520" w14:paraId="6742EC1C" w14:textId="4B128CE9" w:rsidTr="00A61520">
        <w:tc>
          <w:tcPr>
            <w:tcW w:w="1456" w:type="dxa"/>
            <w:tcPrChange w:id="113" w:author="Diomides Mavroyiannis" w:date="2022-07-13T21:48:00Z">
              <w:tcPr>
                <w:tcW w:w="1584" w:type="dxa"/>
              </w:tcPr>
            </w:tcPrChange>
          </w:tcPr>
          <w:p w14:paraId="3646AD12" w14:textId="4153032B" w:rsidR="00A61520" w:rsidRDefault="00A61520" w:rsidP="004228D0">
            <w:pPr>
              <w:pStyle w:val="ListParagraph"/>
              <w:ind w:left="0"/>
              <w:rPr>
                <w:lang w:val="en-GB"/>
              </w:rPr>
            </w:pPr>
            <w:r>
              <w:rPr>
                <w:lang w:val="en-GB"/>
              </w:rPr>
              <w:t>B</w:t>
            </w:r>
          </w:p>
        </w:tc>
        <w:tc>
          <w:tcPr>
            <w:tcW w:w="1271" w:type="dxa"/>
            <w:tcPrChange w:id="114" w:author="Diomides Mavroyiannis" w:date="2022-07-13T21:48:00Z">
              <w:tcPr>
                <w:tcW w:w="1466" w:type="dxa"/>
              </w:tcPr>
            </w:tcPrChange>
          </w:tcPr>
          <w:p w14:paraId="506A4F46" w14:textId="40A63DF1" w:rsidR="00A61520" w:rsidRPr="00145BD4" w:rsidRDefault="00A61520" w:rsidP="004228D0">
            <w:pPr>
              <w:rPr>
                <w:rFonts w:ascii="Calibri" w:hAnsi="Calibri" w:cs="Calibri"/>
                <w:color w:val="000000"/>
                <w:lang w:val="en-US"/>
              </w:rPr>
            </w:pPr>
            <w:r>
              <w:rPr>
                <w:rFonts w:ascii="Calibri" w:hAnsi="Calibri" w:cs="Calibri"/>
                <w:color w:val="000000"/>
              </w:rPr>
              <w:t>17%</w:t>
            </w:r>
          </w:p>
        </w:tc>
        <w:tc>
          <w:tcPr>
            <w:tcW w:w="1309" w:type="dxa"/>
            <w:tcPrChange w:id="115" w:author="Diomides Mavroyiannis" w:date="2022-07-13T21:48:00Z">
              <w:tcPr>
                <w:tcW w:w="1490" w:type="dxa"/>
              </w:tcPr>
            </w:tcPrChange>
          </w:tcPr>
          <w:p w14:paraId="19701210" w14:textId="6F2A30FD" w:rsidR="00A61520" w:rsidRPr="00145BD4" w:rsidRDefault="00A61520" w:rsidP="004228D0">
            <w:pPr>
              <w:rPr>
                <w:rFonts w:ascii="Calibri" w:hAnsi="Calibri" w:cs="Calibri"/>
                <w:color w:val="000000"/>
                <w:lang w:val="en-US"/>
              </w:rPr>
            </w:pPr>
            <w:r>
              <w:rPr>
                <w:rFonts w:ascii="Calibri" w:hAnsi="Calibri" w:cs="Calibri"/>
                <w:color w:val="000000"/>
              </w:rPr>
              <w:t>76%</w:t>
            </w:r>
          </w:p>
        </w:tc>
        <w:tc>
          <w:tcPr>
            <w:tcW w:w="1237" w:type="dxa"/>
            <w:tcPrChange w:id="116" w:author="Diomides Mavroyiannis" w:date="2022-07-13T21:48:00Z">
              <w:tcPr>
                <w:tcW w:w="1445" w:type="dxa"/>
              </w:tcPr>
            </w:tcPrChange>
          </w:tcPr>
          <w:p w14:paraId="7B71BD49" w14:textId="77777777" w:rsidR="00A61520" w:rsidRDefault="00A61520" w:rsidP="004228D0">
            <w:pPr>
              <w:pStyle w:val="ListParagraph"/>
              <w:ind w:left="0"/>
              <w:rPr>
                <w:lang w:val="en-GB"/>
              </w:rPr>
            </w:pPr>
          </w:p>
        </w:tc>
        <w:tc>
          <w:tcPr>
            <w:tcW w:w="1242" w:type="dxa"/>
            <w:tcPrChange w:id="117" w:author="Diomides Mavroyiannis" w:date="2022-07-13T21:48:00Z">
              <w:tcPr>
                <w:tcW w:w="1448" w:type="dxa"/>
              </w:tcPr>
            </w:tcPrChange>
          </w:tcPr>
          <w:p w14:paraId="557792AD" w14:textId="65D9CA13" w:rsidR="00A61520" w:rsidRPr="00145BD4" w:rsidRDefault="00A61520" w:rsidP="004228D0">
            <w:pPr>
              <w:rPr>
                <w:rFonts w:ascii="Calibri" w:hAnsi="Calibri" w:cs="Calibri"/>
                <w:color w:val="000000"/>
                <w:lang w:val="en-US"/>
              </w:rPr>
            </w:pPr>
            <w:r>
              <w:rPr>
                <w:rFonts w:ascii="Calibri" w:hAnsi="Calibri" w:cs="Calibri"/>
                <w:color w:val="000000"/>
              </w:rPr>
              <w:t>7%</w:t>
            </w:r>
          </w:p>
        </w:tc>
        <w:tc>
          <w:tcPr>
            <w:tcW w:w="1222" w:type="dxa"/>
            <w:tcPrChange w:id="118" w:author="Diomides Mavroyiannis" w:date="2022-07-13T21:48:00Z">
              <w:tcPr>
                <w:tcW w:w="1239" w:type="dxa"/>
              </w:tcPr>
            </w:tcPrChange>
          </w:tcPr>
          <w:p w14:paraId="478A8683" w14:textId="5F020087" w:rsidR="00A61520" w:rsidRDefault="00A61520" w:rsidP="004228D0">
            <w:pPr>
              <w:pStyle w:val="ListParagraph"/>
              <w:ind w:left="0"/>
              <w:rPr>
                <w:lang w:val="en-GB"/>
              </w:rPr>
            </w:pPr>
            <w:r>
              <w:rPr>
                <w:lang w:val="en-GB"/>
              </w:rPr>
              <w:t>22,869</w:t>
            </w:r>
          </w:p>
        </w:tc>
        <w:tc>
          <w:tcPr>
            <w:tcW w:w="889" w:type="dxa"/>
            <w:tcPrChange w:id="119" w:author="Diomides Mavroyiannis" w:date="2022-07-13T21:48:00Z">
              <w:tcPr>
                <w:tcW w:w="1238" w:type="dxa"/>
              </w:tcPr>
            </w:tcPrChange>
          </w:tcPr>
          <w:p w14:paraId="21B494DF" w14:textId="458AF9C9" w:rsidR="00A61520" w:rsidRDefault="00A61520" w:rsidP="004228D0">
            <w:pPr>
              <w:pStyle w:val="ListParagraph"/>
              <w:ind w:left="0"/>
              <w:rPr>
                <w:lang w:val="en-GB"/>
              </w:rPr>
            </w:pPr>
            <w:ins w:id="120" w:author="Diomides Mavroyiannis" w:date="2022-07-13T21:49:00Z">
              <w:r>
                <w:rPr>
                  <w:lang w:val="en-GB"/>
                </w:rPr>
                <w:t>28,694</w:t>
              </w:r>
            </w:ins>
          </w:p>
        </w:tc>
      </w:tr>
      <w:tr w:rsidR="00A61520" w14:paraId="2E0321F7" w14:textId="27BFFAC4" w:rsidTr="00A61520">
        <w:tc>
          <w:tcPr>
            <w:tcW w:w="1456" w:type="dxa"/>
            <w:tcPrChange w:id="121" w:author="Diomides Mavroyiannis" w:date="2022-07-13T21:48:00Z">
              <w:tcPr>
                <w:tcW w:w="1584" w:type="dxa"/>
              </w:tcPr>
            </w:tcPrChange>
          </w:tcPr>
          <w:p w14:paraId="0D68D248" w14:textId="28AD5F9E" w:rsidR="00A61520" w:rsidRDefault="00A61520" w:rsidP="004228D0">
            <w:pPr>
              <w:pStyle w:val="ListParagraph"/>
              <w:ind w:left="0"/>
              <w:rPr>
                <w:lang w:val="en-GB"/>
              </w:rPr>
            </w:pPr>
            <w:r>
              <w:rPr>
                <w:lang w:val="en-GB"/>
              </w:rPr>
              <w:t>C</w:t>
            </w:r>
          </w:p>
        </w:tc>
        <w:tc>
          <w:tcPr>
            <w:tcW w:w="1271" w:type="dxa"/>
            <w:tcPrChange w:id="122" w:author="Diomides Mavroyiannis" w:date="2022-07-13T21:48:00Z">
              <w:tcPr>
                <w:tcW w:w="1466" w:type="dxa"/>
              </w:tcPr>
            </w:tcPrChange>
          </w:tcPr>
          <w:p w14:paraId="0957BB0C" w14:textId="77777777" w:rsidR="00A61520" w:rsidRDefault="00A61520" w:rsidP="004228D0">
            <w:pPr>
              <w:pStyle w:val="ListParagraph"/>
              <w:ind w:left="0"/>
              <w:rPr>
                <w:lang w:val="en-GB"/>
              </w:rPr>
            </w:pPr>
          </w:p>
        </w:tc>
        <w:tc>
          <w:tcPr>
            <w:tcW w:w="1309" w:type="dxa"/>
            <w:tcPrChange w:id="123" w:author="Diomides Mavroyiannis" w:date="2022-07-13T21:48:00Z">
              <w:tcPr>
                <w:tcW w:w="1490" w:type="dxa"/>
              </w:tcPr>
            </w:tcPrChange>
          </w:tcPr>
          <w:p w14:paraId="05AF7941" w14:textId="77777777" w:rsidR="00A61520" w:rsidRDefault="00A61520" w:rsidP="004228D0">
            <w:pPr>
              <w:pStyle w:val="ListParagraph"/>
              <w:ind w:left="0"/>
              <w:rPr>
                <w:lang w:val="en-GB"/>
              </w:rPr>
            </w:pPr>
          </w:p>
        </w:tc>
        <w:tc>
          <w:tcPr>
            <w:tcW w:w="1237" w:type="dxa"/>
            <w:tcPrChange w:id="124" w:author="Diomides Mavroyiannis" w:date="2022-07-13T21:48:00Z">
              <w:tcPr>
                <w:tcW w:w="1445" w:type="dxa"/>
              </w:tcPr>
            </w:tcPrChange>
          </w:tcPr>
          <w:p w14:paraId="37CB6770" w14:textId="46A8FC3A" w:rsidR="00A61520" w:rsidRPr="00145BD4" w:rsidRDefault="00A61520" w:rsidP="004228D0">
            <w:pPr>
              <w:rPr>
                <w:rFonts w:ascii="Calibri" w:hAnsi="Calibri" w:cs="Calibri"/>
                <w:color w:val="000000"/>
                <w:lang w:val="en-US"/>
              </w:rPr>
            </w:pPr>
            <w:r>
              <w:rPr>
                <w:rFonts w:ascii="Calibri" w:hAnsi="Calibri" w:cs="Calibri"/>
                <w:color w:val="000000"/>
              </w:rPr>
              <w:t>6%</w:t>
            </w:r>
          </w:p>
        </w:tc>
        <w:tc>
          <w:tcPr>
            <w:tcW w:w="1242" w:type="dxa"/>
            <w:tcPrChange w:id="125" w:author="Diomides Mavroyiannis" w:date="2022-07-13T21:48:00Z">
              <w:tcPr>
                <w:tcW w:w="1448" w:type="dxa"/>
              </w:tcPr>
            </w:tcPrChange>
          </w:tcPr>
          <w:p w14:paraId="114C0FB4" w14:textId="5BE11B1B" w:rsidR="00A61520" w:rsidRPr="00145BD4" w:rsidRDefault="00A61520" w:rsidP="004228D0">
            <w:pPr>
              <w:rPr>
                <w:rFonts w:ascii="Calibri" w:hAnsi="Calibri" w:cs="Calibri"/>
                <w:color w:val="000000"/>
                <w:lang w:val="en-US"/>
              </w:rPr>
            </w:pPr>
            <w:r>
              <w:rPr>
                <w:rFonts w:ascii="Calibri" w:hAnsi="Calibri" w:cs="Calibri"/>
                <w:color w:val="000000"/>
              </w:rPr>
              <w:t>94%</w:t>
            </w:r>
          </w:p>
        </w:tc>
        <w:tc>
          <w:tcPr>
            <w:tcW w:w="1222" w:type="dxa"/>
            <w:tcPrChange w:id="126" w:author="Diomides Mavroyiannis" w:date="2022-07-13T21:48:00Z">
              <w:tcPr>
                <w:tcW w:w="1239" w:type="dxa"/>
              </w:tcPr>
            </w:tcPrChange>
          </w:tcPr>
          <w:p w14:paraId="30D7C9EA" w14:textId="2C834A8E" w:rsidR="00A61520" w:rsidRDefault="00A61520" w:rsidP="004228D0">
            <w:pPr>
              <w:pStyle w:val="ListParagraph"/>
              <w:ind w:left="0"/>
              <w:rPr>
                <w:lang w:val="en-GB"/>
              </w:rPr>
            </w:pPr>
            <w:r>
              <w:rPr>
                <w:lang w:val="en-GB"/>
              </w:rPr>
              <w:t>21,635</w:t>
            </w:r>
          </w:p>
        </w:tc>
        <w:tc>
          <w:tcPr>
            <w:tcW w:w="889" w:type="dxa"/>
            <w:tcPrChange w:id="127" w:author="Diomides Mavroyiannis" w:date="2022-07-13T21:48:00Z">
              <w:tcPr>
                <w:tcW w:w="1238" w:type="dxa"/>
              </w:tcPr>
            </w:tcPrChange>
          </w:tcPr>
          <w:p w14:paraId="0B03FD2F" w14:textId="1CB9DD97" w:rsidR="00A61520" w:rsidRDefault="00A61520" w:rsidP="004228D0">
            <w:pPr>
              <w:pStyle w:val="ListParagraph"/>
              <w:ind w:left="0"/>
              <w:rPr>
                <w:lang w:val="en-GB"/>
              </w:rPr>
            </w:pPr>
            <w:ins w:id="128" w:author="Diomides Mavroyiannis" w:date="2022-07-13T21:49:00Z">
              <w:r>
                <w:rPr>
                  <w:lang w:val="en-GB"/>
                </w:rPr>
                <w:t>27,052</w:t>
              </w:r>
            </w:ins>
          </w:p>
        </w:tc>
      </w:tr>
    </w:tbl>
    <w:p w14:paraId="209E2C55" w14:textId="0E7783C3" w:rsidR="00154D86" w:rsidRDefault="00154D86" w:rsidP="004228D0">
      <w:pPr>
        <w:pStyle w:val="ListParagraph"/>
        <w:ind w:left="0"/>
        <w:rPr>
          <w:lang w:val="en-GB"/>
        </w:rPr>
      </w:pPr>
    </w:p>
    <w:p w14:paraId="1FF6C02D" w14:textId="6AC6C0A8" w:rsidR="001E6169" w:rsidRDefault="001E6169" w:rsidP="004228D0">
      <w:pPr>
        <w:pStyle w:val="ListParagraph"/>
        <w:ind w:left="0"/>
        <w:rPr>
          <w:lang w:val="en-GB"/>
        </w:rPr>
      </w:pPr>
      <w:r>
        <w:rPr>
          <w:lang w:val="en-GB"/>
        </w:rPr>
        <w:t>The premises have been identified through a mapping process lead by the NRA in consul</w:t>
      </w:r>
      <w:r w:rsidR="00223572">
        <w:rPr>
          <w:lang w:val="en-GB"/>
        </w:rPr>
        <w:t>t</w:t>
      </w:r>
      <w:r>
        <w:rPr>
          <w:lang w:val="en-GB"/>
        </w:rPr>
        <w:t>ation with the operators. The intervention ma</w:t>
      </w:r>
      <w:ins w:id="129" w:author="Jan Droege" w:date="2022-07-13T09:37:00Z">
        <w:r w:rsidR="00340586">
          <w:rPr>
            <w:lang w:val="en-GB"/>
          </w:rPr>
          <w:t>p</w:t>
        </w:r>
      </w:ins>
      <w:del w:id="130" w:author="Jan Droege" w:date="2022-07-13T09:37:00Z">
        <w:r w:rsidDel="00340586">
          <w:rPr>
            <w:lang w:val="en-GB"/>
          </w:rPr>
          <w:delText>l</w:delText>
        </w:r>
      </w:del>
      <w:r>
        <w:rPr>
          <w:lang w:val="en-GB"/>
        </w:rPr>
        <w:t xml:space="preserve"> was presented to the operators in a public consul</w:t>
      </w:r>
      <w:r w:rsidR="00223572">
        <w:rPr>
          <w:lang w:val="en-GB"/>
        </w:rPr>
        <w:t>t</w:t>
      </w:r>
      <w:r>
        <w:rPr>
          <w:lang w:val="en-GB"/>
        </w:rPr>
        <w:t>ation, with a view to exclude certain areas in case of planned private investment</w:t>
      </w:r>
      <w:r w:rsidR="00223572">
        <w:rPr>
          <w:lang w:val="en-GB"/>
        </w:rPr>
        <w:t>s</w:t>
      </w:r>
      <w:r>
        <w:rPr>
          <w:lang w:val="en-GB"/>
        </w:rPr>
        <w:t xml:space="preserve"> by the operators. No areas were name</w:t>
      </w:r>
      <w:r w:rsidR="00223572">
        <w:rPr>
          <w:lang w:val="en-GB"/>
        </w:rPr>
        <w:t>d</w:t>
      </w:r>
      <w:r>
        <w:rPr>
          <w:lang w:val="en-GB"/>
        </w:rPr>
        <w:t xml:space="preserve"> by the operators as part of their investment plans in the coming three years. This confirms the lack of economic interest of the selected target objects.</w:t>
      </w:r>
    </w:p>
    <w:p w14:paraId="63C6640F" w14:textId="77777777" w:rsidR="001E6169" w:rsidRDefault="001E6169" w:rsidP="004228D0">
      <w:pPr>
        <w:pStyle w:val="ListParagraph"/>
        <w:ind w:left="0"/>
        <w:rPr>
          <w:lang w:val="en-GB"/>
        </w:rPr>
      </w:pPr>
    </w:p>
    <w:p w14:paraId="1A067887" w14:textId="10FD2855" w:rsidR="00D94393" w:rsidRDefault="00652842" w:rsidP="004228D0">
      <w:pPr>
        <w:pStyle w:val="ListParagraph"/>
        <w:ind w:left="0"/>
        <w:rPr>
          <w:lang w:val="en-GB"/>
        </w:rPr>
      </w:pPr>
      <w:r>
        <w:rPr>
          <w:lang w:val="en-GB"/>
        </w:rPr>
        <w:t xml:space="preserve">Each lot will be allocated to one of the operators via </w:t>
      </w:r>
      <w:r w:rsidR="00223572">
        <w:rPr>
          <w:lang w:val="en-GB"/>
        </w:rPr>
        <w:t xml:space="preserve">a </w:t>
      </w:r>
      <w:r>
        <w:rPr>
          <w:lang w:val="en-GB"/>
        </w:rPr>
        <w:t xml:space="preserve">multi-criteria auction. </w:t>
      </w:r>
    </w:p>
    <w:p w14:paraId="5C6575B8" w14:textId="77777777" w:rsidR="00787764" w:rsidRPr="00787764" w:rsidRDefault="00787764" w:rsidP="004228D0">
      <w:pPr>
        <w:pStyle w:val="ListParagraph"/>
        <w:ind w:left="0"/>
        <w:rPr>
          <w:lang w:val="en-GB"/>
        </w:rPr>
      </w:pPr>
    </w:p>
    <w:p w14:paraId="3B620E34" w14:textId="77777777" w:rsidR="002E7E6A" w:rsidRDefault="002E7E6A" w:rsidP="00E1369C">
      <w:pPr>
        <w:pStyle w:val="Heading2"/>
      </w:pPr>
      <w:r>
        <w:t>1.3 Market participants to the subsidy scheme</w:t>
      </w:r>
    </w:p>
    <w:p w14:paraId="6DB1C7FE" w14:textId="4881D176" w:rsidR="00000FB4" w:rsidDel="00000FB4" w:rsidRDefault="00000FB4" w:rsidP="009D64D2">
      <w:pPr>
        <w:rPr>
          <w:del w:id="131" w:author="Cabau Noémie" w:date="2022-07-14T16:26:00Z"/>
          <w:lang w:val="en-GB"/>
        </w:rPr>
      </w:pPr>
    </w:p>
    <w:p w14:paraId="374D7B40" w14:textId="77777777" w:rsidR="00000FB4" w:rsidRDefault="00000FB4" w:rsidP="004228D0">
      <w:pPr>
        <w:rPr>
          <w:ins w:id="132" w:author="Cabau Noémie" w:date="2022-07-14T16:26:00Z"/>
          <w:lang w:val="en-GB"/>
        </w:rPr>
      </w:pPr>
    </w:p>
    <w:p w14:paraId="4C361FA3" w14:textId="09383794" w:rsidR="00000FB4" w:rsidRDefault="002E7E6A" w:rsidP="009D64D2">
      <w:pPr>
        <w:rPr>
          <w:ins w:id="133" w:author="Cabau Noémie" w:date="2022-07-14T16:25:00Z"/>
          <w:lang w:val="en-GB"/>
        </w:rPr>
      </w:pPr>
      <w:del w:id="134" w:author="Cabau Noémie" w:date="2022-07-14T16:25:00Z">
        <w:r w:rsidRPr="002E7E6A" w:rsidDel="00000FB4">
          <w:rPr>
            <w:lang w:val="en-GB"/>
          </w:rPr>
          <w:delText xml:space="preserve">Cyta, Cablenet and Epic are currently investing in new infrastructure with the aim of increasing connectivity to 90% of premises by 2026. </w:delText>
        </w:r>
        <w:r w:rsidDel="00000FB4">
          <w:rPr>
            <w:lang w:val="en-GB"/>
          </w:rPr>
          <w:delText xml:space="preserve">Epic has </w:delText>
        </w:r>
        <w:r w:rsidRPr="002E7E6A" w:rsidDel="00000FB4">
          <w:rPr>
            <w:lang w:val="en-GB"/>
          </w:rPr>
          <w:delText>secured 19</w:delText>
        </w:r>
        <w:r w:rsidR="00574BD9" w:rsidDel="00000FB4">
          <w:rPr>
            <w:lang w:val="en-GB"/>
          </w:rPr>
          <w:delText>million</w:delText>
        </w:r>
        <w:r w:rsidRPr="002E7E6A" w:rsidDel="00000FB4">
          <w:rPr>
            <w:lang w:val="en-GB"/>
          </w:rPr>
          <w:delText xml:space="preserve"> from the European</w:delText>
        </w:r>
        <w:r w:rsidDel="00000FB4">
          <w:rPr>
            <w:lang w:val="en-GB"/>
          </w:rPr>
          <w:delText xml:space="preserve"> Investment B</w:delText>
        </w:r>
        <w:r w:rsidRPr="002E7E6A" w:rsidDel="00000FB4">
          <w:rPr>
            <w:lang w:val="en-GB"/>
          </w:rPr>
          <w:delText>ank which will d</w:delText>
        </w:r>
        <w:r w:rsidDel="00000FB4">
          <w:rPr>
            <w:lang w:val="en-GB"/>
          </w:rPr>
          <w:delText xml:space="preserve">ouble the number of homes </w:delText>
        </w:r>
        <w:r w:rsidRPr="002E7E6A" w:rsidDel="00000FB4">
          <w:rPr>
            <w:lang w:val="en-GB"/>
          </w:rPr>
          <w:delText>it can connect to</w:delText>
        </w:r>
        <w:r w:rsidDel="00000FB4">
          <w:rPr>
            <w:lang w:val="en-GB"/>
          </w:rPr>
          <w:delText xml:space="preserve"> the</w:delText>
        </w:r>
        <w:r w:rsidRPr="002E7E6A" w:rsidDel="00000FB4">
          <w:rPr>
            <w:lang w:val="en-GB"/>
          </w:rPr>
          <w:delText xml:space="preserve"> fiber</w:delText>
        </w:r>
        <w:r w:rsidDel="00000FB4">
          <w:rPr>
            <w:lang w:val="en-GB"/>
          </w:rPr>
          <w:delText xml:space="preserve"> network</w:delText>
        </w:r>
        <w:r w:rsidRPr="002E7E6A" w:rsidDel="00000FB4">
          <w:rPr>
            <w:lang w:val="en-GB"/>
          </w:rPr>
          <w:delText xml:space="preserve"> (from 25k to 50k homes).</w:delText>
        </w:r>
      </w:del>
      <w:ins w:id="135" w:author="Cabau Noémie" w:date="2022-07-14T16:25:00Z">
        <w:r w:rsidR="00000FB4">
          <w:rPr>
            <w:lang w:val="en-GB"/>
          </w:rPr>
          <w:t>The Cypriot market presents a particularity, in that the actors on both markets are the same, and the competition on the markets is intimately linked. In the case of Cyprus there are only four established operators. This is a low number in comparison to other markets, such as France and Germany, where dozens of operators are active, or specific markets such as the Czech Republic or Bulgaria where over a hundred of operators are active. In that sense the Cypriot market is quite restricted. This is due to the small size of the market and the insular character of the market.</w:t>
        </w:r>
      </w:ins>
    </w:p>
    <w:p w14:paraId="5368888E" w14:textId="77777777" w:rsidR="00000FB4" w:rsidRDefault="00000FB4" w:rsidP="00C639B9">
      <w:pPr>
        <w:ind w:firstLine="720"/>
        <w:rPr>
          <w:ins w:id="136" w:author="Cabau Noémie" w:date="2022-07-14T16:25:00Z"/>
          <w:lang w:val="en-GB"/>
        </w:rPr>
      </w:pPr>
      <w:ins w:id="137" w:author="Cabau Noémie" w:date="2022-07-14T16:25:00Z">
        <w:r>
          <w:rPr>
            <w:lang w:val="en-GB"/>
          </w:rPr>
          <w:t xml:space="preserve">When the first auctions for 5G spectrum were held all four operators were awarded spectrum. Therefore, all four operators continue to compete on all segments of the market. </w:t>
        </w:r>
      </w:ins>
    </w:p>
    <w:p w14:paraId="6C4B8F58" w14:textId="77777777" w:rsidR="00000FB4" w:rsidRDefault="00000FB4" w:rsidP="00C639B9">
      <w:pPr>
        <w:ind w:firstLine="720"/>
        <w:rPr>
          <w:ins w:id="138" w:author="Cabau Noémie" w:date="2022-07-14T16:25:00Z"/>
          <w:lang w:val="en-GB"/>
        </w:rPr>
      </w:pPr>
      <w:ins w:id="139" w:author="Cabau Noémie" w:date="2022-07-14T16:25:00Z">
        <w:r>
          <w:rPr>
            <w:lang w:val="en-GB"/>
          </w:rPr>
          <w:t xml:space="preserve">Based on this specificity, the Cyprus authorities have chosen to bundle the aid for the terrestrial connection and the mobile connection under a single aid scheme. The aim of the scheme is to connect underserviced base stations to a fibre backhaul, and where necessary, to finance new base stations required for the 5G network densification in underserviced areas. All operators are active in this market and would potentially benefit from the scheme. </w:t>
        </w:r>
      </w:ins>
    </w:p>
    <w:p w14:paraId="29C7020E" w14:textId="327E28DB" w:rsidR="00000FB4" w:rsidRDefault="00000FB4" w:rsidP="00C639B9">
      <w:pPr>
        <w:rPr>
          <w:ins w:id="140" w:author="Cabau Noémie" w:date="2022-07-14T16:26:00Z"/>
          <w:lang w:val="en-GB"/>
        </w:rPr>
      </w:pPr>
      <w:proofErr w:type="spellStart"/>
      <w:ins w:id="141" w:author="Cabau Noémie" w:date="2022-07-14T16:25:00Z">
        <w:r>
          <w:rPr>
            <w:lang w:val="en-GB"/>
          </w:rPr>
          <w:t>Cablenet</w:t>
        </w:r>
        <w:proofErr w:type="spellEnd"/>
        <w:r>
          <w:rPr>
            <w:lang w:val="en-GB"/>
          </w:rPr>
          <w:t xml:space="preserve"> represents a special case, as the installation base is generally DOCSIS. However, by acquiring 5G spectrum this traditionally fixed broadband operator has made a clear move into increasing investments in the mobile area. Furthermore, </w:t>
        </w:r>
        <w:proofErr w:type="spellStart"/>
        <w:r>
          <w:rPr>
            <w:lang w:val="en-GB"/>
          </w:rPr>
          <w:t>Cablenet</w:t>
        </w:r>
        <w:proofErr w:type="spellEnd"/>
        <w:r>
          <w:rPr>
            <w:lang w:val="en-GB"/>
          </w:rPr>
          <w:t xml:space="preserve"> is likely to make future extensions of its network based on fibre optical solutions, rather than connecting new areas with DOCSIS solutions. As such it can be expected that </w:t>
        </w:r>
        <w:proofErr w:type="spellStart"/>
        <w:r>
          <w:rPr>
            <w:lang w:val="en-GB"/>
          </w:rPr>
          <w:t>Cablenet</w:t>
        </w:r>
        <w:proofErr w:type="spellEnd"/>
        <w:r>
          <w:rPr>
            <w:lang w:val="en-GB"/>
          </w:rPr>
          <w:t>, which is currently active neither in the wholesale nor the mobile market, could particularly benefit from the aid scheme.</w:t>
        </w:r>
      </w:ins>
    </w:p>
    <w:p w14:paraId="62E41F23" w14:textId="2DEA20FA" w:rsidR="00000FB4" w:rsidRPr="00C639B9" w:rsidRDefault="00000FB4" w:rsidP="009D64D2">
      <w:pPr>
        <w:pStyle w:val="Heading2"/>
        <w:ind w:left="0"/>
        <w:rPr>
          <w:ins w:id="142" w:author="Cabau Noémie" w:date="2022-07-14T16:26:00Z"/>
          <w:rFonts w:asciiTheme="minorHAnsi" w:hAnsiTheme="minorHAnsi" w:cstheme="minorHAnsi"/>
          <w:color w:val="auto"/>
          <w:sz w:val="22"/>
          <w:szCs w:val="22"/>
        </w:rPr>
      </w:pPr>
      <w:ins w:id="143" w:author="Cabau Noémie" w:date="2022-07-14T16:26:00Z">
        <w:r>
          <w:rPr>
            <w:rFonts w:asciiTheme="minorHAnsi" w:hAnsiTheme="minorHAnsi" w:cstheme="minorHAnsi"/>
            <w:color w:val="auto"/>
            <w:sz w:val="22"/>
            <w:szCs w:val="22"/>
          </w:rPr>
          <w:t xml:space="preserve">Also, </w:t>
        </w:r>
        <w:commentRangeStart w:id="144"/>
        <w:proofErr w:type="spellStart"/>
        <w:r w:rsidRPr="00C639B9">
          <w:rPr>
            <w:rFonts w:asciiTheme="minorHAnsi" w:hAnsiTheme="minorHAnsi" w:cstheme="minorHAnsi"/>
            <w:color w:val="auto"/>
            <w:sz w:val="22"/>
            <w:szCs w:val="22"/>
          </w:rPr>
          <w:t>Cyta</w:t>
        </w:r>
        <w:proofErr w:type="spellEnd"/>
        <w:r w:rsidRPr="00C639B9">
          <w:rPr>
            <w:rFonts w:asciiTheme="minorHAnsi" w:hAnsiTheme="minorHAnsi" w:cstheme="minorHAnsi"/>
            <w:color w:val="auto"/>
            <w:sz w:val="22"/>
            <w:szCs w:val="22"/>
          </w:rPr>
          <w:t xml:space="preserve">, </w:t>
        </w:r>
        <w:proofErr w:type="spellStart"/>
        <w:r w:rsidRPr="00C639B9">
          <w:rPr>
            <w:rFonts w:asciiTheme="minorHAnsi" w:hAnsiTheme="minorHAnsi" w:cstheme="minorHAnsi"/>
            <w:color w:val="auto"/>
            <w:sz w:val="22"/>
            <w:szCs w:val="22"/>
          </w:rPr>
          <w:t>Cablenet</w:t>
        </w:r>
        <w:proofErr w:type="spellEnd"/>
        <w:r w:rsidRPr="00C639B9">
          <w:rPr>
            <w:rFonts w:asciiTheme="minorHAnsi" w:hAnsiTheme="minorHAnsi" w:cstheme="minorHAnsi"/>
            <w:color w:val="auto"/>
            <w:sz w:val="22"/>
            <w:szCs w:val="22"/>
          </w:rPr>
          <w:t xml:space="preserve"> and Epic are currently investing in new infrastructure with the aim of increasing connectivity to 90% of premises by 2026. Epic has secured 19million from the European Investment Bank which will double the number of homes it can connect to the </w:t>
        </w:r>
        <w:proofErr w:type="spellStart"/>
        <w:r w:rsidRPr="00C639B9">
          <w:rPr>
            <w:rFonts w:asciiTheme="minorHAnsi" w:hAnsiTheme="minorHAnsi" w:cstheme="minorHAnsi"/>
            <w:color w:val="auto"/>
            <w:sz w:val="22"/>
            <w:szCs w:val="22"/>
          </w:rPr>
          <w:t>fiber</w:t>
        </w:r>
        <w:proofErr w:type="spellEnd"/>
        <w:r w:rsidRPr="00C639B9">
          <w:rPr>
            <w:rFonts w:asciiTheme="minorHAnsi" w:hAnsiTheme="minorHAnsi" w:cstheme="minorHAnsi"/>
            <w:color w:val="auto"/>
            <w:sz w:val="22"/>
            <w:szCs w:val="22"/>
          </w:rPr>
          <w:t xml:space="preserve"> network (from 25k to 50k homes).</w:t>
        </w:r>
        <w:commentRangeEnd w:id="144"/>
      </w:ins>
    </w:p>
    <w:p w14:paraId="1B25A851" w14:textId="77777777" w:rsidR="00000FB4" w:rsidRDefault="00000FB4" w:rsidP="00C639B9">
      <w:pPr>
        <w:rPr>
          <w:ins w:id="145" w:author="Cabau Noémie" w:date="2022-07-14T16:26:00Z"/>
          <w:lang w:val="en-GB"/>
        </w:rPr>
      </w:pPr>
    </w:p>
    <w:p w14:paraId="52A699E4" w14:textId="3A925723" w:rsidR="00000FB4" w:rsidRPr="00DF5DD3" w:rsidRDefault="00000FB4" w:rsidP="009D64D2">
      <w:pPr>
        <w:ind w:firstLine="360"/>
        <w:rPr>
          <w:ins w:id="146" w:author="Cabau Noémie" w:date="2022-07-14T16:25:00Z"/>
          <w:lang w:val="en-GB"/>
        </w:rPr>
      </w:pPr>
      <w:ins w:id="147" w:author="Cabau Noémie" w:date="2022-07-14T16:25:00Z">
        <w:r>
          <w:rPr>
            <w:lang w:val="en-GB"/>
          </w:rPr>
          <w:t xml:space="preserve">Based on the above assessment we estimate that the scheme is a priori of interest to all parties. The merger of the mobile and the fixed investment will benefit all operators equally. </w:t>
        </w:r>
      </w:ins>
    </w:p>
    <w:p w14:paraId="5C6AB29E" w14:textId="77777777" w:rsidR="00000FB4" w:rsidRPr="00022560" w:rsidRDefault="00000FB4" w:rsidP="00C639B9">
      <w:pPr>
        <w:rPr>
          <w:ins w:id="148" w:author="Cabau Noémie" w:date="2022-07-14T16:25:00Z"/>
          <w:lang w:val="en-GB"/>
        </w:rPr>
      </w:pPr>
    </w:p>
    <w:p w14:paraId="7622E2D2" w14:textId="771A22D8" w:rsidR="002E7E6A" w:rsidRDefault="00004A4C" w:rsidP="00000FB4">
      <w:pPr>
        <w:rPr>
          <w:lang w:val="en-GB"/>
        </w:rPr>
      </w:pPr>
      <w:del w:id="149" w:author="Cabau Noémie" w:date="2022-07-14T16:25:00Z">
        <w:r w:rsidDel="00000FB4">
          <w:rPr>
            <w:rStyle w:val="CommentReference"/>
          </w:rPr>
          <w:commentReference w:id="144"/>
        </w:r>
      </w:del>
    </w:p>
    <w:p w14:paraId="33F5E1DD" w14:textId="77777777" w:rsidR="00FF4B2B" w:rsidRPr="002E7E6A" w:rsidRDefault="00FF4B2B" w:rsidP="00000FB4">
      <w:pPr>
        <w:ind w:firstLine="360"/>
        <w:rPr>
          <w:lang w:val="en-GB"/>
        </w:rPr>
      </w:pPr>
    </w:p>
    <w:p w14:paraId="7AE6B126" w14:textId="77777777" w:rsidR="004E459A" w:rsidRDefault="004E459A" w:rsidP="00000FB4">
      <w:pPr>
        <w:pStyle w:val="Heading1"/>
        <w:numPr>
          <w:ilvl w:val="0"/>
          <w:numId w:val="13"/>
        </w:numPr>
      </w:pPr>
      <w:r>
        <w:t>The intended function of the Cypriot investment scheme</w:t>
      </w:r>
    </w:p>
    <w:p w14:paraId="7F270526" w14:textId="77777777" w:rsidR="002E7E6A" w:rsidRDefault="002E7E6A" w:rsidP="00000FB4">
      <w:pPr>
        <w:rPr>
          <w:lang w:val="en-GB"/>
        </w:rPr>
      </w:pPr>
    </w:p>
    <w:p w14:paraId="6674591B" w14:textId="30223016" w:rsidR="009E258A" w:rsidRDefault="00004A4C" w:rsidP="00000FB4">
      <w:pPr>
        <w:rPr>
          <w:lang w:val="en-GB"/>
        </w:rPr>
      </w:pPr>
      <w:r>
        <w:rPr>
          <w:lang w:val="en-GB"/>
        </w:rPr>
        <w:lastRenderedPageBreak/>
        <w:t xml:space="preserve">Areas of Cyprus with lower population density </w:t>
      </w:r>
      <w:r w:rsidRPr="00004A4C">
        <w:rPr>
          <w:lang w:val="en-GB"/>
        </w:rPr>
        <w:t xml:space="preserve">have been unable </w:t>
      </w:r>
      <w:r>
        <w:rPr>
          <w:lang w:val="en-GB"/>
        </w:rPr>
        <w:t xml:space="preserve">to access to faster internet connection speeds. As these areas do tend to connect to the internet when it is available, it seems reasonable to conclude that there is not necessarily a shortage of demand. </w:t>
      </w:r>
    </w:p>
    <w:p w14:paraId="36B70CC9" w14:textId="0EE6D947" w:rsidR="00004A4C" w:rsidRDefault="00004A4C" w:rsidP="00000FB4">
      <w:pPr>
        <w:rPr>
          <w:lang w:val="en-GB"/>
        </w:rPr>
      </w:pPr>
      <w:r>
        <w:rPr>
          <w:lang w:val="en-GB"/>
        </w:rPr>
        <w:t>Instead, the reason why</w:t>
      </w:r>
      <w:r w:rsidR="009E258A">
        <w:rPr>
          <w:lang w:val="en-GB"/>
        </w:rPr>
        <w:t xml:space="preserve"> these areas are generally poorly connected is one of supply. Specifically, it does not appear to be profitable to develop these projects. In such a market, the main costs that usually prevent infrastructure from developing are the fixed costs. As such, the Cypriot scheme intends to use a subsidy scheme to give the providers an incentive to develop the infrastructure</w:t>
      </w:r>
      <w:r w:rsidR="00223572">
        <w:rPr>
          <w:lang w:val="en-GB"/>
        </w:rPr>
        <w:t xml:space="preserve"> and </w:t>
      </w:r>
      <w:r w:rsidR="001E6169">
        <w:rPr>
          <w:lang w:val="en-GB"/>
        </w:rPr>
        <w:t>serve these areas that fall outside of the economically driven investment areas.</w:t>
      </w:r>
    </w:p>
    <w:p w14:paraId="34AFC2FE" w14:textId="3D97C6DC" w:rsidR="009E258A" w:rsidRDefault="009E258A" w:rsidP="00000FB4">
      <w:pPr>
        <w:rPr>
          <w:lang w:val="en-GB"/>
        </w:rPr>
      </w:pPr>
      <w:r>
        <w:rPr>
          <w:lang w:val="en-GB"/>
        </w:rPr>
        <w:t xml:space="preserve">To minimize the distortive effects of this subsidy, the government intends to use a </w:t>
      </w:r>
      <w:r w:rsidR="00060CA0">
        <w:rPr>
          <w:lang w:val="en-GB"/>
        </w:rPr>
        <w:t>selection procedure for the aid beneficiaries that will be open and competitive</w:t>
      </w:r>
      <w:r>
        <w:rPr>
          <w:lang w:val="en-GB"/>
        </w:rPr>
        <w:t>, such that the subsidy is kept to minimum and that conditions on retail pricing can be set beforehand in</w:t>
      </w:r>
      <w:r w:rsidR="00060CA0">
        <w:rPr>
          <w:lang w:val="en-GB"/>
        </w:rPr>
        <w:t xml:space="preserve"> a</w:t>
      </w:r>
      <w:r>
        <w:rPr>
          <w:lang w:val="en-GB"/>
        </w:rPr>
        <w:t xml:space="preserve"> clear and transparent manner. </w:t>
      </w:r>
    </w:p>
    <w:p w14:paraId="238C8692" w14:textId="357DD6FD" w:rsidR="008D3569" w:rsidRDefault="008D3569" w:rsidP="00000FB4">
      <w:pPr>
        <w:rPr>
          <w:lang w:val="en-GB"/>
        </w:rPr>
      </w:pPr>
    </w:p>
    <w:p w14:paraId="18D5787E" w14:textId="77777777" w:rsidR="008D3569" w:rsidRPr="00E1369C" w:rsidRDefault="008D3569" w:rsidP="00000FB4">
      <w:pPr>
        <w:pStyle w:val="Heading1"/>
      </w:pPr>
      <w:r w:rsidRPr="00E1369C">
        <w:rPr>
          <w:rStyle w:val="Heading1Char"/>
        </w:rPr>
        <w:t>Market</w:t>
      </w:r>
      <w:r w:rsidRPr="00E1369C">
        <w:t xml:space="preserve"> failures in presence of network externalities</w:t>
      </w:r>
    </w:p>
    <w:p w14:paraId="507C3BEF" w14:textId="77777777" w:rsidR="008D3569" w:rsidRDefault="008D3569" w:rsidP="00000FB4">
      <w:pPr>
        <w:rPr>
          <w:lang w:val="en-GB" w:eastAsia="en-GB"/>
        </w:rPr>
      </w:pPr>
    </w:p>
    <w:p w14:paraId="49142893" w14:textId="04C89D2B" w:rsidR="008D3569" w:rsidRPr="00743AD6" w:rsidRDefault="008D3569" w:rsidP="00000FB4">
      <w:pPr>
        <w:spacing w:after="0" w:line="240" w:lineRule="auto"/>
        <w:ind w:firstLine="720"/>
        <w:rPr>
          <w:rFonts w:eastAsia="Times New Roman" w:cstheme="minorHAnsi"/>
          <w:color w:val="0E101A"/>
          <w:lang w:val="en-GB" w:eastAsia="en-GB"/>
        </w:rPr>
      </w:pPr>
      <w:r w:rsidRPr="00743AD6">
        <w:rPr>
          <w:rFonts w:eastAsia="Times New Roman" w:cstheme="minorHAnsi"/>
          <w:color w:val="0E101A"/>
          <w:lang w:val="en-GB" w:eastAsia="en-GB"/>
        </w:rPr>
        <w:t xml:space="preserve">Cyprus suffers from a severe inequality in fast </w:t>
      </w:r>
      <w:r w:rsidR="000E32F2">
        <w:rPr>
          <w:rFonts w:eastAsia="Times New Roman" w:cstheme="minorHAnsi"/>
          <w:color w:val="0E101A"/>
          <w:lang w:val="en-GB" w:eastAsia="en-GB"/>
        </w:rPr>
        <w:t>br</w:t>
      </w:r>
      <w:r w:rsidR="008A676C">
        <w:rPr>
          <w:rFonts w:eastAsia="Times New Roman" w:cstheme="minorHAnsi"/>
          <w:color w:val="0E101A"/>
          <w:lang w:val="en-GB" w:eastAsia="en-GB"/>
        </w:rPr>
        <w:t>o</w:t>
      </w:r>
      <w:r w:rsidR="000E32F2">
        <w:rPr>
          <w:rFonts w:eastAsia="Times New Roman" w:cstheme="minorHAnsi"/>
          <w:color w:val="0E101A"/>
          <w:lang w:val="en-GB" w:eastAsia="en-GB"/>
        </w:rPr>
        <w:t>adband</w:t>
      </w:r>
      <w:r w:rsidRPr="00743AD6">
        <w:rPr>
          <w:rFonts w:eastAsia="Times New Roman" w:cstheme="minorHAnsi"/>
          <w:color w:val="0E101A"/>
          <w:lang w:val="en-GB" w:eastAsia="en-GB"/>
        </w:rPr>
        <w:t xml:space="preserve"> deployment between urban and rural areas. A natural explanation for under provision is </w:t>
      </w:r>
      <w:r w:rsidRPr="00743AD6">
        <w:rPr>
          <w:rFonts w:eastAsia="Times New Roman" w:cstheme="minorHAnsi"/>
          <w:i/>
          <w:iCs/>
          <w:color w:val="0E101A"/>
          <w:lang w:val="en-GB" w:eastAsia="en-GB"/>
        </w:rPr>
        <w:t>network externalities</w:t>
      </w:r>
      <w:r w:rsidRPr="00743AD6">
        <w:rPr>
          <w:rFonts w:eastAsia="Times New Roman" w:cstheme="minorHAnsi"/>
          <w:color w:val="0E101A"/>
          <w:lang w:val="en-GB" w:eastAsia="en-GB"/>
        </w:rPr>
        <w:t>, i.e., when a consumer’s utility depends positively on the number of other consumers using the service. In the case of broadband services, network externalities may arise as a consequence of the </w:t>
      </w:r>
      <w:r w:rsidRPr="00743AD6">
        <w:rPr>
          <w:rFonts w:eastAsia="Times New Roman" w:cstheme="minorHAnsi"/>
          <w:i/>
          <w:iCs/>
          <w:color w:val="0E101A"/>
          <w:lang w:val="en-GB" w:eastAsia="en-GB"/>
        </w:rPr>
        <w:t>subscriber effect</w:t>
      </w:r>
      <w:r w:rsidRPr="00743AD6">
        <w:rPr>
          <w:rFonts w:eastAsia="Times New Roman" w:cstheme="minorHAnsi"/>
          <w:color w:val="0E101A"/>
          <w:lang w:val="en-GB" w:eastAsia="en-GB"/>
        </w:rPr>
        <w:t>, i.e., when the benefit to society from adding a subscriber is larger than the benefit the subscriber derives from joining the network. E.g., suppose a network counts N users, and each individual gains a benefit of 1 from being able to communicate with any other individual. In that case, adding an N+1th individual to the network increases the total value by 2N. Of lesser importance is the </w:t>
      </w:r>
      <w:r w:rsidRPr="00743AD6">
        <w:rPr>
          <w:rFonts w:eastAsia="Times New Roman" w:cstheme="minorHAnsi"/>
          <w:i/>
          <w:iCs/>
          <w:color w:val="0E101A"/>
          <w:lang w:val="en-GB" w:eastAsia="en-GB"/>
        </w:rPr>
        <w:t>ubiquity effect</w:t>
      </w:r>
      <w:r w:rsidRPr="00743AD6">
        <w:rPr>
          <w:rFonts w:eastAsia="Times New Roman" w:cstheme="minorHAnsi"/>
          <w:color w:val="0E101A"/>
          <w:lang w:val="en-GB" w:eastAsia="en-GB"/>
        </w:rPr>
        <w:t xml:space="preserve">, when joining the network allows a subscriber to more efficiently engage in business or leisure activities independent of location. Typically, a subscriber living in an urban area in Cyprus, thus principally located there, may still derive value from having a fast </w:t>
      </w:r>
      <w:r w:rsidR="000E32F2">
        <w:rPr>
          <w:rFonts w:eastAsia="Times New Roman" w:cstheme="minorHAnsi"/>
          <w:color w:val="0E101A"/>
          <w:lang w:val="en-GB" w:eastAsia="en-GB"/>
        </w:rPr>
        <w:t>broadband</w:t>
      </w:r>
      <w:r w:rsidRPr="00743AD6">
        <w:rPr>
          <w:rFonts w:eastAsia="Times New Roman" w:cstheme="minorHAnsi"/>
          <w:color w:val="0E101A"/>
          <w:lang w:val="en-GB" w:eastAsia="en-GB"/>
        </w:rPr>
        <w:t xml:space="preserve"> connection in </w:t>
      </w:r>
      <w:r w:rsidR="002644B1">
        <w:rPr>
          <w:rFonts w:eastAsia="Times New Roman" w:cstheme="minorHAnsi"/>
          <w:color w:val="0E101A"/>
          <w:lang w:val="en-GB" w:eastAsia="en-GB"/>
        </w:rPr>
        <w:t xml:space="preserve">a relatively </w:t>
      </w:r>
      <w:r w:rsidRPr="00743AD6">
        <w:rPr>
          <w:rFonts w:eastAsia="Times New Roman" w:cstheme="minorHAnsi"/>
          <w:color w:val="0E101A"/>
          <w:lang w:val="en-GB" w:eastAsia="en-GB"/>
        </w:rPr>
        <w:t xml:space="preserve">more rural </w:t>
      </w:r>
      <w:r w:rsidR="002644B1">
        <w:rPr>
          <w:rFonts w:eastAsia="Times New Roman" w:cstheme="minorHAnsi"/>
          <w:color w:val="0E101A"/>
          <w:lang w:val="en-GB" w:eastAsia="en-GB"/>
        </w:rPr>
        <w:t>location</w:t>
      </w:r>
      <w:r w:rsidRPr="00743AD6">
        <w:rPr>
          <w:rFonts w:eastAsia="Times New Roman" w:cstheme="minorHAnsi"/>
          <w:color w:val="0E101A"/>
          <w:lang w:val="en-GB" w:eastAsia="en-GB"/>
        </w:rPr>
        <w:t xml:space="preserve"> (holidays, development of remote work after the pandemic, etc.) </w:t>
      </w:r>
    </w:p>
    <w:p w14:paraId="256566B2" w14:textId="77777777" w:rsidR="008D3569" w:rsidRDefault="008D3569" w:rsidP="008D3569">
      <w:pPr>
        <w:spacing w:after="0" w:line="240" w:lineRule="auto"/>
        <w:rPr>
          <w:rFonts w:eastAsia="Times New Roman" w:cstheme="minorHAnsi"/>
          <w:color w:val="0E101A"/>
          <w:lang w:val="en-GB" w:eastAsia="en-GB"/>
        </w:rPr>
      </w:pPr>
    </w:p>
    <w:p w14:paraId="3E218598" w14:textId="64DC0F1D" w:rsidR="008D3569" w:rsidRPr="00743AD6" w:rsidRDefault="008D3569" w:rsidP="008D3569">
      <w:pPr>
        <w:spacing w:after="0" w:line="240" w:lineRule="auto"/>
        <w:ind w:firstLine="720"/>
        <w:rPr>
          <w:rFonts w:eastAsia="Times New Roman" w:cstheme="minorHAnsi"/>
          <w:color w:val="0E101A"/>
          <w:lang w:val="en-GB" w:eastAsia="en-GB"/>
        </w:rPr>
      </w:pPr>
      <w:r w:rsidRPr="00743AD6">
        <w:rPr>
          <w:rFonts w:eastAsia="Times New Roman" w:cstheme="minorHAnsi"/>
          <w:color w:val="0E101A"/>
          <w:lang w:val="en-GB" w:eastAsia="en-GB"/>
        </w:rPr>
        <w:t xml:space="preserve">By definition, externalities are not accounted for by market participants, leading to an inefficient provision of the good or service. </w:t>
      </w:r>
      <w:r w:rsidR="002644B1">
        <w:rPr>
          <w:rFonts w:eastAsia="Times New Roman" w:cstheme="minorHAnsi"/>
          <w:color w:val="0E101A"/>
          <w:lang w:val="en-GB" w:eastAsia="en-GB"/>
        </w:rPr>
        <w:t>F</w:t>
      </w:r>
      <w:r w:rsidRPr="00743AD6">
        <w:rPr>
          <w:rFonts w:eastAsia="Times New Roman" w:cstheme="minorHAnsi"/>
          <w:color w:val="0E101A"/>
          <w:lang w:val="en-GB" w:eastAsia="en-GB"/>
        </w:rPr>
        <w:t xml:space="preserve">ast </w:t>
      </w:r>
      <w:r w:rsidR="002644B1">
        <w:rPr>
          <w:rFonts w:eastAsia="Times New Roman" w:cstheme="minorHAnsi"/>
          <w:color w:val="0E101A"/>
          <w:lang w:val="en-GB" w:eastAsia="en-GB"/>
        </w:rPr>
        <w:t>broadband</w:t>
      </w:r>
      <w:r w:rsidRPr="00743AD6">
        <w:rPr>
          <w:rFonts w:eastAsia="Times New Roman" w:cstheme="minorHAnsi"/>
          <w:color w:val="0E101A"/>
          <w:lang w:val="en-GB" w:eastAsia="en-GB"/>
        </w:rPr>
        <w:t xml:space="preserve"> is not deployed in any of the target areas, and households </w:t>
      </w:r>
      <w:r w:rsidR="002644B1">
        <w:rPr>
          <w:rFonts w:eastAsia="Times New Roman" w:cstheme="minorHAnsi"/>
          <w:color w:val="0E101A"/>
          <w:lang w:val="en-GB" w:eastAsia="en-GB"/>
        </w:rPr>
        <w:t>living there</w:t>
      </w:r>
      <w:r w:rsidRPr="00743AD6">
        <w:rPr>
          <w:rFonts w:eastAsia="Times New Roman" w:cstheme="minorHAnsi"/>
          <w:color w:val="0E101A"/>
          <w:lang w:val="en-GB" w:eastAsia="en-GB"/>
        </w:rPr>
        <w:t xml:space="preserve"> rely on older technologies that cannot carry speeds faster than </w:t>
      </w:r>
      <w:ins w:id="150" w:author="Jan Droege" w:date="2022-07-13T09:41:00Z">
        <w:r w:rsidR="00340586">
          <w:rPr>
            <w:rFonts w:eastAsia="Times New Roman" w:cstheme="minorHAnsi"/>
            <w:color w:val="0E101A"/>
            <w:lang w:val="en-GB" w:eastAsia="en-GB"/>
          </w:rPr>
          <w:t>100 Mbps</w:t>
        </w:r>
      </w:ins>
      <w:del w:id="151" w:author="Jan Droege" w:date="2022-07-13T09:41:00Z">
        <w:r w:rsidRPr="00743AD6" w:rsidDel="00340586">
          <w:rPr>
            <w:rFonts w:eastAsia="Times New Roman" w:cstheme="minorHAnsi"/>
            <w:color w:val="0E101A"/>
            <w:lang w:val="en-GB" w:eastAsia="en-GB"/>
          </w:rPr>
          <w:delText xml:space="preserve">X (find the </w:delText>
        </w:r>
        <w:commentRangeStart w:id="152"/>
        <w:commentRangeStart w:id="153"/>
        <w:r w:rsidRPr="00743AD6" w:rsidDel="00340586">
          <w:rPr>
            <w:rFonts w:eastAsia="Times New Roman" w:cstheme="minorHAnsi"/>
            <w:color w:val="0E101A"/>
            <w:lang w:val="en-GB" w:eastAsia="en-GB"/>
          </w:rPr>
          <w:delText>data</w:delText>
        </w:r>
      </w:del>
      <w:commentRangeEnd w:id="152"/>
      <w:r w:rsidR="00340586">
        <w:rPr>
          <w:rStyle w:val="CommentReference"/>
        </w:rPr>
        <w:commentReference w:id="152"/>
      </w:r>
      <w:commentRangeEnd w:id="153"/>
      <w:r w:rsidR="00A61520">
        <w:rPr>
          <w:rStyle w:val="CommentReference"/>
        </w:rPr>
        <w:commentReference w:id="153"/>
      </w:r>
      <w:del w:id="154" w:author="Jan Droege" w:date="2022-07-13T09:41:00Z">
        <w:r w:rsidRPr="00743AD6" w:rsidDel="00340586">
          <w:rPr>
            <w:rFonts w:eastAsia="Times New Roman" w:cstheme="minorHAnsi"/>
            <w:color w:val="0E101A"/>
            <w:lang w:val="en-GB" w:eastAsia="en-GB"/>
          </w:rPr>
          <w:delText>)</w:delText>
        </w:r>
      </w:del>
      <w:r w:rsidRPr="00743AD6">
        <w:rPr>
          <w:rFonts w:eastAsia="Times New Roman" w:cstheme="minorHAnsi"/>
          <w:color w:val="0E101A"/>
          <w:lang w:val="en-GB" w:eastAsia="en-GB"/>
        </w:rPr>
        <w:t>.  </w:t>
      </w:r>
    </w:p>
    <w:p w14:paraId="37AD832C" w14:textId="77777777" w:rsidR="008D3569" w:rsidRPr="00004A4C" w:rsidRDefault="008D3569" w:rsidP="004228D0">
      <w:pPr>
        <w:rPr>
          <w:lang w:val="en-GB"/>
        </w:rPr>
      </w:pPr>
    </w:p>
    <w:p w14:paraId="66374439" w14:textId="77777777" w:rsidR="00004A4C" w:rsidRDefault="00004A4C" w:rsidP="004228D0">
      <w:pPr>
        <w:rPr>
          <w:color w:val="FF0000"/>
          <w:lang w:val="en-GB"/>
        </w:rPr>
      </w:pPr>
    </w:p>
    <w:p w14:paraId="37631D08" w14:textId="41E3F336" w:rsidR="00E1369C" w:rsidRPr="00E1369C" w:rsidRDefault="004E459A" w:rsidP="00E1369C">
      <w:pPr>
        <w:pStyle w:val="Heading1"/>
      </w:pPr>
      <w:r w:rsidRPr="00E1369C">
        <w:t xml:space="preserve">Addressing potential market issues associated with the </w:t>
      </w:r>
      <w:r w:rsidR="00060CA0">
        <w:t>VHCN investment</w:t>
      </w:r>
      <w:r w:rsidRPr="00E1369C">
        <w:t xml:space="preserve"> scheme</w:t>
      </w:r>
    </w:p>
    <w:p w14:paraId="6D0C47B3" w14:textId="77777777" w:rsidR="00E1369C" w:rsidRPr="00E1369C" w:rsidRDefault="00E1369C" w:rsidP="00E1369C">
      <w:pPr>
        <w:rPr>
          <w:lang w:val="en-GB"/>
        </w:rPr>
      </w:pPr>
    </w:p>
    <w:p w14:paraId="72551D53" w14:textId="4EF906F6" w:rsidR="00571FE0" w:rsidRPr="00E1369C" w:rsidRDefault="00571FE0" w:rsidP="00FC1EA5">
      <w:pPr>
        <w:pStyle w:val="Heading2"/>
        <w:numPr>
          <w:ilvl w:val="1"/>
          <w:numId w:val="1"/>
        </w:numPr>
      </w:pPr>
      <w:r w:rsidRPr="00E1369C">
        <w:t xml:space="preserve"> Technology restrictions </w:t>
      </w:r>
    </w:p>
    <w:p w14:paraId="73FC1A6E" w14:textId="4029CA24" w:rsidR="00571FE0" w:rsidRDefault="00571FE0" w:rsidP="00EA37D2">
      <w:pPr>
        <w:rPr>
          <w:lang w:val="en-GB"/>
        </w:rPr>
      </w:pPr>
      <w:r>
        <w:rPr>
          <w:lang w:val="en-GB"/>
        </w:rPr>
        <w:t xml:space="preserve">Technology restrictions could decrease the number of </w:t>
      </w:r>
      <w:r w:rsidR="00F87DFB">
        <w:rPr>
          <w:lang w:val="en-GB"/>
        </w:rPr>
        <w:t xml:space="preserve">companies willing to </w:t>
      </w:r>
      <w:r>
        <w:rPr>
          <w:lang w:val="en-GB"/>
        </w:rPr>
        <w:t>particip</w:t>
      </w:r>
      <w:r w:rsidR="00F87DFB">
        <w:rPr>
          <w:lang w:val="en-GB"/>
        </w:rPr>
        <w:t>ate</w:t>
      </w:r>
      <w:r>
        <w:rPr>
          <w:lang w:val="en-GB"/>
        </w:rPr>
        <w:t>, and give an advantage to th</w:t>
      </w:r>
      <w:r w:rsidR="00F87DFB">
        <w:rPr>
          <w:lang w:val="en-GB"/>
        </w:rPr>
        <w:t xml:space="preserve">ose </w:t>
      </w:r>
      <w:r>
        <w:rPr>
          <w:lang w:val="en-GB"/>
        </w:rPr>
        <w:t>with the highest willingness to pay</w:t>
      </w:r>
      <w:r w:rsidR="00F87DFB">
        <w:rPr>
          <w:lang w:val="en-GB"/>
        </w:rPr>
        <w:t xml:space="preserve"> for deploying the network</w:t>
      </w:r>
      <w:r>
        <w:rPr>
          <w:lang w:val="en-GB"/>
        </w:rPr>
        <w:t>. Market concentration would</w:t>
      </w:r>
      <w:r w:rsidR="00F87DFB">
        <w:rPr>
          <w:lang w:val="en-GB"/>
        </w:rPr>
        <w:t xml:space="preserve"> </w:t>
      </w:r>
      <w:r>
        <w:rPr>
          <w:lang w:val="en-GB"/>
        </w:rPr>
        <w:t xml:space="preserve">result. Restrictions should be instead on the speed the network can support, and not on the actual technology used. </w:t>
      </w:r>
    </w:p>
    <w:p w14:paraId="324AA6B3" w14:textId="3A2A0CEA" w:rsidR="00EA37D2" w:rsidRDefault="00EA37D2" w:rsidP="00EA37D2">
      <w:pPr>
        <w:rPr>
          <w:lang w:val="en-GB"/>
        </w:rPr>
      </w:pPr>
      <w:r>
        <w:rPr>
          <w:lang w:val="en-GB"/>
        </w:rPr>
        <w:lastRenderedPageBreak/>
        <w:t>The Cypriot government does not plan to create any restriction</w:t>
      </w:r>
      <w:r w:rsidR="00F87DFB">
        <w:rPr>
          <w:lang w:val="en-GB"/>
        </w:rPr>
        <w:t xml:space="preserve"> on the technology.</w:t>
      </w:r>
      <w:r>
        <w:rPr>
          <w:lang w:val="en-GB"/>
        </w:rPr>
        <w:t xml:space="preserve"> </w:t>
      </w:r>
      <w:r w:rsidR="00F87DFB">
        <w:rPr>
          <w:lang w:val="en-GB"/>
        </w:rPr>
        <w:t>A</w:t>
      </w:r>
      <w:r>
        <w:rPr>
          <w:lang w:val="en-GB"/>
        </w:rPr>
        <w:t>s such</w:t>
      </w:r>
      <w:r w:rsidR="00F87DFB">
        <w:rPr>
          <w:lang w:val="en-GB"/>
        </w:rPr>
        <w:t>,</w:t>
      </w:r>
      <w:r>
        <w:rPr>
          <w:lang w:val="en-GB"/>
        </w:rPr>
        <w:t xml:space="preserve"> there is little reason to believe technological filtering will be an issue. </w:t>
      </w:r>
    </w:p>
    <w:p w14:paraId="68CCD02D" w14:textId="2F308C11" w:rsidR="00571FE0" w:rsidRDefault="00571FE0" w:rsidP="00FC1EA5">
      <w:pPr>
        <w:pStyle w:val="Heading2"/>
        <w:numPr>
          <w:ilvl w:val="1"/>
          <w:numId w:val="10"/>
        </w:numPr>
      </w:pPr>
      <w:r w:rsidRPr="00E1369C">
        <w:t>Monopoly</w:t>
      </w:r>
      <w:r>
        <w:t xml:space="preserve"> pricing </w:t>
      </w:r>
    </w:p>
    <w:p w14:paraId="145B3C32" w14:textId="7121878F" w:rsidR="00742149" w:rsidRDefault="00742149" w:rsidP="004228D0">
      <w:pPr>
        <w:rPr>
          <w:lang w:val="en-GB"/>
        </w:rPr>
      </w:pPr>
      <w:r>
        <w:rPr>
          <w:lang w:val="en-GB"/>
        </w:rPr>
        <w:t xml:space="preserve">A potential issue may arise if the Cypriot government does not make the company which wins the </w:t>
      </w:r>
      <w:r w:rsidR="00D01F26">
        <w:rPr>
          <w:lang w:val="en-GB"/>
        </w:rPr>
        <w:t xml:space="preserve">selection procedure </w:t>
      </w:r>
      <w:r>
        <w:rPr>
          <w:lang w:val="en-GB"/>
        </w:rPr>
        <w:t xml:space="preserve">for building the network in a given area commit to either (a) allow its competitors access to the network, (b) also bid on the retail price of fixed broadband. Indeed, the failure of having none of these two conditions fulfilled will certainly lead to a situation where the owner of the newly built network has a captive demand and </w:t>
      </w:r>
      <w:r w:rsidR="00F87DFB">
        <w:rPr>
          <w:lang w:val="en-GB"/>
        </w:rPr>
        <w:t>charges</w:t>
      </w:r>
      <w:r>
        <w:rPr>
          <w:lang w:val="en-GB"/>
        </w:rPr>
        <w:t xml:space="preserve"> a very high price</w:t>
      </w:r>
      <w:r w:rsidR="00F87DFB">
        <w:rPr>
          <w:lang w:val="en-GB"/>
        </w:rPr>
        <w:t xml:space="preserve"> for its service</w:t>
      </w:r>
      <w:r>
        <w:rPr>
          <w:lang w:val="en-GB"/>
        </w:rPr>
        <w:t xml:space="preserve">. </w:t>
      </w:r>
    </w:p>
    <w:p w14:paraId="7FE6458F" w14:textId="14EEA9F5" w:rsidR="009A315F" w:rsidRDefault="00CB7054" w:rsidP="004228D0">
      <w:pPr>
        <w:rPr>
          <w:lang w:val="en-GB"/>
        </w:rPr>
      </w:pPr>
      <w:r>
        <w:rPr>
          <w:lang w:val="en-GB"/>
        </w:rPr>
        <w:t>The relationship between monopolies and monopoly prices is not as straightforward as it initially seems. Indeed, a monopolist may have less market power than firms competing.</w:t>
      </w:r>
      <w:r w:rsidR="005946C8">
        <w:rPr>
          <w:rStyle w:val="FootnoteReference"/>
          <w:lang w:val="en-GB"/>
        </w:rPr>
        <w:footnoteReference w:id="4"/>
      </w:r>
      <w:r>
        <w:rPr>
          <w:lang w:val="en-GB"/>
        </w:rPr>
        <w:t xml:space="preserve"> This point is especially true</w:t>
      </w:r>
      <w:r w:rsidR="00822FEA">
        <w:rPr>
          <w:lang w:val="en-GB"/>
        </w:rPr>
        <w:t xml:space="preserve"> when it comes to </w:t>
      </w:r>
      <w:r w:rsidR="00060CA0">
        <w:rPr>
          <w:lang w:val="en-GB"/>
        </w:rPr>
        <w:t xml:space="preserve">tendering </w:t>
      </w:r>
      <w:r w:rsidR="00822FEA">
        <w:rPr>
          <w:lang w:val="en-GB"/>
        </w:rPr>
        <w:t xml:space="preserve">lots. </w:t>
      </w:r>
      <w:r w:rsidR="00F87DFB">
        <w:rPr>
          <w:lang w:val="en-GB"/>
        </w:rPr>
        <w:t>Therefore, i</w:t>
      </w:r>
      <w:r w:rsidR="00822FEA">
        <w:rPr>
          <w:lang w:val="en-GB"/>
        </w:rPr>
        <w:t xml:space="preserve">t is </w:t>
      </w:r>
      <w:r w:rsidR="00F87DFB">
        <w:rPr>
          <w:lang w:val="en-GB"/>
        </w:rPr>
        <w:t>crucial</w:t>
      </w:r>
      <w:r w:rsidR="00822FEA">
        <w:rPr>
          <w:lang w:val="en-GB"/>
        </w:rPr>
        <w:t xml:space="preserve"> that the criteria for the </w:t>
      </w:r>
      <w:r w:rsidR="00060CA0">
        <w:rPr>
          <w:lang w:val="en-GB"/>
        </w:rPr>
        <w:t xml:space="preserve">selection procedure </w:t>
      </w:r>
      <w:r w:rsidR="00822FEA">
        <w:rPr>
          <w:lang w:val="en-GB"/>
        </w:rPr>
        <w:t>be carefully selected.</w:t>
      </w:r>
      <w:r w:rsidR="00DA0915">
        <w:rPr>
          <w:lang w:val="en-GB"/>
        </w:rPr>
        <w:t xml:space="preserve"> </w:t>
      </w:r>
    </w:p>
    <w:p w14:paraId="352CC3CC" w14:textId="555047FA" w:rsidR="00822FEA" w:rsidRDefault="00D93CE2" w:rsidP="004228D0">
      <w:pPr>
        <w:rPr>
          <w:lang w:val="en-GB"/>
        </w:rPr>
      </w:pPr>
      <w:r>
        <w:rPr>
          <w:lang w:val="en-GB"/>
        </w:rPr>
        <w:t>An important criterion to determine</w:t>
      </w:r>
      <w:del w:id="155" w:author="Cabau Noémie" w:date="2022-07-14T15:39:00Z">
        <w:r w:rsidDel="00786E99">
          <w:rPr>
            <w:lang w:val="en-GB"/>
          </w:rPr>
          <w:delText xml:space="preserve"> if the </w:delText>
        </w:r>
        <w:r w:rsidR="00D01F26" w:rsidDel="00786E99">
          <w:rPr>
            <w:highlight w:val="yellow"/>
            <w:lang w:val="en-GB"/>
          </w:rPr>
          <w:delText xml:space="preserve">market price </w:delText>
        </w:r>
        <w:r w:rsidRPr="00FC1EA5" w:rsidDel="00786E99">
          <w:rPr>
            <w:highlight w:val="yellow"/>
            <w:lang w:val="en-GB"/>
          </w:rPr>
          <w:delText xml:space="preserve">will </w:delText>
        </w:r>
        <w:r w:rsidR="00D01F26" w:rsidDel="00786E99">
          <w:rPr>
            <w:highlight w:val="yellow"/>
            <w:lang w:val="en-GB"/>
          </w:rPr>
          <w:delText>be</w:delText>
        </w:r>
        <w:r w:rsidRPr="00FC1EA5" w:rsidDel="00786E99">
          <w:rPr>
            <w:highlight w:val="yellow"/>
            <w:lang w:val="en-GB"/>
          </w:rPr>
          <w:delText xml:space="preserve"> a monopoly price</w:delText>
        </w:r>
      </w:del>
      <w:r>
        <w:rPr>
          <w:lang w:val="en-GB"/>
        </w:rPr>
        <w:t xml:space="preserve"> </w:t>
      </w:r>
      <w:commentRangeStart w:id="156"/>
      <w:r>
        <w:rPr>
          <w:lang w:val="en-GB"/>
        </w:rPr>
        <w:t>is</w:t>
      </w:r>
      <w:commentRangeEnd w:id="156"/>
      <w:r w:rsidR="006D013B">
        <w:rPr>
          <w:rStyle w:val="CommentReference"/>
        </w:rPr>
        <w:commentReference w:id="156"/>
      </w:r>
      <w:r>
        <w:rPr>
          <w:lang w:val="en-GB"/>
        </w:rPr>
        <w:t xml:space="preserve"> the weight of the </w:t>
      </w:r>
      <w:r w:rsidRPr="00706F53">
        <w:rPr>
          <w:b/>
          <w:bCs/>
          <w:lang w:val="en-GB"/>
        </w:rPr>
        <w:t>expected price to be charged to consumers</w:t>
      </w:r>
      <w:r>
        <w:rPr>
          <w:lang w:val="en-GB"/>
        </w:rPr>
        <w:t xml:space="preserve"> in the future. For example, if there were to be a competitive </w:t>
      </w:r>
      <w:r w:rsidR="006D013B">
        <w:rPr>
          <w:lang w:val="en-GB"/>
        </w:rPr>
        <w:t xml:space="preserve">selection procedure </w:t>
      </w:r>
      <w:r>
        <w:rPr>
          <w:lang w:val="en-GB"/>
        </w:rPr>
        <w:t xml:space="preserve">where a single firm receives operational rights, </w:t>
      </w:r>
      <w:r w:rsidR="00F87DFB">
        <w:rPr>
          <w:lang w:val="en-GB"/>
        </w:rPr>
        <w:t xml:space="preserve">and </w:t>
      </w:r>
      <w:r>
        <w:rPr>
          <w:lang w:val="en-GB"/>
        </w:rPr>
        <w:t xml:space="preserve">if </w:t>
      </w:r>
      <w:r w:rsidR="00F87DFB">
        <w:rPr>
          <w:lang w:val="en-GB"/>
        </w:rPr>
        <w:t xml:space="preserve">further </w:t>
      </w:r>
      <w:r>
        <w:rPr>
          <w:lang w:val="en-GB"/>
        </w:rPr>
        <w:t xml:space="preserve">the bidding amount is a commitment to the price that will be charged to consumers, then we will have a competitive outcome even if </w:t>
      </w:r>
      <w:r w:rsidR="006D013B">
        <w:rPr>
          <w:lang w:val="en-GB"/>
        </w:rPr>
        <w:t>the selected bidder has a local monopoly</w:t>
      </w:r>
      <w:r>
        <w:rPr>
          <w:lang w:val="en-GB"/>
        </w:rPr>
        <w:t>. In the idea</w:t>
      </w:r>
      <w:r w:rsidR="006D013B">
        <w:rPr>
          <w:lang w:val="en-GB"/>
        </w:rPr>
        <w:t>l</w:t>
      </w:r>
      <w:r>
        <w:rPr>
          <w:lang w:val="en-GB"/>
        </w:rPr>
        <w:t xml:space="preserve"> scenario the Cypriot authorities would simply ask each of the possible operators to submit the cost they would be willing to charge consumers and take the lowest one. </w:t>
      </w:r>
      <w:r w:rsidR="00DA0915">
        <w:rPr>
          <w:lang w:val="en-GB"/>
        </w:rPr>
        <w:t>The reserve price literature also indicates that the authorities should try and create a maximum price that can be charged to consumers, probably based</w:t>
      </w:r>
      <w:r w:rsidR="006D013B">
        <w:rPr>
          <w:lang w:val="en-GB"/>
        </w:rPr>
        <w:t xml:space="preserve"> on</w:t>
      </w:r>
      <w:r w:rsidR="00DA0915">
        <w:rPr>
          <w:lang w:val="en-GB"/>
        </w:rPr>
        <w:t xml:space="preserve"> current pricing. </w:t>
      </w:r>
    </w:p>
    <w:p w14:paraId="0B0F68E5" w14:textId="446B4623" w:rsidR="00DA0915" w:rsidRDefault="00DA0915" w:rsidP="004228D0">
      <w:pPr>
        <w:rPr>
          <w:lang w:val="en-GB"/>
        </w:rPr>
      </w:pPr>
      <w:r>
        <w:rPr>
          <w:lang w:val="en-GB"/>
        </w:rPr>
        <w:t>The idea</w:t>
      </w:r>
      <w:r w:rsidR="006D013B">
        <w:rPr>
          <w:lang w:val="en-GB"/>
        </w:rPr>
        <w:t>l</w:t>
      </w:r>
      <w:r>
        <w:rPr>
          <w:lang w:val="en-GB"/>
        </w:rPr>
        <w:t xml:space="preserve"> scenario is somewhat thwarted because there are </w:t>
      </w:r>
      <w:r w:rsidR="00C6193D">
        <w:rPr>
          <w:lang w:val="en-GB"/>
        </w:rPr>
        <w:t>three</w:t>
      </w:r>
      <w:r>
        <w:rPr>
          <w:lang w:val="en-GB"/>
        </w:rPr>
        <w:t xml:space="preserve"> additional constraints that the government of Cyprus must take into account. </w:t>
      </w:r>
      <w:r w:rsidRPr="00706F53">
        <w:rPr>
          <w:b/>
          <w:bCs/>
          <w:lang w:val="en-GB"/>
        </w:rPr>
        <w:t>The first additional criterion is the number of consumers serviced</w:t>
      </w:r>
      <w:r>
        <w:rPr>
          <w:lang w:val="en-GB"/>
        </w:rPr>
        <w:t xml:space="preserve">. Introducing this as a criterion could increase the risk of </w:t>
      </w:r>
      <w:r w:rsidR="00F87DFB">
        <w:rPr>
          <w:lang w:val="en-GB"/>
        </w:rPr>
        <w:t xml:space="preserve">having the providers compete on </w:t>
      </w:r>
      <w:r w:rsidR="00262142">
        <w:rPr>
          <w:lang w:val="en-GB"/>
        </w:rPr>
        <w:t xml:space="preserve">the number of consumers serviced and not </w:t>
      </w:r>
      <w:r w:rsidR="00F87DFB">
        <w:rPr>
          <w:lang w:val="en-GB"/>
        </w:rPr>
        <w:t>on the price they would charge them</w:t>
      </w:r>
      <w:r w:rsidR="00262142">
        <w:rPr>
          <w:lang w:val="en-GB"/>
        </w:rPr>
        <w:t xml:space="preserve">. On the other </w:t>
      </w:r>
      <w:r w:rsidR="003C30E4">
        <w:rPr>
          <w:lang w:val="en-GB"/>
        </w:rPr>
        <w:t>hand,</w:t>
      </w:r>
      <w:r w:rsidR="00262142">
        <w:rPr>
          <w:lang w:val="en-GB"/>
        </w:rPr>
        <w:t xml:space="preserve"> this criterion could be welfare improving if it allows for more providers to enter the process</w:t>
      </w:r>
      <w:r w:rsidR="00F87DFB">
        <w:rPr>
          <w:lang w:val="en-GB"/>
        </w:rPr>
        <w:t>,</w:t>
      </w:r>
      <w:r w:rsidR="00262142">
        <w:rPr>
          <w:lang w:val="en-GB"/>
        </w:rPr>
        <w:t xml:space="preserve"> </w:t>
      </w:r>
      <w:r w:rsidR="00F87DFB">
        <w:rPr>
          <w:lang w:val="en-GB"/>
        </w:rPr>
        <w:t xml:space="preserve">and thus compete on the retail price. This could ultimately push the participants’ bids about their retail prices down, and ultimately benefit consumers. </w:t>
      </w:r>
    </w:p>
    <w:p w14:paraId="4BB24133" w14:textId="2D8546F0" w:rsidR="002B4341" w:rsidRDefault="00C6193D" w:rsidP="004228D0">
      <w:pPr>
        <w:rPr>
          <w:lang w:val="en-GB"/>
        </w:rPr>
      </w:pPr>
      <w:r w:rsidRPr="008A676C">
        <w:rPr>
          <w:b/>
          <w:lang w:val="en-GB"/>
        </w:rPr>
        <w:t>The</w:t>
      </w:r>
      <w:r w:rsidR="00262142" w:rsidRPr="008A676C">
        <w:rPr>
          <w:b/>
          <w:lang w:val="en-GB"/>
        </w:rPr>
        <w:t xml:space="preserve"> </w:t>
      </w:r>
      <w:r w:rsidRPr="008A676C">
        <w:rPr>
          <w:b/>
          <w:lang w:val="en-GB"/>
        </w:rPr>
        <w:t>second</w:t>
      </w:r>
      <w:r w:rsidR="00262142" w:rsidRPr="008A676C">
        <w:rPr>
          <w:b/>
          <w:lang w:val="en-GB"/>
        </w:rPr>
        <w:t xml:space="preserve"> </w:t>
      </w:r>
      <w:r w:rsidRPr="008A676C">
        <w:rPr>
          <w:b/>
          <w:lang w:val="en-GB"/>
        </w:rPr>
        <w:t>additional</w:t>
      </w:r>
      <w:r w:rsidR="00262142" w:rsidRPr="008A676C">
        <w:rPr>
          <w:b/>
          <w:lang w:val="en-GB"/>
        </w:rPr>
        <w:t xml:space="preserve"> </w:t>
      </w:r>
      <w:r w:rsidR="00CC4409" w:rsidRPr="008A676C">
        <w:rPr>
          <w:b/>
          <w:lang w:val="en-GB"/>
        </w:rPr>
        <w:t>criterion</w:t>
      </w:r>
      <w:r w:rsidR="00262142" w:rsidRPr="008A676C">
        <w:rPr>
          <w:b/>
          <w:lang w:val="en-GB"/>
        </w:rPr>
        <w:t xml:space="preserve"> is</w:t>
      </w:r>
      <w:r w:rsidRPr="008A676C">
        <w:rPr>
          <w:b/>
          <w:lang w:val="en-GB"/>
        </w:rPr>
        <w:t xml:space="preserve"> the</w:t>
      </w:r>
      <w:r w:rsidRPr="008A676C">
        <w:rPr>
          <w:b/>
          <w:bCs/>
          <w:lang w:val="en-GB"/>
        </w:rPr>
        <w:t xml:space="preserve"> </w:t>
      </w:r>
      <w:r w:rsidR="00706F53" w:rsidRPr="00BD1B98">
        <w:rPr>
          <w:b/>
          <w:bCs/>
          <w:lang w:val="en-GB"/>
        </w:rPr>
        <w:t>total price of the lot</w:t>
      </w:r>
      <w:r w:rsidR="00CC4409">
        <w:rPr>
          <w:lang w:val="en-GB"/>
        </w:rPr>
        <w:t>. T</w:t>
      </w:r>
      <w:r w:rsidR="002B4341">
        <w:rPr>
          <w:lang w:val="en-GB"/>
        </w:rPr>
        <w:t xml:space="preserve">his criterion </w:t>
      </w:r>
      <w:r w:rsidR="00CC4409">
        <w:rPr>
          <w:lang w:val="en-GB"/>
        </w:rPr>
        <w:t>is, in our view, slightly more problematic than the first</w:t>
      </w:r>
      <w:r w:rsidR="002B4341">
        <w:rPr>
          <w:lang w:val="en-GB"/>
        </w:rPr>
        <w:t>.</w:t>
      </w:r>
      <w:r w:rsidR="00CC4409">
        <w:rPr>
          <w:lang w:val="en-GB"/>
        </w:rPr>
        <w:t xml:space="preserve"> To illustrate, let us take an example.</w:t>
      </w:r>
      <w:r w:rsidR="002B4341">
        <w:rPr>
          <w:lang w:val="en-GB"/>
        </w:rPr>
        <w:t xml:space="preserve"> </w:t>
      </w:r>
      <w:r w:rsidR="00CC4409">
        <w:rPr>
          <w:lang w:val="en-GB"/>
        </w:rPr>
        <w:t>F</w:t>
      </w:r>
      <w:r w:rsidR="002B4341">
        <w:rPr>
          <w:lang w:val="en-GB"/>
        </w:rPr>
        <w:t xml:space="preserve">rom both </w:t>
      </w:r>
      <w:r w:rsidR="00CC4409">
        <w:rPr>
          <w:lang w:val="en-GB"/>
        </w:rPr>
        <w:t>a</w:t>
      </w:r>
      <w:r w:rsidR="002B4341">
        <w:rPr>
          <w:lang w:val="en-GB"/>
        </w:rPr>
        <w:t xml:space="preserve"> firm and the government perspective, a bid of 10</w:t>
      </w:r>
      <w:r w:rsidR="00CC4409">
        <w:rPr>
          <w:lang w:val="en-GB"/>
        </w:rPr>
        <w:t>M</w:t>
      </w:r>
      <w:r w:rsidR="002B4341">
        <w:rPr>
          <w:lang w:val="en-GB"/>
        </w:rPr>
        <w:t xml:space="preserve"> and a subsidy of 12</w:t>
      </w:r>
      <w:r w:rsidR="00CC4409">
        <w:rPr>
          <w:lang w:val="en-GB"/>
        </w:rPr>
        <w:t>M</w:t>
      </w:r>
      <w:r w:rsidR="002B4341">
        <w:rPr>
          <w:lang w:val="en-GB"/>
        </w:rPr>
        <w:t xml:space="preserve"> is equivalent to a bid of 8</w:t>
      </w:r>
      <w:r w:rsidR="00CC4409">
        <w:rPr>
          <w:lang w:val="en-GB"/>
        </w:rPr>
        <w:t>M</w:t>
      </w:r>
      <w:r w:rsidR="002B4341">
        <w:rPr>
          <w:lang w:val="en-GB"/>
        </w:rPr>
        <w:t xml:space="preserve"> and a subsidy of 1</w:t>
      </w:r>
      <w:r w:rsidR="00CC4409">
        <w:rPr>
          <w:lang w:val="en-GB"/>
        </w:rPr>
        <w:t>0M</w:t>
      </w:r>
      <w:r w:rsidR="002B4341">
        <w:rPr>
          <w:lang w:val="en-GB"/>
        </w:rPr>
        <w:t xml:space="preserve">. </w:t>
      </w:r>
      <w:r w:rsidR="00CC4409">
        <w:rPr>
          <w:lang w:val="en-GB"/>
        </w:rPr>
        <w:t>Therefore, a potential risk related to the subsidy is that it inflates the companies’ bids – which comes at no cost to the company bidding, but that is however costly for the government. Later in this document (section</w:t>
      </w:r>
      <w:r w:rsidR="00744750">
        <w:rPr>
          <w:lang w:val="en-GB"/>
        </w:rPr>
        <w:t xml:space="preserve"> 4.3, paragraph 5</w:t>
      </w:r>
      <w:r w:rsidR="00CC4409">
        <w:rPr>
          <w:lang w:val="en-GB"/>
        </w:rPr>
        <w:t xml:space="preserve">), we propose possible alternatives to this criterion. </w:t>
      </w:r>
    </w:p>
    <w:p w14:paraId="514A0C6A" w14:textId="3462C7E6" w:rsidR="00262142" w:rsidRDefault="00D53247" w:rsidP="004228D0">
      <w:pPr>
        <w:rPr>
          <w:lang w:val="en-GB"/>
        </w:rPr>
      </w:pPr>
      <w:r>
        <w:rPr>
          <w:lang w:val="en-GB"/>
        </w:rPr>
        <w:t>Finally,</w:t>
      </w:r>
      <w:r w:rsidR="007E0FC5">
        <w:rPr>
          <w:lang w:val="en-GB"/>
        </w:rPr>
        <w:t xml:space="preserve"> the </w:t>
      </w:r>
      <w:r w:rsidR="007E0FC5" w:rsidRPr="00351A87">
        <w:rPr>
          <w:b/>
          <w:bCs/>
          <w:lang w:val="en-GB"/>
        </w:rPr>
        <w:t xml:space="preserve">third criterion the government will require is the </w:t>
      </w:r>
      <w:r w:rsidR="006D013B">
        <w:rPr>
          <w:b/>
          <w:bCs/>
          <w:lang w:val="en-GB"/>
        </w:rPr>
        <w:t>quality of service (</w:t>
      </w:r>
      <w:r w:rsidR="007E0FC5" w:rsidRPr="00351A87">
        <w:rPr>
          <w:b/>
          <w:bCs/>
          <w:lang w:val="en-GB"/>
        </w:rPr>
        <w:t xml:space="preserve">speed of the </w:t>
      </w:r>
      <w:r w:rsidR="006D013B">
        <w:rPr>
          <w:b/>
          <w:bCs/>
          <w:lang w:val="en-GB"/>
        </w:rPr>
        <w:t>connection)</w:t>
      </w:r>
      <w:r w:rsidR="006D013B" w:rsidRPr="00351A87">
        <w:rPr>
          <w:b/>
          <w:bCs/>
          <w:lang w:val="en-GB"/>
        </w:rPr>
        <w:t xml:space="preserve"> </w:t>
      </w:r>
      <w:r w:rsidR="007E0FC5" w:rsidRPr="00351A87">
        <w:rPr>
          <w:b/>
          <w:bCs/>
          <w:lang w:val="en-GB"/>
        </w:rPr>
        <w:t>to be provided.</w:t>
      </w:r>
      <w:r w:rsidR="007E0FC5">
        <w:rPr>
          <w:lang w:val="en-GB"/>
        </w:rPr>
        <w:t xml:space="preserve"> </w:t>
      </w:r>
      <w:r w:rsidR="00C6193D">
        <w:rPr>
          <w:lang w:val="en-GB"/>
        </w:rPr>
        <w:t xml:space="preserve"> </w:t>
      </w:r>
      <w:r>
        <w:rPr>
          <w:lang w:val="en-GB"/>
        </w:rPr>
        <w:t xml:space="preserve">This constraint however is unlikely to reduce competition as the providers who will participate can all meet the required standards. </w:t>
      </w:r>
    </w:p>
    <w:p w14:paraId="2237CD83" w14:textId="496E5C10" w:rsidR="00706F53" w:rsidRDefault="00706F53" w:rsidP="004228D0">
      <w:pPr>
        <w:rPr>
          <w:lang w:val="en-GB"/>
        </w:rPr>
      </w:pPr>
      <w:r>
        <w:rPr>
          <w:lang w:val="en-GB"/>
        </w:rPr>
        <w:t xml:space="preserve">The Cypriot authorities </w:t>
      </w:r>
      <w:r w:rsidR="00351A87">
        <w:rPr>
          <w:lang w:val="en-GB"/>
        </w:rPr>
        <w:t xml:space="preserve">will also take into consideration the environmental impact </w:t>
      </w:r>
      <w:r w:rsidR="008775BD">
        <w:rPr>
          <w:lang w:val="en-GB"/>
        </w:rPr>
        <w:t xml:space="preserve">which can entail some trade-offs. Specifically, Fibre has the lowest CO2 footprint per Megabit transmitted and 5G would have the highest impact. On the one hand the government wants to encourage faster internet </w:t>
      </w:r>
      <w:r w:rsidR="008775BD">
        <w:rPr>
          <w:lang w:val="en-GB"/>
        </w:rPr>
        <w:lastRenderedPageBreak/>
        <w:t xml:space="preserve">which encourages less fibre, and on the other it encourages fibre by having an environmental standard. </w:t>
      </w:r>
      <w:r w:rsidR="007C7F10">
        <w:rPr>
          <w:lang w:val="en-GB"/>
        </w:rPr>
        <w:t xml:space="preserve">We do not believe that the environmental criterion </w:t>
      </w:r>
      <w:r w:rsidR="003608E5">
        <w:rPr>
          <w:lang w:val="en-GB"/>
        </w:rPr>
        <w:t>would have</w:t>
      </w:r>
      <w:r w:rsidR="007C7F10">
        <w:rPr>
          <w:lang w:val="en-GB"/>
        </w:rPr>
        <w:t xml:space="preserve"> any anti-competitive effect. </w:t>
      </w:r>
    </w:p>
    <w:p w14:paraId="18272776" w14:textId="7BBE81B3" w:rsidR="00351A87" w:rsidRPr="00E1369C" w:rsidRDefault="00351A87" w:rsidP="00FC1EA5">
      <w:pPr>
        <w:pStyle w:val="Heading2"/>
        <w:numPr>
          <w:ilvl w:val="1"/>
          <w:numId w:val="10"/>
        </w:numPr>
      </w:pPr>
      <w:r w:rsidRPr="00E1369C">
        <w:t xml:space="preserve">What is the expectation from the bidding? </w:t>
      </w:r>
    </w:p>
    <w:p w14:paraId="3CF7EAC5" w14:textId="7EC40997" w:rsidR="00351A87" w:rsidRDefault="00351A87" w:rsidP="004228D0">
      <w:pPr>
        <w:rPr>
          <w:lang w:val="en-GB"/>
        </w:rPr>
      </w:pPr>
      <w:r>
        <w:rPr>
          <w:lang w:val="en-GB"/>
        </w:rPr>
        <w:t>What we can currently say is that there exist areas</w:t>
      </w:r>
      <w:r w:rsidR="00AB68C9">
        <w:rPr>
          <w:lang w:val="en-GB"/>
        </w:rPr>
        <w:t xml:space="preserve"> that</w:t>
      </w:r>
      <w:r>
        <w:rPr>
          <w:lang w:val="en-GB"/>
        </w:rPr>
        <w:t xml:space="preserve"> the providers do</w:t>
      </w:r>
      <w:r w:rsidR="00744750">
        <w:rPr>
          <w:lang w:val="en-GB"/>
        </w:rPr>
        <w:t xml:space="preserve"> not</w:t>
      </w:r>
      <w:r>
        <w:rPr>
          <w:lang w:val="en-GB"/>
        </w:rPr>
        <w:t xml:space="preserve"> reach. Why does this occur? The most basic reason is that it is not profitable to do so.  The simplest representation of this is to say that the net present value of the project</w:t>
      </w:r>
      <w:r w:rsidR="00507FC7">
        <w:rPr>
          <w:lang w:val="en-GB"/>
        </w:rPr>
        <w:t xml:space="preserve"> (NPV)</w:t>
      </w:r>
      <w:r>
        <w:rPr>
          <w:lang w:val="en-GB"/>
        </w:rPr>
        <w:t xml:space="preserve"> is negative for all players. </w:t>
      </w:r>
    </w:p>
    <w:p w14:paraId="79D40155" w14:textId="5A5D855E" w:rsidR="00EF6211" w:rsidRDefault="00351A87" w:rsidP="004228D0">
      <w:pPr>
        <w:rPr>
          <w:lang w:val="en-GB"/>
        </w:rPr>
      </w:pPr>
      <w:r>
        <w:rPr>
          <w:lang w:val="en-GB"/>
        </w:rPr>
        <w:t xml:space="preserve">Though to our judgment it is likely the NPV is negative, there could also be game theoretic reasons why we see no investment even though the NPV is positive. </w:t>
      </w:r>
      <w:r w:rsidR="000B01A1">
        <w:rPr>
          <w:lang w:val="en-GB"/>
        </w:rPr>
        <w:t>Specifically</w:t>
      </w:r>
      <w:ins w:id="157" w:author="Cabau Noémie" w:date="2022-07-14T16:18:00Z">
        <w:r w:rsidR="009C2AE2">
          <w:rPr>
            <w:lang w:val="en-GB"/>
          </w:rPr>
          <w:t>,</w:t>
        </w:r>
      </w:ins>
      <w:r w:rsidR="000B01A1">
        <w:rPr>
          <w:lang w:val="en-GB"/>
        </w:rPr>
        <w:t xml:space="preserve"> for </w:t>
      </w:r>
      <w:proofErr w:type="spellStart"/>
      <w:r w:rsidR="000B01A1">
        <w:rPr>
          <w:lang w:val="en-GB"/>
        </w:rPr>
        <w:t>Cyta</w:t>
      </w:r>
      <w:proofErr w:type="spellEnd"/>
      <w:r w:rsidR="00744750">
        <w:rPr>
          <w:lang w:val="en-GB"/>
        </w:rPr>
        <w:t xml:space="preserve"> which</w:t>
      </w:r>
      <w:r w:rsidR="000B01A1">
        <w:rPr>
          <w:lang w:val="en-GB"/>
        </w:rPr>
        <w:t xml:space="preserve"> is </w:t>
      </w:r>
      <w:r w:rsidR="00744750">
        <w:rPr>
          <w:lang w:val="en-GB"/>
        </w:rPr>
        <w:t xml:space="preserve">(1) </w:t>
      </w:r>
      <w:r w:rsidR="000B01A1">
        <w:rPr>
          <w:lang w:val="en-GB"/>
        </w:rPr>
        <w:t xml:space="preserve">required to give wholesale access to </w:t>
      </w:r>
      <w:r w:rsidR="00B206C2">
        <w:rPr>
          <w:lang w:val="en-GB"/>
        </w:rPr>
        <w:t>its</w:t>
      </w:r>
      <w:r w:rsidR="000B01A1">
        <w:rPr>
          <w:lang w:val="en-GB"/>
        </w:rPr>
        <w:t xml:space="preserve"> network to other providers, </w:t>
      </w:r>
      <w:r w:rsidR="00744750">
        <w:rPr>
          <w:lang w:val="en-GB"/>
        </w:rPr>
        <w:t xml:space="preserve">(2) </w:t>
      </w:r>
      <w:r w:rsidR="000B01A1">
        <w:rPr>
          <w:lang w:val="en-GB"/>
        </w:rPr>
        <w:t xml:space="preserve">likely one of the most efficient operators, it is possible that the project could be profitable but lack of monopoly on the retail price causes </w:t>
      </w:r>
      <w:proofErr w:type="spellStart"/>
      <w:r w:rsidR="00744750">
        <w:rPr>
          <w:lang w:val="en-GB"/>
        </w:rPr>
        <w:t>Cyta</w:t>
      </w:r>
      <w:proofErr w:type="spellEnd"/>
      <w:r w:rsidR="000B01A1">
        <w:rPr>
          <w:lang w:val="en-GB"/>
        </w:rPr>
        <w:t xml:space="preserve"> to not invest. </w:t>
      </w:r>
      <w:r w:rsidR="00602BEE">
        <w:rPr>
          <w:lang w:val="en-GB"/>
        </w:rPr>
        <w:t xml:space="preserve">In summary, </w:t>
      </w:r>
      <w:r w:rsidR="00EF6211">
        <w:rPr>
          <w:lang w:val="en-GB"/>
        </w:rPr>
        <w:t xml:space="preserve">for </w:t>
      </w:r>
      <w:proofErr w:type="spellStart"/>
      <w:r w:rsidR="00EF6211">
        <w:rPr>
          <w:lang w:val="en-GB"/>
        </w:rPr>
        <w:t>Cyta</w:t>
      </w:r>
      <w:proofErr w:type="spellEnd"/>
      <w:r w:rsidR="00744750">
        <w:rPr>
          <w:lang w:val="en-GB"/>
        </w:rPr>
        <w:t>,</w:t>
      </w:r>
      <w:r w:rsidR="00EF6211">
        <w:rPr>
          <w:lang w:val="en-GB"/>
        </w:rPr>
        <w:t xml:space="preserve"> </w:t>
      </w:r>
      <w:r w:rsidR="008B4394">
        <w:rPr>
          <w:lang w:val="en-GB"/>
        </w:rPr>
        <w:t xml:space="preserve">we must assume that the wholesale NPV is close to zero because of regulation and that the retail NPV is not sufficient to overcome the cost of investing. </w:t>
      </w:r>
      <w:r w:rsidR="008B4394">
        <w:rPr>
          <w:rStyle w:val="FootnoteReference"/>
          <w:lang w:val="en-GB"/>
        </w:rPr>
        <w:footnoteReference w:id="5"/>
      </w:r>
    </w:p>
    <w:p w14:paraId="5A325DE0" w14:textId="65A5EC43" w:rsidR="008475BC" w:rsidRDefault="00602BEE" w:rsidP="004228D0">
      <w:pPr>
        <w:rPr>
          <w:lang w:val="en-GB"/>
        </w:rPr>
      </w:pPr>
      <w:r>
        <w:rPr>
          <w:lang w:val="en-GB"/>
        </w:rPr>
        <w:t>For other players who can potentially develop this infrastructure and are not obligated to give wholesale access</w:t>
      </w:r>
      <w:ins w:id="158" w:author="Jan Droege" w:date="2022-07-13T09:51:00Z">
        <w:r w:rsidR="00487050">
          <w:rPr>
            <w:lang w:val="en-GB"/>
          </w:rPr>
          <w:t xml:space="preserve"> if funded by own </w:t>
        </w:r>
        <w:commentRangeStart w:id="159"/>
        <w:commentRangeStart w:id="160"/>
        <w:r w:rsidR="00487050">
          <w:rPr>
            <w:lang w:val="en-GB"/>
          </w:rPr>
          <w:t>resources</w:t>
        </w:r>
        <w:commentRangeEnd w:id="159"/>
        <w:r w:rsidR="00487050">
          <w:rPr>
            <w:rStyle w:val="CommentReference"/>
          </w:rPr>
          <w:commentReference w:id="159"/>
        </w:r>
      </w:ins>
      <w:commentRangeEnd w:id="160"/>
      <w:r w:rsidR="00A61520">
        <w:rPr>
          <w:rStyle w:val="CommentReference"/>
        </w:rPr>
        <w:commentReference w:id="160"/>
      </w:r>
      <w:r>
        <w:rPr>
          <w:lang w:val="en-GB"/>
        </w:rPr>
        <w:t xml:space="preserve">, such as </w:t>
      </w:r>
      <w:proofErr w:type="spellStart"/>
      <w:r>
        <w:rPr>
          <w:lang w:val="en-GB"/>
        </w:rPr>
        <w:t>Cablenet</w:t>
      </w:r>
      <w:proofErr w:type="spellEnd"/>
      <w:r>
        <w:rPr>
          <w:lang w:val="en-GB"/>
        </w:rPr>
        <w:t xml:space="preserve"> and </w:t>
      </w:r>
      <w:proofErr w:type="spellStart"/>
      <w:r>
        <w:rPr>
          <w:lang w:val="en-GB"/>
        </w:rPr>
        <w:t>Primetel</w:t>
      </w:r>
      <w:proofErr w:type="spellEnd"/>
      <w:r w:rsidR="00744750">
        <w:rPr>
          <w:lang w:val="en-GB"/>
        </w:rPr>
        <w:t>,</w:t>
      </w:r>
      <w:r>
        <w:rPr>
          <w:lang w:val="en-GB"/>
        </w:rPr>
        <w:t xml:space="preserve"> we can make a different inference. </w:t>
      </w:r>
      <w:r w:rsidR="00744750">
        <w:rPr>
          <w:lang w:val="en-GB"/>
        </w:rPr>
        <w:t>This is because</w:t>
      </w:r>
      <w:r w:rsidR="00481CDE">
        <w:rPr>
          <w:lang w:val="en-GB"/>
        </w:rPr>
        <w:t xml:space="preserve"> these players would have the potential to make both wholesale profits and retail profits had they developed infrastructure in these areas. Given that they have not developed infrastructure</w:t>
      </w:r>
      <w:r w:rsidR="00744750">
        <w:rPr>
          <w:lang w:val="en-GB"/>
        </w:rPr>
        <w:t>,</w:t>
      </w:r>
      <w:r w:rsidR="00481CDE">
        <w:rPr>
          <w:lang w:val="en-GB"/>
        </w:rPr>
        <w:t xml:space="preserve"> we can say that the </w:t>
      </w:r>
      <w:r w:rsidR="00481CDE" w:rsidRPr="00FC1EA5">
        <w:rPr>
          <w:b/>
          <w:bCs/>
          <w:lang w:val="en-GB"/>
        </w:rPr>
        <w:t>total NPV</w:t>
      </w:r>
      <w:r w:rsidR="00481CDE">
        <w:rPr>
          <w:lang w:val="en-GB"/>
        </w:rPr>
        <w:t xml:space="preserve"> of both </w:t>
      </w:r>
      <w:proofErr w:type="spellStart"/>
      <w:r w:rsidR="00481CDE">
        <w:rPr>
          <w:lang w:val="en-GB"/>
        </w:rPr>
        <w:t>Cablenet</w:t>
      </w:r>
      <w:proofErr w:type="spellEnd"/>
      <w:r w:rsidR="00481CDE">
        <w:rPr>
          <w:lang w:val="en-GB"/>
        </w:rPr>
        <w:t xml:space="preserve"> and </w:t>
      </w:r>
      <w:proofErr w:type="spellStart"/>
      <w:r w:rsidR="00481CDE">
        <w:rPr>
          <w:lang w:val="en-GB"/>
        </w:rPr>
        <w:t>Primetel</w:t>
      </w:r>
      <w:proofErr w:type="spellEnd"/>
      <w:r w:rsidR="00481CDE">
        <w:rPr>
          <w:lang w:val="en-GB"/>
        </w:rPr>
        <w:t xml:space="preserve"> must have been negative </w:t>
      </w:r>
      <w:r w:rsidR="008B4394">
        <w:rPr>
          <w:lang w:val="en-GB"/>
        </w:rPr>
        <w:t>after taking into account the fixed costs</w:t>
      </w:r>
      <w:r w:rsidR="00744750">
        <w:rPr>
          <w:lang w:val="en-GB"/>
        </w:rPr>
        <w:t xml:space="preserve"> of </w:t>
      </w:r>
      <w:r w:rsidR="00481CDE">
        <w:rPr>
          <w:lang w:val="en-GB"/>
        </w:rPr>
        <w:t>developing th</w:t>
      </w:r>
      <w:r w:rsidR="00744750">
        <w:rPr>
          <w:lang w:val="en-GB"/>
        </w:rPr>
        <w:t xml:space="preserve">e </w:t>
      </w:r>
      <w:r w:rsidR="00481CDE">
        <w:rPr>
          <w:lang w:val="en-GB"/>
        </w:rPr>
        <w:t xml:space="preserve">infrastructure. </w:t>
      </w:r>
      <w:r w:rsidR="00EF6211">
        <w:rPr>
          <w:lang w:val="en-GB"/>
        </w:rPr>
        <w:t xml:space="preserve">If the Cypriot government were to retain this present asymmetric </w:t>
      </w:r>
      <w:r w:rsidR="008B4394">
        <w:rPr>
          <w:lang w:val="en-GB"/>
        </w:rPr>
        <w:t xml:space="preserve">structure where </w:t>
      </w:r>
      <w:proofErr w:type="spellStart"/>
      <w:r w:rsidR="008B4394">
        <w:rPr>
          <w:lang w:val="en-GB"/>
        </w:rPr>
        <w:t>Cyta</w:t>
      </w:r>
      <w:proofErr w:type="spellEnd"/>
      <w:r w:rsidR="008B4394">
        <w:rPr>
          <w:lang w:val="en-GB"/>
        </w:rPr>
        <w:t xml:space="preserve"> must give wholesale access but not its competitors, </w:t>
      </w:r>
      <w:r w:rsidR="00F2069E">
        <w:rPr>
          <w:lang w:val="en-GB"/>
        </w:rPr>
        <w:t xml:space="preserve">it seems </w:t>
      </w:r>
      <w:r w:rsidR="00744750">
        <w:rPr>
          <w:lang w:val="en-GB"/>
        </w:rPr>
        <w:t>that</w:t>
      </w:r>
      <w:r w:rsidR="00F2069E">
        <w:rPr>
          <w:lang w:val="en-GB"/>
        </w:rPr>
        <w:t xml:space="preserve"> </w:t>
      </w:r>
      <w:proofErr w:type="spellStart"/>
      <w:r w:rsidR="00F2069E">
        <w:rPr>
          <w:lang w:val="en-GB"/>
        </w:rPr>
        <w:t>Cyta</w:t>
      </w:r>
      <w:proofErr w:type="spellEnd"/>
      <w:r w:rsidR="00F2069E">
        <w:rPr>
          <w:lang w:val="en-GB"/>
        </w:rPr>
        <w:t xml:space="preserve"> would only bid based on the difference between its retail NPV </w:t>
      </w:r>
      <w:r w:rsidR="008475BC">
        <w:rPr>
          <w:lang w:val="en-GB"/>
        </w:rPr>
        <w:t>and its cost of development</w:t>
      </w:r>
      <w:r w:rsidR="00744750">
        <w:rPr>
          <w:lang w:val="en-GB"/>
        </w:rPr>
        <w:t>,</w:t>
      </w:r>
      <w:r w:rsidR="008475BC">
        <w:rPr>
          <w:lang w:val="en-GB"/>
        </w:rPr>
        <w:t xml:space="preserve"> whilst </w:t>
      </w:r>
      <w:proofErr w:type="spellStart"/>
      <w:r w:rsidR="008475BC">
        <w:rPr>
          <w:lang w:val="en-GB"/>
        </w:rPr>
        <w:t>Cablenet</w:t>
      </w:r>
      <w:proofErr w:type="spellEnd"/>
      <w:r w:rsidR="008475BC">
        <w:rPr>
          <w:lang w:val="en-GB"/>
        </w:rPr>
        <w:t xml:space="preserve"> and </w:t>
      </w:r>
      <w:proofErr w:type="spellStart"/>
      <w:r w:rsidR="008475BC">
        <w:rPr>
          <w:lang w:val="en-GB"/>
        </w:rPr>
        <w:t>Primetel</w:t>
      </w:r>
      <w:proofErr w:type="spellEnd"/>
      <w:r w:rsidR="008475BC">
        <w:rPr>
          <w:lang w:val="en-GB"/>
        </w:rPr>
        <w:t xml:space="preserve"> would bid on the difference between the maximum of the retail price and wholesale price from the cost of development. In other words, competitors might be ready to bid on the lot even if they do not expect it to be profitable for them to operate it</w:t>
      </w:r>
      <w:r w:rsidR="00744750">
        <w:rPr>
          <w:lang w:val="en-GB"/>
        </w:rPr>
        <w:t>,</w:t>
      </w:r>
      <w:r w:rsidR="008475BC">
        <w:rPr>
          <w:lang w:val="en-GB"/>
        </w:rPr>
        <w:t xml:space="preserve"> because they can just rent it to </w:t>
      </w:r>
      <w:proofErr w:type="spellStart"/>
      <w:r w:rsidR="008475BC">
        <w:rPr>
          <w:lang w:val="en-GB"/>
        </w:rPr>
        <w:t>Cyta</w:t>
      </w:r>
      <w:proofErr w:type="spellEnd"/>
      <w:r w:rsidR="008475BC">
        <w:rPr>
          <w:lang w:val="en-GB"/>
        </w:rPr>
        <w:t xml:space="preserve"> so </w:t>
      </w:r>
      <w:proofErr w:type="spellStart"/>
      <w:r w:rsidR="008475BC">
        <w:rPr>
          <w:lang w:val="en-GB"/>
        </w:rPr>
        <w:t>Cyta</w:t>
      </w:r>
      <w:proofErr w:type="spellEnd"/>
      <w:r w:rsidR="008475BC">
        <w:rPr>
          <w:lang w:val="en-GB"/>
        </w:rPr>
        <w:t xml:space="preserve"> can operate it. </w:t>
      </w:r>
    </w:p>
    <w:p w14:paraId="1C1AE979" w14:textId="22BF0828" w:rsidR="00F6204C" w:rsidRDefault="00F6204C" w:rsidP="00F6204C">
      <w:pPr>
        <w:rPr>
          <w:lang w:val="en-GB"/>
        </w:rPr>
      </w:pPr>
      <w:r>
        <w:rPr>
          <w:lang w:val="en-GB"/>
        </w:rPr>
        <w:t xml:space="preserve">So why would companies invest in these lots if the NPV is negative? We now come to the reason why the subsidy is necessary. The subsidy is meant to act to overcome the fixed cost. Since the subsidy for each lot is </w:t>
      </w:r>
      <w:ins w:id="161" w:author="Jan Droege" w:date="2022-07-13T09:53:00Z">
        <w:r w:rsidR="00CC3BA5">
          <w:rPr>
            <w:lang w:val="en-GB"/>
          </w:rPr>
          <w:t xml:space="preserve">just below Euro </w:t>
        </w:r>
      </w:ins>
      <w:r>
        <w:rPr>
          <w:lang w:val="en-GB"/>
        </w:rPr>
        <w:t>12</w:t>
      </w:r>
      <w:r w:rsidR="00744750">
        <w:rPr>
          <w:lang w:val="en-GB"/>
        </w:rPr>
        <w:t xml:space="preserve"> million</w:t>
      </w:r>
      <w:r>
        <w:rPr>
          <w:lang w:val="en-GB"/>
        </w:rPr>
        <w:t>, this means we expect that the bid amounts will be strictly less than</w:t>
      </w:r>
      <w:ins w:id="162" w:author="Jan Droege" w:date="2022-07-13T09:53:00Z">
        <w:r w:rsidR="00CC3BA5">
          <w:rPr>
            <w:lang w:val="en-GB"/>
          </w:rPr>
          <w:t xml:space="preserve"> Euro</w:t>
        </w:r>
      </w:ins>
      <w:r>
        <w:rPr>
          <w:lang w:val="en-GB"/>
        </w:rPr>
        <w:t xml:space="preserve"> 12 million. </w:t>
      </w:r>
    </w:p>
    <w:p w14:paraId="4C847E4A" w14:textId="77777777" w:rsidR="00F6204C" w:rsidRDefault="00F6204C" w:rsidP="004228D0">
      <w:pPr>
        <w:rPr>
          <w:lang w:val="en-GB"/>
        </w:rPr>
      </w:pPr>
    </w:p>
    <w:p w14:paraId="3F4E17A8" w14:textId="7D48661B" w:rsidR="00860D80" w:rsidRDefault="00E96A2A" w:rsidP="004228D0">
      <w:pPr>
        <w:rPr>
          <w:rFonts w:eastAsiaTheme="minorEastAsia"/>
          <w:lang w:val="en-GB"/>
        </w:rPr>
      </w:pPr>
      <w:r>
        <w:rPr>
          <w:lang w:val="en-GB"/>
        </w:rPr>
        <w:t xml:space="preserve">If the Cypriot government requires that the winner of the selection procedures give wholesale access to its competitors, as is currently intended, the result could be lower </w:t>
      </w:r>
      <w:r w:rsidR="00744750">
        <w:rPr>
          <w:lang w:val="en-GB"/>
        </w:rPr>
        <w:t xml:space="preserve">(bids) </w:t>
      </w:r>
      <w:r>
        <w:rPr>
          <w:lang w:val="en-GB"/>
        </w:rPr>
        <w:t xml:space="preserve">prices on the lots for all bidders. This is equivalent to saying </w:t>
      </w:r>
      <w:r w:rsidR="008475BC">
        <w:rPr>
          <w:lang w:val="en-GB"/>
        </w:rPr>
        <w:t xml:space="preserve">that the profits of all competitors must be of the same form as </w:t>
      </w:r>
      <w:proofErr w:type="spellStart"/>
      <w:r w:rsidR="008475BC">
        <w:rPr>
          <w:lang w:val="en-GB"/>
        </w:rPr>
        <w:t>Cyta</w:t>
      </w:r>
      <w:proofErr w:type="spellEnd"/>
      <w:r w:rsidR="008475BC">
        <w:rPr>
          <w:lang w:val="en-GB"/>
        </w:rPr>
        <w:t xml:space="preserve">, which is the difference between the NPV of retail and the NPV of development. </w:t>
      </w:r>
      <w:r w:rsidR="00502BD9">
        <w:rPr>
          <w:lang w:val="en-GB"/>
        </w:rPr>
        <w:t xml:space="preserve">The </w:t>
      </w:r>
      <w:r w:rsidR="00A82018">
        <w:rPr>
          <w:lang w:val="en-GB"/>
        </w:rPr>
        <w:t>annual retail profit of the firm is</w:t>
      </w:r>
      <w:r w:rsidR="00AB68C9">
        <w:rPr>
          <w:lang w:val="en-GB"/>
        </w:rPr>
        <w:t xml:space="preserve"> given</w:t>
      </w:r>
      <w:r w:rsidR="00A82018">
        <w:rPr>
          <w:lang w:val="en-GB"/>
        </w:rPr>
        <w:t xml:space="preserve"> by </w:t>
      </w:r>
      <m:oMath>
        <m:d>
          <m:dPr>
            <m:ctrlPr>
              <w:rPr>
                <w:rFonts w:ascii="Cambria Math" w:hAnsi="Cambria Math"/>
                <w:i/>
                <w:lang w:val="en-GB"/>
              </w:rPr>
            </m:ctrlPr>
          </m:dPr>
          <m:e>
            <m:r>
              <w:rPr>
                <w:rFonts w:ascii="Cambria Math" w:hAnsi="Cambria Math"/>
                <w:lang w:val="en-GB"/>
              </w:rPr>
              <m:t>p-c</m:t>
            </m:r>
          </m:e>
        </m:d>
        <m:r>
          <w:rPr>
            <w:rFonts w:ascii="Cambria Math" w:hAnsi="Cambria Math"/>
            <w:lang w:val="en-GB"/>
          </w:rPr>
          <m:t>Q</m:t>
        </m:r>
      </m:oMath>
      <w:r w:rsidR="00A82018">
        <w:rPr>
          <w:rFonts w:eastAsiaTheme="minorEastAsia"/>
          <w:lang w:val="en-GB"/>
        </w:rPr>
        <w:t xml:space="preserve"> </w:t>
      </w:r>
      <w:r w:rsidR="00AB68C9">
        <w:rPr>
          <w:rFonts w:eastAsiaTheme="minorEastAsia"/>
          <w:lang w:val="en-GB"/>
        </w:rPr>
        <w:t xml:space="preserve">-- </w:t>
      </w:r>
      <w:r w:rsidR="00A82018">
        <w:rPr>
          <w:rFonts w:eastAsiaTheme="minorEastAsia"/>
          <w:lang w:val="en-GB"/>
        </w:rPr>
        <w:t xml:space="preserve">where p is the </w:t>
      </w:r>
      <w:r w:rsidR="002D4F68">
        <w:rPr>
          <w:rFonts w:eastAsiaTheme="minorEastAsia"/>
          <w:lang w:val="en-GB"/>
        </w:rPr>
        <w:t>annual retail</w:t>
      </w:r>
      <w:r w:rsidR="00A82018">
        <w:rPr>
          <w:rFonts w:eastAsiaTheme="minorEastAsia"/>
          <w:lang w:val="en-GB"/>
        </w:rPr>
        <w:t xml:space="preserve"> cost, c is the annual  cost of having a user on the net</w:t>
      </w:r>
      <w:r w:rsidR="00AB68C9">
        <w:rPr>
          <w:rFonts w:eastAsiaTheme="minorEastAsia"/>
          <w:lang w:val="en-GB"/>
        </w:rPr>
        <w:t>work</w:t>
      </w:r>
      <w:r w:rsidR="00A82018">
        <w:rPr>
          <w:rFonts w:eastAsiaTheme="minorEastAsia"/>
          <w:lang w:val="en-GB"/>
        </w:rPr>
        <w:t>, and Q is the number of users. Over a period of time this is</w:t>
      </w:r>
      <m:oMath>
        <m:r>
          <w:rPr>
            <w:rFonts w:ascii="Cambria Math" w:eastAsiaTheme="minorEastAsia" w:hAnsi="Cambria Math"/>
            <w:lang w:val="en-GB"/>
          </w:rPr>
          <m:t xml:space="preserve">   </m:t>
        </m:r>
        <m:sSub>
          <m:sSubPr>
            <m:ctrlPr>
              <w:rPr>
                <w:rFonts w:ascii="Cambria Math" w:eastAsiaTheme="minorEastAsia" w:hAnsi="Cambria Math"/>
                <w:i/>
                <w:lang w:val="en-GB"/>
              </w:rPr>
            </m:ctrlPr>
          </m:sSubPr>
          <m:e>
            <m:r>
              <m:rPr>
                <m:sty m:val="p"/>
              </m:rPr>
              <w:rPr>
                <w:rFonts w:ascii="Cambria Math" w:eastAsiaTheme="minorEastAsia" w:hAnsi="Cambria Math"/>
                <w:lang w:val="en-GB"/>
              </w:rPr>
              <m:t>π=Σ</m:t>
            </m:r>
            <m:ctrlPr>
              <w:rPr>
                <w:rFonts w:ascii="Cambria Math" w:eastAsiaTheme="minorEastAsia" w:hAnsi="Cambria Math"/>
                <w:lang w:val="en-GB"/>
              </w:rPr>
            </m:ctrlPr>
          </m:e>
          <m:sub>
            <m:r>
              <w:rPr>
                <w:rFonts w:ascii="Cambria Math" w:eastAsiaTheme="minorEastAsia" w:hAnsi="Cambria Math"/>
                <w:lang w:val="en-GB"/>
              </w:rPr>
              <m:t>t=0</m:t>
            </m:r>
          </m:sub>
        </m:sSub>
        <m:f>
          <m:fPr>
            <m:ctrlPr>
              <w:rPr>
                <w:rFonts w:ascii="Cambria Math" w:hAnsi="Cambria Math"/>
                <w:i/>
                <w:lang w:val="en-GB"/>
              </w:rPr>
            </m:ctrlPr>
          </m:fPr>
          <m:num>
            <m:r>
              <m:rPr>
                <m:sty m:val="p"/>
              </m:rPr>
              <w:rPr>
                <w:rFonts w:ascii="Cambria Math" w:eastAsiaTheme="minorEastAsia" w:hAnsi="Cambria Math"/>
                <w:lang w:val="en-GB"/>
              </w:rPr>
              <m:t xml:space="preserve"> </m:t>
            </m:r>
            <m:d>
              <m:dPr>
                <m:ctrlPr>
                  <w:rPr>
                    <w:rFonts w:ascii="Cambria Math" w:hAnsi="Cambria Math"/>
                    <w:i/>
                    <w:lang w:val="en-GB"/>
                  </w:rPr>
                </m:ctrlPr>
              </m:dPr>
              <m:e>
                <m:r>
                  <w:rPr>
                    <w:rFonts w:ascii="Cambria Math" w:hAnsi="Cambria Math"/>
                    <w:lang w:val="en-GB"/>
                  </w:rPr>
                  <m:t>p-c</m:t>
                </m:r>
              </m:e>
            </m:d>
            <m:r>
              <w:rPr>
                <w:rFonts w:ascii="Cambria Math" w:hAnsi="Cambria Math"/>
                <w:lang w:val="en-GB"/>
              </w:rPr>
              <m:t>Q</m:t>
            </m:r>
          </m:num>
          <m:den>
            <m:sSup>
              <m:sSupPr>
                <m:ctrlPr>
                  <w:rPr>
                    <w:rFonts w:ascii="Cambria Math" w:hAnsi="Cambria Math"/>
                    <w:i/>
                    <w:lang w:val="en-GB"/>
                  </w:rPr>
                </m:ctrlPr>
              </m:sSupPr>
              <m:e>
                <m:r>
                  <w:rPr>
                    <w:rFonts w:ascii="Cambria Math" w:hAnsi="Cambria Math"/>
                    <w:lang w:val="en-GB"/>
                  </w:rPr>
                  <m:t>(1+i)</m:t>
                </m:r>
              </m:e>
              <m:sup>
                <m:r>
                  <w:rPr>
                    <w:rFonts w:ascii="Cambria Math" w:hAnsi="Cambria Math"/>
                    <w:lang w:val="en-GB"/>
                  </w:rPr>
                  <m:t>t</m:t>
                </m:r>
              </m:sup>
            </m:sSup>
          </m:den>
        </m:f>
      </m:oMath>
      <w:r w:rsidR="00A82018">
        <w:rPr>
          <w:rFonts w:eastAsiaTheme="minorEastAsia"/>
          <w:lang w:val="en-GB"/>
        </w:rPr>
        <w:t xml:space="preserve">, where t is the year and i the firms annualized internal rate of return.  </w:t>
      </w:r>
      <w:r w:rsidR="00F6204C">
        <w:rPr>
          <w:rFonts w:eastAsiaTheme="minorEastAsia"/>
          <w:lang w:val="en-GB"/>
        </w:rPr>
        <w:t xml:space="preserve">The </w:t>
      </w:r>
      <w:r w:rsidR="00502BD9">
        <w:rPr>
          <w:lang w:val="en-GB"/>
        </w:rPr>
        <w:t xml:space="preserve">complete profit of the firm is </w:t>
      </w:r>
      <m:oMath>
        <m:r>
          <m:rPr>
            <m:sty m:val="p"/>
          </m:rPr>
          <w:rPr>
            <w:rFonts w:ascii="Cambria Math" w:hAnsi="Cambria Math"/>
            <w:lang w:val="en-GB"/>
          </w:rPr>
          <m:t>Π</m:t>
        </m:r>
        <m:r>
          <w:rPr>
            <w:rFonts w:ascii="Cambria Math" w:hAnsi="Cambria Math"/>
            <w:lang w:val="en-GB"/>
          </w:rPr>
          <m:t>=</m:t>
        </m:r>
        <m:r>
          <m:rPr>
            <m:sty m:val="p"/>
          </m:rPr>
          <w:rPr>
            <w:rFonts w:ascii="Cambria Math" w:eastAsiaTheme="minorEastAsia" w:hAnsi="Cambria Math"/>
            <w:lang w:val="en-GB"/>
          </w:rPr>
          <m:t>π</m:t>
        </m:r>
        <m:r>
          <w:rPr>
            <w:rFonts w:ascii="Cambria Math" w:hAnsi="Cambria Math"/>
            <w:lang w:val="en-GB"/>
          </w:rPr>
          <m:t>-F-S</m:t>
        </m:r>
      </m:oMath>
      <w:r w:rsidR="00502BD9">
        <w:rPr>
          <w:rFonts w:eastAsiaTheme="minorEastAsia"/>
          <w:lang w:val="en-GB"/>
        </w:rPr>
        <w:t xml:space="preserve">; </w:t>
      </w:r>
      <w:r w:rsidR="00860D80">
        <w:rPr>
          <w:rFonts w:eastAsiaTheme="minorEastAsia"/>
          <w:lang w:val="en-GB"/>
        </w:rPr>
        <w:t xml:space="preserve">where F is the fixed cost of developing the infrastructure, and S is the subsidy. </w:t>
      </w:r>
      <w:r w:rsidR="00F6204C">
        <w:rPr>
          <w:rFonts w:eastAsiaTheme="minorEastAsia"/>
          <w:lang w:val="en-GB"/>
        </w:rPr>
        <w:t xml:space="preserve">We know that this </w:t>
      </w:r>
      <w:r w:rsidR="00F705D8">
        <w:rPr>
          <w:rFonts w:eastAsiaTheme="minorEastAsia"/>
          <w:lang w:val="en-GB"/>
        </w:rPr>
        <w:t xml:space="preserve">is </w:t>
      </w:r>
      <w:r w:rsidR="00F6204C">
        <w:rPr>
          <w:rFonts w:eastAsiaTheme="minorEastAsia"/>
          <w:lang w:val="en-GB"/>
        </w:rPr>
        <w:t xml:space="preserve">the maximum willingness to pay each firm </w:t>
      </w:r>
      <w:r w:rsidR="00F6204C">
        <w:rPr>
          <w:rFonts w:eastAsiaTheme="minorEastAsia"/>
          <w:lang w:val="en-GB"/>
        </w:rPr>
        <w:lastRenderedPageBreak/>
        <w:t xml:space="preserve">has. </w:t>
      </w:r>
      <w:r w:rsidR="002D4F68">
        <w:rPr>
          <w:rFonts w:eastAsiaTheme="minorEastAsia"/>
          <w:lang w:val="en-GB"/>
        </w:rPr>
        <w:t xml:space="preserve">We know </w:t>
      </w:r>
      <w:r w:rsidR="00A958B2">
        <w:rPr>
          <w:rFonts w:eastAsiaTheme="minorEastAsia"/>
          <w:lang w:val="en-GB"/>
        </w:rPr>
        <w:t xml:space="preserve">from the argument above </w:t>
      </w:r>
      <w:r w:rsidR="002D4F68">
        <w:rPr>
          <w:rFonts w:eastAsiaTheme="minorEastAsia"/>
          <w:lang w:val="en-GB"/>
        </w:rPr>
        <w:t>that without the subsidy</w:t>
      </w:r>
      <w:r w:rsidR="00A958B2">
        <w:rPr>
          <w:rFonts w:eastAsiaTheme="minorEastAsia"/>
          <w:lang w:val="en-GB"/>
        </w:rPr>
        <w:t>,</w:t>
      </w:r>
      <w:r w:rsidR="002D4F68">
        <w:rPr>
          <w:rFonts w:eastAsiaTheme="minorEastAsia"/>
          <w:lang w:val="en-GB"/>
        </w:rPr>
        <w:t xml:space="preserve"> the sum of </w:t>
      </w:r>
      <w:r w:rsidR="00F705D8">
        <w:rPr>
          <w:rFonts w:eastAsiaTheme="minorEastAsia"/>
          <w:lang w:val="en-GB"/>
        </w:rPr>
        <w:t xml:space="preserve">the </w:t>
      </w:r>
      <w:r w:rsidR="002D4F68">
        <w:rPr>
          <w:rFonts w:eastAsiaTheme="minorEastAsia"/>
          <w:lang w:val="en-GB"/>
        </w:rPr>
        <w:t xml:space="preserve">first two terms </w:t>
      </w:r>
      <w:r w:rsidR="006708ED">
        <w:rPr>
          <w:rFonts w:eastAsiaTheme="minorEastAsia"/>
          <w:lang w:val="en-GB"/>
        </w:rPr>
        <w:t>is</w:t>
      </w:r>
      <w:r w:rsidR="002D4F68">
        <w:rPr>
          <w:rFonts w:eastAsiaTheme="minorEastAsia"/>
          <w:lang w:val="en-GB"/>
        </w:rPr>
        <w:t xml:space="preserve"> negative</w:t>
      </w:r>
      <w:r w:rsidR="00A958B2">
        <w:rPr>
          <w:rFonts w:eastAsiaTheme="minorEastAsia"/>
          <w:lang w:val="en-GB"/>
        </w:rPr>
        <w:t xml:space="preserve">. </w:t>
      </w:r>
      <w:r w:rsidR="002D4F68">
        <w:rPr>
          <w:rFonts w:eastAsiaTheme="minorEastAsia"/>
          <w:lang w:val="en-GB"/>
        </w:rPr>
        <w:t xml:space="preserve"> </w:t>
      </w:r>
    </w:p>
    <w:p w14:paraId="509B87DE" w14:textId="5A02898C" w:rsidR="002D4F68" w:rsidRDefault="00095E3E" w:rsidP="004228D0">
      <w:pPr>
        <w:rPr>
          <w:rFonts w:eastAsiaTheme="minorEastAsia"/>
          <w:lang w:val="en-GB"/>
        </w:rPr>
      </w:pPr>
      <w:r>
        <w:rPr>
          <w:rFonts w:eastAsiaTheme="minorEastAsia"/>
          <w:lang w:val="en-GB"/>
        </w:rPr>
        <w:t>Whether operators know or do</w:t>
      </w:r>
      <w:r w:rsidR="00A958B2">
        <w:rPr>
          <w:rFonts w:eastAsiaTheme="minorEastAsia"/>
          <w:lang w:val="en-GB"/>
        </w:rPr>
        <w:t xml:space="preserve"> no</w:t>
      </w:r>
      <w:r>
        <w:rPr>
          <w:rFonts w:eastAsiaTheme="minorEastAsia"/>
          <w:lang w:val="en-GB"/>
        </w:rPr>
        <w:t>t know the total profitability of their competitors can be both beneficial or harmful depending on the circumstances. If the operators know that their competitors have very similar cost structures then we can expect transparency to give an outcome very close to the marginal costs, which would be the best possible outcome for consumers. If</w:t>
      </w:r>
      <w:r w:rsidR="00A958B2">
        <w:rPr>
          <w:rFonts w:eastAsiaTheme="minorEastAsia"/>
          <w:lang w:val="en-GB"/>
        </w:rPr>
        <w:t>,</w:t>
      </w:r>
      <w:r>
        <w:rPr>
          <w:rFonts w:eastAsiaTheme="minorEastAsia"/>
          <w:lang w:val="en-GB"/>
        </w:rPr>
        <w:t xml:space="preserve"> however, some of the operators have a much higher total profitability than their competitors and know that this is the case, then we can expect them to bid significantly less aggressively, in line with that they expect their co</w:t>
      </w:r>
      <w:r w:rsidR="00F705D8">
        <w:rPr>
          <w:rFonts w:eastAsiaTheme="minorEastAsia"/>
          <w:lang w:val="en-GB"/>
        </w:rPr>
        <w:t>mpetitors</w:t>
      </w:r>
      <w:r>
        <w:rPr>
          <w:rFonts w:eastAsiaTheme="minorEastAsia"/>
          <w:lang w:val="en-GB"/>
        </w:rPr>
        <w:t xml:space="preserve"> to bid. </w:t>
      </w:r>
      <w:r w:rsidR="00114459">
        <w:rPr>
          <w:rFonts w:eastAsiaTheme="minorEastAsia"/>
          <w:lang w:val="en-GB"/>
        </w:rPr>
        <w:t xml:space="preserve">In other words, if we expect </w:t>
      </w:r>
      <w:r w:rsidR="00BF223D">
        <w:rPr>
          <w:rFonts w:eastAsiaTheme="minorEastAsia"/>
          <w:lang w:val="en-GB"/>
        </w:rPr>
        <w:t xml:space="preserve">supplier to be </w:t>
      </w:r>
      <w:r w:rsidR="00114459">
        <w:rPr>
          <w:rFonts w:eastAsiaTheme="minorEastAsia"/>
          <w:lang w:val="en-GB"/>
        </w:rPr>
        <w:t xml:space="preserve">symmetric </w:t>
      </w:r>
      <w:r w:rsidR="00BF223D">
        <w:rPr>
          <w:rFonts w:eastAsiaTheme="minorEastAsia"/>
          <w:lang w:val="en-GB"/>
        </w:rPr>
        <w:t>with respect to their efficiencies</w:t>
      </w:r>
      <w:r w:rsidR="00114459">
        <w:rPr>
          <w:rFonts w:eastAsiaTheme="minorEastAsia"/>
          <w:lang w:val="en-GB"/>
        </w:rPr>
        <w:t xml:space="preserve">, then transparency of </w:t>
      </w:r>
      <w:r w:rsidR="00A958B2">
        <w:rPr>
          <w:rFonts w:eastAsiaTheme="minorEastAsia"/>
          <w:lang w:val="en-GB"/>
        </w:rPr>
        <w:t xml:space="preserve">the </w:t>
      </w:r>
      <w:r w:rsidR="00114459">
        <w:rPr>
          <w:rFonts w:eastAsiaTheme="minorEastAsia"/>
          <w:lang w:val="en-GB"/>
        </w:rPr>
        <w:t>cost structure</w:t>
      </w:r>
      <w:r w:rsidR="00A958B2">
        <w:rPr>
          <w:rFonts w:eastAsiaTheme="minorEastAsia"/>
          <w:lang w:val="en-GB"/>
        </w:rPr>
        <w:t>s</w:t>
      </w:r>
      <w:r w:rsidR="00114459">
        <w:rPr>
          <w:rFonts w:eastAsiaTheme="minorEastAsia"/>
          <w:lang w:val="en-GB"/>
        </w:rPr>
        <w:t xml:space="preserve"> is a good thing</w:t>
      </w:r>
      <w:r w:rsidR="00A958B2">
        <w:rPr>
          <w:rFonts w:eastAsiaTheme="minorEastAsia"/>
          <w:lang w:val="en-GB"/>
        </w:rPr>
        <w:t>.</w:t>
      </w:r>
      <w:r w:rsidR="00114459">
        <w:rPr>
          <w:rFonts w:eastAsiaTheme="minorEastAsia"/>
          <w:lang w:val="en-GB"/>
        </w:rPr>
        <w:t xml:space="preserve"> </w:t>
      </w:r>
      <w:r w:rsidR="00A958B2">
        <w:rPr>
          <w:rFonts w:eastAsiaTheme="minorEastAsia"/>
          <w:lang w:val="en-GB"/>
        </w:rPr>
        <w:t>I</w:t>
      </w:r>
      <w:r w:rsidR="00114459">
        <w:rPr>
          <w:rFonts w:eastAsiaTheme="minorEastAsia"/>
          <w:lang w:val="en-GB"/>
        </w:rPr>
        <w:t xml:space="preserve">f </w:t>
      </w:r>
      <w:r w:rsidR="00A958B2">
        <w:rPr>
          <w:rFonts w:eastAsiaTheme="minorEastAsia"/>
          <w:lang w:val="en-GB"/>
        </w:rPr>
        <w:t xml:space="preserve">instead </w:t>
      </w:r>
      <w:r w:rsidR="00114459">
        <w:rPr>
          <w:rFonts w:eastAsiaTheme="minorEastAsia"/>
          <w:lang w:val="en-GB"/>
        </w:rPr>
        <w:t>we expect an asymmetric situation</w:t>
      </w:r>
      <w:r w:rsidR="00A958B2">
        <w:rPr>
          <w:rFonts w:eastAsiaTheme="minorEastAsia"/>
          <w:lang w:val="en-GB"/>
        </w:rPr>
        <w:t>,</w:t>
      </w:r>
      <w:r w:rsidR="00114459">
        <w:rPr>
          <w:rFonts w:eastAsiaTheme="minorEastAsia"/>
          <w:lang w:val="en-GB"/>
        </w:rPr>
        <w:t xml:space="preserve"> then transparency </w:t>
      </w:r>
      <w:r w:rsidR="00A958B2">
        <w:rPr>
          <w:rFonts w:eastAsiaTheme="minorEastAsia"/>
          <w:lang w:val="en-GB"/>
        </w:rPr>
        <w:t>could be detrimental</w:t>
      </w:r>
      <w:r w:rsidR="00114459">
        <w:rPr>
          <w:rFonts w:eastAsiaTheme="minorEastAsia"/>
          <w:lang w:val="en-GB"/>
        </w:rPr>
        <w:t xml:space="preserve"> consumers</w:t>
      </w:r>
      <w:r w:rsidR="00A958B2">
        <w:rPr>
          <w:rFonts w:eastAsiaTheme="minorEastAsia"/>
          <w:lang w:val="en-GB"/>
        </w:rPr>
        <w:t xml:space="preserve"> – however, this conclusion is mitigated by the fact that at present, they cannot access fast broadband services</w:t>
      </w:r>
      <w:r w:rsidR="00114459">
        <w:rPr>
          <w:rFonts w:eastAsiaTheme="minorEastAsia"/>
          <w:lang w:val="en-GB"/>
        </w:rPr>
        <w:t>. In practice it is difficult to infer which case we are in</w:t>
      </w:r>
      <w:r w:rsidR="00030ED0">
        <w:rPr>
          <w:rFonts w:eastAsiaTheme="minorEastAsia"/>
          <w:lang w:val="en-GB"/>
        </w:rPr>
        <w:t>.</w:t>
      </w:r>
      <w:r w:rsidR="00BF223D">
        <w:rPr>
          <w:rFonts w:eastAsiaTheme="minorEastAsia"/>
          <w:lang w:val="en-GB"/>
        </w:rPr>
        <w:t xml:space="preserve"> </w:t>
      </w:r>
      <w:proofErr w:type="spellStart"/>
      <w:r w:rsidR="00114459">
        <w:rPr>
          <w:rFonts w:eastAsiaTheme="minorEastAsia"/>
          <w:lang w:val="en-GB"/>
        </w:rPr>
        <w:t>Cyta</w:t>
      </w:r>
      <w:proofErr w:type="spellEnd"/>
      <w:r w:rsidR="00114459">
        <w:rPr>
          <w:rFonts w:eastAsiaTheme="minorEastAsia"/>
          <w:lang w:val="en-GB"/>
        </w:rPr>
        <w:t xml:space="preserve"> does have a lower cost to operate but it is</w:t>
      </w:r>
      <w:r w:rsidR="00A958B2">
        <w:rPr>
          <w:rFonts w:eastAsiaTheme="minorEastAsia"/>
          <w:lang w:val="en-GB"/>
        </w:rPr>
        <w:t xml:space="preserve"> no</w:t>
      </w:r>
      <w:r w:rsidR="00114459">
        <w:rPr>
          <w:rFonts w:eastAsiaTheme="minorEastAsia"/>
          <w:lang w:val="en-GB"/>
        </w:rPr>
        <w:t xml:space="preserve">t clear if it is because it </w:t>
      </w:r>
      <w:r w:rsidR="00A958B2">
        <w:rPr>
          <w:rFonts w:eastAsiaTheme="minorEastAsia"/>
          <w:lang w:val="en-GB"/>
        </w:rPr>
        <w:t>is more efficient than its competitors</w:t>
      </w:r>
      <w:r w:rsidR="00114459">
        <w:rPr>
          <w:rFonts w:eastAsiaTheme="minorEastAsia"/>
          <w:lang w:val="en-GB"/>
        </w:rPr>
        <w:t xml:space="preserve"> or </w:t>
      </w:r>
      <w:r w:rsidR="00A958B2">
        <w:rPr>
          <w:rFonts w:eastAsiaTheme="minorEastAsia"/>
          <w:lang w:val="en-GB"/>
        </w:rPr>
        <w:t>because it has</w:t>
      </w:r>
      <w:r w:rsidR="00114459">
        <w:rPr>
          <w:rFonts w:eastAsiaTheme="minorEastAsia"/>
          <w:lang w:val="en-GB"/>
        </w:rPr>
        <w:t xml:space="preserve"> </w:t>
      </w:r>
      <w:r w:rsidR="00030ED0">
        <w:rPr>
          <w:rFonts w:eastAsiaTheme="minorEastAsia"/>
          <w:lang w:val="en-GB"/>
        </w:rPr>
        <w:t xml:space="preserve">more </w:t>
      </w:r>
      <w:r w:rsidR="00114459">
        <w:rPr>
          <w:rFonts w:eastAsiaTheme="minorEastAsia"/>
          <w:lang w:val="en-GB"/>
        </w:rPr>
        <w:t xml:space="preserve">users per construct. </w:t>
      </w:r>
    </w:p>
    <w:p w14:paraId="4C6AEE0A" w14:textId="619FB7DC" w:rsidR="00FC1EA5" w:rsidDel="00F6204C" w:rsidRDefault="00FC1EA5" w:rsidP="00FC1EA5">
      <w:pPr>
        <w:pStyle w:val="Heading1"/>
        <w:numPr>
          <w:ilvl w:val="1"/>
          <w:numId w:val="10"/>
        </w:numPr>
      </w:pPr>
      <w:r>
        <w:t xml:space="preserve">Bidding behaviour </w:t>
      </w:r>
    </w:p>
    <w:p w14:paraId="007AADC6" w14:textId="09A796C4" w:rsidR="00B206C2" w:rsidRDefault="0026744A" w:rsidP="004228D0">
      <w:pPr>
        <w:rPr>
          <w:lang w:val="en-GB"/>
        </w:rPr>
      </w:pPr>
      <w:r>
        <w:rPr>
          <w:lang w:val="en-GB"/>
        </w:rPr>
        <w:t>From auction theory we have a few expectations. We expect that if only a single firm can credibly develop the lot with a</w:t>
      </w:r>
      <w:ins w:id="163" w:author="Jan Droege" w:date="2022-07-13T10:40:00Z">
        <w:r w:rsidR="00552DCC">
          <w:rPr>
            <w:lang w:val="en-GB"/>
          </w:rPr>
          <w:t xml:space="preserve"> Euro </w:t>
        </w:r>
      </w:ins>
      <w:r>
        <w:rPr>
          <w:lang w:val="en-GB"/>
        </w:rPr>
        <w:t xml:space="preserve"> 12million subsidy, and this firm is aware they are the only one who can do so, then we would expect this firm to bid as close to zero as </w:t>
      </w:r>
      <w:commentRangeStart w:id="164"/>
      <w:commentRangeStart w:id="165"/>
      <w:commentRangeStart w:id="166"/>
      <w:r>
        <w:rPr>
          <w:lang w:val="en-GB"/>
        </w:rPr>
        <w:t>possible</w:t>
      </w:r>
      <w:commentRangeEnd w:id="164"/>
      <w:r w:rsidR="008E4ED9">
        <w:rPr>
          <w:rStyle w:val="CommentReference"/>
        </w:rPr>
        <w:commentReference w:id="164"/>
      </w:r>
      <w:commentRangeEnd w:id="165"/>
      <w:r w:rsidR="00114459">
        <w:rPr>
          <w:rStyle w:val="CommentReference"/>
        </w:rPr>
        <w:commentReference w:id="165"/>
      </w:r>
      <w:commentRangeEnd w:id="166"/>
      <w:r w:rsidR="00552DCC">
        <w:rPr>
          <w:rStyle w:val="CommentReference"/>
        </w:rPr>
        <w:commentReference w:id="166"/>
      </w:r>
      <w:r w:rsidR="00463048">
        <w:rPr>
          <w:lang w:val="en-GB"/>
        </w:rPr>
        <w:t>.</w:t>
      </w:r>
      <w:r w:rsidR="00114459">
        <w:rPr>
          <w:lang w:val="en-GB"/>
        </w:rPr>
        <w:t xml:space="preserve"> </w:t>
      </w:r>
      <w:del w:id="167" w:author="Diomides Mavroyiannis" w:date="2022-07-13T21:53:00Z">
        <w:r w:rsidR="00463048" w:rsidDel="00A61520">
          <w:rPr>
            <w:lang w:val="en-GB"/>
          </w:rPr>
          <w:delText>T</w:delText>
        </w:r>
        <w:r w:rsidR="00114459" w:rsidDel="00A61520">
          <w:rPr>
            <w:lang w:val="en-GB"/>
          </w:rPr>
          <w:delText>his is because it</w:delText>
        </w:r>
      </w:del>
      <w:ins w:id="168" w:author="Diomides Mavroyiannis" w:date="2022-07-13T21:53:00Z">
        <w:r w:rsidR="00A61520">
          <w:rPr>
            <w:lang w:val="en-GB"/>
          </w:rPr>
          <w:t>The provider</w:t>
        </w:r>
      </w:ins>
      <w:r w:rsidR="00114459">
        <w:rPr>
          <w:lang w:val="en-GB"/>
        </w:rPr>
        <w:t xml:space="preserve"> has no incentive to bid any</w:t>
      </w:r>
      <w:r w:rsidR="00463048">
        <w:rPr>
          <w:lang w:val="en-GB"/>
        </w:rPr>
        <w:t xml:space="preserve"> higher</w:t>
      </w:r>
      <w:r w:rsidR="00114459">
        <w:rPr>
          <w:lang w:val="en-GB"/>
        </w:rPr>
        <w:t xml:space="preserve"> than it has to secure a lot</w:t>
      </w:r>
      <w:ins w:id="169" w:author="Diomides Mavroyiannis" w:date="2022-07-13T21:53:00Z">
        <w:r w:rsidR="000B2464">
          <w:rPr>
            <w:lang w:val="en-GB"/>
          </w:rPr>
          <w:t xml:space="preserve"> because it does not face any competition, as such</w:t>
        </w:r>
      </w:ins>
      <w:ins w:id="170" w:author="Cabau Noémie" w:date="2022-07-14T15:55:00Z">
        <w:r w:rsidR="00A256CC">
          <w:rPr>
            <w:lang w:val="en-GB"/>
          </w:rPr>
          <w:t>, its optimal strategy would consist in minimizing its bid</w:t>
        </w:r>
      </w:ins>
      <w:ins w:id="171" w:author="Diomides Mavroyiannis" w:date="2022-07-13T21:53:00Z">
        <w:del w:id="172" w:author="Cabau Noémie" w:date="2022-07-14T15:55:00Z">
          <w:r w:rsidR="000B2464" w:rsidDel="00A256CC">
            <w:rPr>
              <w:lang w:val="en-GB"/>
            </w:rPr>
            <w:delText xml:space="preserve"> the bid minimized</w:delText>
          </w:r>
        </w:del>
      </w:ins>
      <w:r>
        <w:rPr>
          <w:lang w:val="en-GB"/>
        </w:rPr>
        <w:t>. On the other hand</w:t>
      </w:r>
      <w:r w:rsidR="00574BD9">
        <w:rPr>
          <w:lang w:val="en-GB"/>
        </w:rPr>
        <w:t>,</w:t>
      </w:r>
      <w:r>
        <w:rPr>
          <w:lang w:val="en-GB"/>
        </w:rPr>
        <w:t xml:space="preserve"> if there are two firms who can credibly develop this project, then we expect the bidding </w:t>
      </w:r>
      <w:r w:rsidR="00B206C2">
        <w:rPr>
          <w:lang w:val="en-GB"/>
        </w:rPr>
        <w:t>behaviour</w:t>
      </w:r>
      <w:r>
        <w:rPr>
          <w:lang w:val="en-GB"/>
        </w:rPr>
        <w:t xml:space="preserve"> to be about half of what the project is worth to them, which in this case would be </w:t>
      </w:r>
      <w:r w:rsidR="00B206C2">
        <w:rPr>
          <w:lang w:val="en-GB"/>
        </w:rPr>
        <w:t>12m</w:t>
      </w:r>
      <w:r w:rsidR="00463048">
        <w:rPr>
          <w:lang w:val="en-GB"/>
        </w:rPr>
        <w:t>illion</w:t>
      </w:r>
      <w:r w:rsidR="00B206C2">
        <w:rPr>
          <w:lang w:val="en-GB"/>
        </w:rPr>
        <w:t>+NPV</w:t>
      </w:r>
      <w:r w:rsidR="00463048">
        <w:rPr>
          <w:lang w:val="en-GB"/>
        </w:rPr>
        <w:t xml:space="preserve"> </w:t>
      </w:r>
      <w:r w:rsidR="00B206C2">
        <w:rPr>
          <w:lang w:val="en-GB"/>
        </w:rPr>
        <w:t>(which we expect to be negative</w:t>
      </w:r>
      <w:r w:rsidR="00BF21E5">
        <w:rPr>
          <w:lang w:val="en-GB"/>
        </w:rPr>
        <w:t xml:space="preserve"> as it includes fixed costs</w:t>
      </w:r>
      <w:r w:rsidR="00B206C2">
        <w:rPr>
          <w:lang w:val="en-GB"/>
        </w:rPr>
        <w:t>). So if the NPV of the project is -2million, we would expect that two bidders will opt for 5million as their bid. If there are 3 bidders, then we expect them to bid ¾ of the value, so 7.5m</w:t>
      </w:r>
      <w:r w:rsidR="00463048">
        <w:rPr>
          <w:lang w:val="en-GB"/>
        </w:rPr>
        <w:t>illion</w:t>
      </w:r>
      <w:r w:rsidR="00B206C2">
        <w:rPr>
          <w:lang w:val="en-GB"/>
        </w:rPr>
        <w:t>, and if there are four equally credible bidders, we expect them to bid 4/5 of their value, or 8m</w:t>
      </w:r>
      <w:r w:rsidR="00463048">
        <w:rPr>
          <w:lang w:val="en-GB"/>
        </w:rPr>
        <w:t>illion</w:t>
      </w:r>
      <w:r w:rsidR="00B206C2">
        <w:rPr>
          <w:lang w:val="en-GB"/>
        </w:rPr>
        <w:t xml:space="preserve">. </w:t>
      </w:r>
      <w:r w:rsidR="00FC1EA5">
        <w:rPr>
          <w:rStyle w:val="FootnoteReference"/>
          <w:lang w:val="en-GB"/>
        </w:rPr>
        <w:footnoteReference w:id="6"/>
      </w:r>
    </w:p>
    <w:p w14:paraId="272D1653" w14:textId="102FC9BF" w:rsidR="0026744A" w:rsidRDefault="0082370C" w:rsidP="004228D0">
      <w:pPr>
        <w:rPr>
          <w:lang w:val="en-GB"/>
        </w:rPr>
      </w:pPr>
      <w:r>
        <w:rPr>
          <w:lang w:val="en-GB"/>
        </w:rPr>
        <w:t xml:space="preserve">What will be the effect of the retail price bid? In </w:t>
      </w:r>
      <w:r w:rsidR="00600859">
        <w:rPr>
          <w:lang w:val="en-GB"/>
        </w:rPr>
        <w:t>general,</w:t>
      </w:r>
      <w:r>
        <w:rPr>
          <w:lang w:val="en-GB"/>
        </w:rPr>
        <w:t xml:space="preserve"> it is expected that the lower the retail bid, the correspondingly lower will be the bid for the </w:t>
      </w:r>
      <w:commentRangeStart w:id="173"/>
      <w:commentRangeStart w:id="174"/>
      <w:commentRangeStart w:id="175"/>
      <w:commentRangeStart w:id="176"/>
      <w:r>
        <w:rPr>
          <w:lang w:val="en-GB"/>
        </w:rPr>
        <w:t>lot</w:t>
      </w:r>
      <w:commentRangeEnd w:id="173"/>
      <w:r w:rsidR="008E4ED9">
        <w:rPr>
          <w:rStyle w:val="CommentReference"/>
        </w:rPr>
        <w:commentReference w:id="173"/>
      </w:r>
      <w:commentRangeEnd w:id="174"/>
      <w:r w:rsidR="00114459">
        <w:rPr>
          <w:rStyle w:val="CommentReference"/>
        </w:rPr>
        <w:commentReference w:id="174"/>
      </w:r>
      <w:commentRangeEnd w:id="175"/>
      <w:r w:rsidR="00552DCC">
        <w:rPr>
          <w:rStyle w:val="CommentReference"/>
        </w:rPr>
        <w:commentReference w:id="175"/>
      </w:r>
      <w:commentRangeEnd w:id="176"/>
      <w:r w:rsidR="000B2464">
        <w:rPr>
          <w:rStyle w:val="CommentReference"/>
        </w:rPr>
        <w:commentReference w:id="176"/>
      </w:r>
      <w:r>
        <w:rPr>
          <w:lang w:val="en-GB"/>
        </w:rPr>
        <w:t xml:space="preserve">. The scheme could use a desired price index as a starting bid or it could just fix a low price form the beginning. Nevertheless, this should carefully be </w:t>
      </w:r>
      <w:proofErr w:type="spellStart"/>
      <w:r>
        <w:rPr>
          <w:lang w:val="en-GB"/>
        </w:rPr>
        <w:t>weighted</w:t>
      </w:r>
      <w:proofErr w:type="spellEnd"/>
      <w:r>
        <w:rPr>
          <w:lang w:val="en-GB"/>
        </w:rPr>
        <w:t xml:space="preserve"> against the risk that the 12m</w:t>
      </w:r>
      <w:r w:rsidR="00463048">
        <w:rPr>
          <w:lang w:val="en-GB"/>
        </w:rPr>
        <w:t>illion</w:t>
      </w:r>
      <w:r>
        <w:rPr>
          <w:lang w:val="en-GB"/>
        </w:rPr>
        <w:t xml:space="preserve">+NPV amount does not go into negative territory as this could mean the </w:t>
      </w:r>
      <w:r w:rsidR="008E4ED9">
        <w:rPr>
          <w:lang w:val="en-GB"/>
        </w:rPr>
        <w:t xml:space="preserve">operators </w:t>
      </w:r>
      <w:r w:rsidR="00D9572F">
        <w:rPr>
          <w:lang w:val="en-GB"/>
        </w:rPr>
        <w:t xml:space="preserve">do not participate. In general, the government must make a decision for the length that the retail price bid will commit the firm to charging </w:t>
      </w:r>
      <w:r w:rsidR="00463048">
        <w:rPr>
          <w:lang w:val="en-GB"/>
        </w:rPr>
        <w:t xml:space="preserve">this </w:t>
      </w:r>
      <w:r w:rsidR="00D9572F">
        <w:rPr>
          <w:lang w:val="en-GB"/>
        </w:rPr>
        <w:t xml:space="preserve">said price. For instance, if they bid for providing internet services for 30 euros a household, are they legally mandated to keep this up for 5, 10, 15 </w:t>
      </w:r>
      <w:commentRangeStart w:id="177"/>
      <w:r w:rsidR="00D9572F">
        <w:rPr>
          <w:lang w:val="en-GB"/>
        </w:rPr>
        <w:t>years</w:t>
      </w:r>
      <w:commentRangeEnd w:id="177"/>
      <w:r w:rsidR="00FE2C25">
        <w:rPr>
          <w:rStyle w:val="CommentReference"/>
        </w:rPr>
        <w:commentReference w:id="177"/>
      </w:r>
      <w:r w:rsidR="00D9572F">
        <w:rPr>
          <w:lang w:val="en-GB"/>
        </w:rPr>
        <w:t xml:space="preserve">? This also needs to be carefully crafted such that the provider does not wish to simply rent this out to a competitor who is not bound by such an agreement. In other words, the constraint must </w:t>
      </w:r>
      <w:commentRangeStart w:id="178"/>
      <w:commentRangeStart w:id="179"/>
      <w:r w:rsidR="00D9572F">
        <w:rPr>
          <w:lang w:val="en-GB"/>
        </w:rPr>
        <w:t>apply</w:t>
      </w:r>
      <w:commentRangeEnd w:id="178"/>
      <w:r w:rsidR="005B75C1">
        <w:rPr>
          <w:rStyle w:val="CommentReference"/>
        </w:rPr>
        <w:commentReference w:id="178"/>
      </w:r>
      <w:commentRangeEnd w:id="179"/>
      <w:r w:rsidR="00C87714">
        <w:rPr>
          <w:rStyle w:val="CommentReference"/>
        </w:rPr>
        <w:commentReference w:id="179"/>
      </w:r>
      <w:r w:rsidR="00A214EF">
        <w:rPr>
          <w:lang w:val="en-GB"/>
        </w:rPr>
        <w:t xml:space="preserve"> to anyone using this network</w:t>
      </w:r>
      <w:r w:rsidR="00D62AC8">
        <w:rPr>
          <w:lang w:val="en-GB"/>
        </w:rPr>
        <w:t>.</w:t>
      </w:r>
      <w:r w:rsidR="00C87714">
        <w:rPr>
          <w:lang w:val="en-GB"/>
        </w:rPr>
        <w:t xml:space="preserve"> A similar obligation must be imposed for the number of households that the operators have committed to serve. </w:t>
      </w:r>
      <w:r w:rsidR="00A92527">
        <w:rPr>
          <w:lang w:val="en-GB"/>
        </w:rPr>
        <w:t xml:space="preserve"> </w:t>
      </w:r>
    </w:p>
    <w:p w14:paraId="6ACDC28D" w14:textId="4C1FD340" w:rsidR="005946C8" w:rsidRDefault="00246449" w:rsidP="004228D0">
      <w:pPr>
        <w:rPr>
          <w:lang w:val="en-GB"/>
        </w:rPr>
      </w:pPr>
      <w:r>
        <w:rPr>
          <w:lang w:val="en-GB"/>
        </w:rPr>
        <w:t xml:space="preserve">Finally, the coverage of the </w:t>
      </w:r>
      <w:del w:id="180" w:author="Jan Droege" w:date="2022-07-13T10:48:00Z">
        <w:r w:rsidDel="00FE2C25">
          <w:rPr>
            <w:lang w:val="en-GB"/>
          </w:rPr>
          <w:delText xml:space="preserve">network </w:delText>
        </w:r>
      </w:del>
      <w:ins w:id="181" w:author="Jan Droege" w:date="2022-07-13T10:48:00Z">
        <w:r w:rsidR="00FE2C25">
          <w:rPr>
            <w:lang w:val="en-GB"/>
          </w:rPr>
          <w:t xml:space="preserve">target area </w:t>
        </w:r>
      </w:ins>
      <w:r>
        <w:rPr>
          <w:lang w:val="en-GB"/>
        </w:rPr>
        <w:t>is another criterion the government considers important. Specifically, the government aims to use the number of buildings connected as the measure of success. The coverage aspect should be considered complementary to the retail price. For example, suppose the bid takes the following form (retail price, lot price, coverage). If the government deems that (20 euros per person, 10m</w:t>
      </w:r>
      <w:r w:rsidR="00936966">
        <w:rPr>
          <w:lang w:val="en-GB"/>
        </w:rPr>
        <w:t>illion</w:t>
      </w:r>
      <w:r>
        <w:rPr>
          <w:lang w:val="en-GB"/>
        </w:rPr>
        <w:t>, 20k buildings) is equally as attractive as (40 euros a person, 8m</w:t>
      </w:r>
      <w:r w:rsidR="00936966">
        <w:rPr>
          <w:lang w:val="en-GB"/>
        </w:rPr>
        <w:t>illion</w:t>
      </w:r>
      <w:r>
        <w:rPr>
          <w:lang w:val="en-GB"/>
        </w:rPr>
        <w:t xml:space="preserve"> bid, 20k buildings), then an increase in coverage, say from 20 to 22 in both </w:t>
      </w:r>
      <w:r>
        <w:rPr>
          <w:lang w:val="en-GB"/>
        </w:rPr>
        <w:lastRenderedPageBreak/>
        <w:t>packages, should</w:t>
      </w:r>
      <w:r w:rsidR="00290BD1">
        <w:rPr>
          <w:lang w:val="en-GB"/>
        </w:rPr>
        <w:t xml:space="preserve"> lead the government to prefer the first package to the second. This is because those extra two thousand buildings will receive the service at a lower retail price and hence the program should be better for consumers. </w:t>
      </w:r>
      <w:r w:rsidR="00301DA0">
        <w:rPr>
          <w:lang w:val="en-GB"/>
        </w:rPr>
        <w:t xml:space="preserve">Note that from the point of view of the company, the monetary transfer is all that matters, that is, there is no sense in using </w:t>
      </w:r>
      <w:r w:rsidR="00936966">
        <w:rPr>
          <w:lang w:val="en-GB"/>
        </w:rPr>
        <w:t xml:space="preserve">the </w:t>
      </w:r>
      <w:r w:rsidR="00301DA0">
        <w:rPr>
          <w:lang w:val="en-GB"/>
        </w:rPr>
        <w:t>subsidy amount as a criterion</w:t>
      </w:r>
      <w:r w:rsidR="00936966">
        <w:rPr>
          <w:lang w:val="en-GB"/>
        </w:rPr>
        <w:t>,</w:t>
      </w:r>
      <w:r w:rsidR="00301DA0">
        <w:rPr>
          <w:lang w:val="en-GB"/>
        </w:rPr>
        <w:t xml:space="preserve"> </w:t>
      </w:r>
      <w:r w:rsidR="00936966">
        <w:rPr>
          <w:lang w:val="en-GB"/>
        </w:rPr>
        <w:t>since</w:t>
      </w:r>
      <w:r w:rsidR="00301DA0">
        <w:rPr>
          <w:lang w:val="en-GB"/>
        </w:rPr>
        <w:t xml:space="preserve"> the lot price already encompasses the net transfer of cash from the government to the company</w:t>
      </w:r>
      <w:r w:rsidR="00936966">
        <w:rPr>
          <w:lang w:val="en-GB"/>
        </w:rPr>
        <w:t xml:space="preserve"> </w:t>
      </w:r>
      <w:r w:rsidR="00301DA0">
        <w:rPr>
          <w:lang w:val="en-GB"/>
        </w:rPr>
        <w:t>(if subsidy&gt;lot price) or from the company to the government</w:t>
      </w:r>
      <w:r w:rsidR="00936966">
        <w:rPr>
          <w:lang w:val="en-GB"/>
        </w:rPr>
        <w:t xml:space="preserve"> </w:t>
      </w:r>
      <w:r w:rsidR="00301DA0">
        <w:rPr>
          <w:lang w:val="en-GB"/>
        </w:rPr>
        <w:t>(if subsidy&lt;lot price).</w:t>
      </w:r>
    </w:p>
    <w:p w14:paraId="0BAAD123" w14:textId="67241B6E" w:rsidR="0039219E" w:rsidRDefault="0039219E" w:rsidP="007C0815">
      <w:pPr>
        <w:pStyle w:val="Heading1"/>
        <w:numPr>
          <w:ilvl w:val="1"/>
          <w:numId w:val="10"/>
        </w:numPr>
      </w:pPr>
      <w:r>
        <w:t xml:space="preserve">Suggested selection criteria </w:t>
      </w:r>
    </w:p>
    <w:p w14:paraId="2A86BE0C" w14:textId="76DAD9EC" w:rsidR="0039219E" w:rsidRDefault="0039219E" w:rsidP="004228D0">
      <w:pPr>
        <w:rPr>
          <w:lang w:val="en-GB"/>
        </w:rPr>
      </w:pPr>
      <w:r>
        <w:rPr>
          <w:lang w:val="en-GB"/>
        </w:rPr>
        <w:t xml:space="preserve">Since no selection procedure has been proposed as of yet, we aim in this section </w:t>
      </w:r>
      <w:commentRangeStart w:id="182"/>
      <w:r>
        <w:rPr>
          <w:lang w:val="en-GB"/>
        </w:rPr>
        <w:t>to</w:t>
      </w:r>
      <w:commentRangeEnd w:id="182"/>
      <w:r w:rsidR="00FE2C25">
        <w:rPr>
          <w:rStyle w:val="CommentReference"/>
        </w:rPr>
        <w:commentReference w:id="182"/>
      </w:r>
      <w:ins w:id="183" w:author="Diomides Mavroyiannis" w:date="2022-07-13T21:57:00Z">
        <w:r w:rsidR="000B2464">
          <w:rPr>
            <w:lang w:val="en-GB"/>
          </w:rPr>
          <w:t xml:space="preserve"> outline some basic cri</w:t>
        </w:r>
      </w:ins>
      <w:ins w:id="184" w:author="Diomides Mavroyiannis" w:date="2022-07-13T21:58:00Z">
        <w:r w:rsidR="000B2464">
          <w:rPr>
            <w:lang w:val="en-GB"/>
          </w:rPr>
          <w:t>teria that would align with the goals of the Cypriot authorities</w:t>
        </w:r>
      </w:ins>
      <w:r w:rsidR="00936966">
        <w:rPr>
          <w:lang w:val="en-GB"/>
        </w:rPr>
        <w:t>.</w:t>
      </w:r>
      <w:r w:rsidR="000607FD">
        <w:rPr>
          <w:lang w:val="en-GB"/>
        </w:rPr>
        <w:t xml:space="preserve"> We propose to rank companies according to their bids, where each bid will be associated with three scores (S</w:t>
      </w:r>
      <w:r w:rsidR="002C7A7A">
        <w:rPr>
          <w:lang w:val="en-GB"/>
        </w:rPr>
        <w:t>core</w:t>
      </w:r>
      <w:r w:rsidR="000607FD">
        <w:rPr>
          <w:lang w:val="en-GB"/>
        </w:rPr>
        <w:t>1</w:t>
      </w:r>
      <w:r w:rsidR="00803F8A">
        <w:rPr>
          <w:lang w:val="en-GB"/>
        </w:rPr>
        <w:t xml:space="preserve"> for the retail </w:t>
      </w:r>
      <w:del w:id="185" w:author="Jan Droege" w:date="2022-07-13T10:50:00Z">
        <w:r w:rsidR="00803F8A" w:rsidDel="009C6C43">
          <w:rPr>
            <w:lang w:val="en-GB"/>
          </w:rPr>
          <w:delText>market</w:delText>
        </w:r>
      </w:del>
      <w:ins w:id="186" w:author="Jan Droege" w:date="2022-07-13T10:50:00Z">
        <w:r w:rsidR="009C6C43">
          <w:rPr>
            <w:lang w:val="en-GB"/>
          </w:rPr>
          <w:t>price</w:t>
        </w:r>
      </w:ins>
      <w:r w:rsidR="000607FD">
        <w:rPr>
          <w:lang w:val="en-GB"/>
        </w:rPr>
        <w:t>, S</w:t>
      </w:r>
      <w:r w:rsidR="002C7A7A">
        <w:rPr>
          <w:lang w:val="en-GB"/>
        </w:rPr>
        <w:t>core</w:t>
      </w:r>
      <w:r w:rsidR="000607FD">
        <w:rPr>
          <w:lang w:val="en-GB"/>
        </w:rPr>
        <w:t>2</w:t>
      </w:r>
      <w:r w:rsidR="00803F8A">
        <w:rPr>
          <w:lang w:val="en-GB"/>
        </w:rPr>
        <w:t xml:space="preserve"> for the actual bid for the lot,</w:t>
      </w:r>
      <w:r w:rsidR="000607FD">
        <w:rPr>
          <w:lang w:val="en-GB"/>
        </w:rPr>
        <w:t xml:space="preserve"> and S</w:t>
      </w:r>
      <w:r w:rsidR="002C7A7A">
        <w:rPr>
          <w:lang w:val="en-GB"/>
        </w:rPr>
        <w:t>core</w:t>
      </w:r>
      <w:r w:rsidR="000607FD">
        <w:rPr>
          <w:lang w:val="en-GB"/>
        </w:rPr>
        <w:t>3</w:t>
      </w:r>
      <w:r w:rsidR="00803F8A">
        <w:rPr>
          <w:lang w:val="en-GB"/>
        </w:rPr>
        <w:t xml:space="preserve"> is </w:t>
      </w:r>
      <w:proofErr w:type="spellStart"/>
      <w:r w:rsidR="00803F8A">
        <w:rPr>
          <w:lang w:val="en-GB"/>
        </w:rPr>
        <w:t>a</w:t>
      </w:r>
      <w:proofErr w:type="spellEnd"/>
      <w:r w:rsidR="00803F8A">
        <w:rPr>
          <w:lang w:val="en-GB"/>
        </w:rPr>
        <w:t xml:space="preserve"> environment-related score</w:t>
      </w:r>
      <w:r w:rsidR="000607FD">
        <w:rPr>
          <w:lang w:val="en-GB"/>
        </w:rPr>
        <w:t>). The winner is the company whose weighted-average score is the highest. The weights on the three scores can be changed. Below, we propose the following weights: 0.5 on S</w:t>
      </w:r>
      <w:r w:rsidR="002C7A7A">
        <w:rPr>
          <w:lang w:val="en-GB"/>
        </w:rPr>
        <w:t>core</w:t>
      </w:r>
      <w:r w:rsidR="000607FD">
        <w:rPr>
          <w:lang w:val="en-GB"/>
        </w:rPr>
        <w:t>1, 0.45 S</w:t>
      </w:r>
      <w:r w:rsidR="002C7A7A">
        <w:rPr>
          <w:lang w:val="en-GB"/>
        </w:rPr>
        <w:t>core</w:t>
      </w:r>
      <w:r w:rsidR="000607FD">
        <w:rPr>
          <w:lang w:val="en-GB"/>
        </w:rPr>
        <w:t>2 and 0.05 on S</w:t>
      </w:r>
      <w:r w:rsidR="002C7A7A">
        <w:rPr>
          <w:lang w:val="en-GB"/>
        </w:rPr>
        <w:t>core</w:t>
      </w:r>
      <w:r w:rsidR="000607FD">
        <w:rPr>
          <w:lang w:val="en-GB"/>
        </w:rPr>
        <w:t xml:space="preserve">3. </w:t>
      </w:r>
    </w:p>
    <w:p w14:paraId="7647D133" w14:textId="5167A6ED" w:rsidR="00301DA0" w:rsidRDefault="000607FD" w:rsidP="004228D0">
      <w:pPr>
        <w:rPr>
          <w:lang w:val="en-GB"/>
        </w:rPr>
      </w:pPr>
      <w:r>
        <w:rPr>
          <w:lang w:val="en-GB"/>
        </w:rPr>
        <w:t>S</w:t>
      </w:r>
      <w:r w:rsidR="002C7A7A">
        <w:rPr>
          <w:lang w:val="en-GB"/>
        </w:rPr>
        <w:t>core</w:t>
      </w:r>
      <w:r>
        <w:rPr>
          <w:lang w:val="en-GB"/>
        </w:rPr>
        <w:t xml:space="preserve">1 is related to the </w:t>
      </w:r>
      <w:r w:rsidR="00641E00">
        <w:rPr>
          <w:lang w:val="en-GB"/>
        </w:rPr>
        <w:t>retail market. S</w:t>
      </w:r>
      <w:r w:rsidR="002C7A7A">
        <w:rPr>
          <w:lang w:val="en-GB"/>
        </w:rPr>
        <w:t>core</w:t>
      </w:r>
      <w:r w:rsidR="00641E00">
        <w:rPr>
          <w:lang w:val="en-GB"/>
        </w:rPr>
        <w:t xml:space="preserve">1 could be a function of the following variable, </w:t>
      </w:r>
      <w:proofErr w:type="gramStart"/>
      <w:r w:rsidR="00641E00">
        <w:rPr>
          <w:lang w:val="en-GB"/>
        </w:rPr>
        <w:t>S</w:t>
      </w:r>
      <w:r>
        <w:rPr>
          <w:lang w:val="en-GB"/>
        </w:rPr>
        <w:t xml:space="preserve"> </w:t>
      </w:r>
      <w:r w:rsidR="00BD34A2">
        <w:rPr>
          <w:lang w:val="en-GB"/>
        </w:rPr>
        <w:t>:</w:t>
      </w:r>
      <w:proofErr w:type="gramEnd"/>
    </w:p>
    <w:p w14:paraId="698DE338" w14:textId="3F5A7E16" w:rsidR="00BD34A2" w:rsidRPr="00BD34A2" w:rsidRDefault="006A4A6B" w:rsidP="004228D0">
      <w:pPr>
        <w:rPr>
          <w:rFonts w:eastAsiaTheme="minorEastAsia"/>
          <w:lang w:val="en-GB"/>
        </w:rPr>
      </w:pPr>
      <m:oMathPara>
        <m:oMath>
          <m:r>
            <w:rPr>
              <w:rFonts w:ascii="Cambria Math" w:hAnsi="Cambria Math"/>
              <w:lang w:val="en-GB"/>
            </w:rPr>
            <m:t>S=Q(C-P</m:t>
          </m:r>
          <m:r>
            <w:rPr>
              <w:rFonts w:ascii="Cambria Math" w:eastAsiaTheme="minorEastAsia" w:hAnsi="Cambria Math"/>
              <w:lang w:val="en-GB"/>
            </w:rPr>
            <m:t>)</m:t>
          </m:r>
        </m:oMath>
      </m:oMathPara>
    </w:p>
    <w:p w14:paraId="794B6072" w14:textId="385FB6C7" w:rsidR="00936966" w:rsidRPr="008A676C" w:rsidRDefault="00936966">
      <w:pPr>
        <w:rPr>
          <w:rFonts w:eastAsiaTheme="minorEastAsia"/>
          <w:lang w:val="en-GB"/>
        </w:rPr>
      </w:pPr>
      <w:r>
        <w:rPr>
          <w:rFonts w:eastAsiaTheme="minorEastAsia"/>
          <w:lang w:val="en-GB"/>
        </w:rPr>
        <w:t>Where:</w:t>
      </w:r>
    </w:p>
    <w:p w14:paraId="444BBF06" w14:textId="7646EF92" w:rsidR="00936966" w:rsidRDefault="00936966" w:rsidP="008A676C">
      <w:pPr>
        <w:pStyle w:val="ListParagraph"/>
        <w:numPr>
          <w:ilvl w:val="0"/>
          <w:numId w:val="12"/>
        </w:numPr>
        <w:rPr>
          <w:rFonts w:eastAsiaTheme="minorEastAsia"/>
          <w:lang w:val="en-GB"/>
        </w:rPr>
      </w:pPr>
      <w:r>
        <w:rPr>
          <w:rFonts w:eastAsiaTheme="minorEastAsia"/>
          <w:lang w:val="en-GB"/>
        </w:rPr>
        <w:t xml:space="preserve">C has to be determined by the government. We propose that it could </w:t>
      </w:r>
      <w:r w:rsidRPr="008A676C">
        <w:rPr>
          <w:rFonts w:eastAsiaTheme="minorEastAsia"/>
          <w:lang w:val="en-GB"/>
        </w:rPr>
        <w:t>either</w:t>
      </w:r>
      <w:r>
        <w:rPr>
          <w:rFonts w:eastAsiaTheme="minorEastAsia"/>
          <w:lang w:val="en-GB"/>
        </w:rPr>
        <w:t xml:space="preserve"> correspond to the</w:t>
      </w:r>
      <w:r w:rsidRPr="008A676C">
        <w:rPr>
          <w:rFonts w:eastAsiaTheme="minorEastAsia"/>
          <w:lang w:val="en-GB"/>
        </w:rPr>
        <w:t xml:space="preserve"> average annual cost per customer or </w:t>
      </w:r>
      <w:r>
        <w:rPr>
          <w:rFonts w:eastAsiaTheme="minorEastAsia"/>
          <w:lang w:val="en-GB"/>
        </w:rPr>
        <w:t xml:space="preserve">to </w:t>
      </w:r>
      <w:r w:rsidRPr="008A676C">
        <w:rPr>
          <w:rFonts w:eastAsiaTheme="minorEastAsia"/>
          <w:lang w:val="en-GB"/>
        </w:rPr>
        <w:t xml:space="preserve">some price index </w:t>
      </w:r>
      <w:r>
        <w:rPr>
          <w:rFonts w:eastAsiaTheme="minorEastAsia"/>
          <w:lang w:val="en-GB"/>
        </w:rPr>
        <w:t>or minimum price,</w:t>
      </w:r>
    </w:p>
    <w:p w14:paraId="3DEA27CA" w14:textId="53495DCD" w:rsidR="00936966" w:rsidRDefault="00936966" w:rsidP="008A676C">
      <w:pPr>
        <w:pStyle w:val="ListParagraph"/>
        <w:numPr>
          <w:ilvl w:val="0"/>
          <w:numId w:val="12"/>
        </w:numPr>
        <w:rPr>
          <w:rFonts w:eastAsiaTheme="minorEastAsia"/>
          <w:lang w:val="en-GB"/>
        </w:rPr>
      </w:pPr>
      <w:r>
        <w:rPr>
          <w:rFonts w:eastAsiaTheme="minorEastAsia"/>
          <w:lang w:val="en-GB"/>
        </w:rPr>
        <w:t>Q is the number of premises served (part of the company’s bid),</w:t>
      </w:r>
    </w:p>
    <w:p w14:paraId="71A0249C" w14:textId="77777777" w:rsidR="00936966" w:rsidRDefault="00936966" w:rsidP="008A676C">
      <w:pPr>
        <w:pStyle w:val="ListParagraph"/>
        <w:numPr>
          <w:ilvl w:val="0"/>
          <w:numId w:val="12"/>
        </w:numPr>
        <w:rPr>
          <w:rFonts w:eastAsiaTheme="minorEastAsia"/>
          <w:lang w:val="en-GB"/>
        </w:rPr>
      </w:pPr>
      <w:r>
        <w:rPr>
          <w:rFonts w:eastAsiaTheme="minorEastAsia"/>
          <w:lang w:val="en-GB"/>
        </w:rPr>
        <w:t>P is the annual retail price (part of the company’s bid).</w:t>
      </w:r>
    </w:p>
    <w:p w14:paraId="5A07C1E0" w14:textId="70E5A021" w:rsidR="00936966" w:rsidRDefault="00936966">
      <w:pPr>
        <w:rPr>
          <w:rFonts w:eastAsiaTheme="minorEastAsia"/>
          <w:lang w:val="en-GB"/>
        </w:rPr>
      </w:pPr>
      <w:r>
        <w:rPr>
          <w:rFonts w:eastAsiaTheme="minorEastAsia"/>
          <w:lang w:val="en-GB"/>
        </w:rPr>
        <w:t>In a given lot, the company whose bid giv</w:t>
      </w:r>
      <w:r w:rsidR="000607FD">
        <w:rPr>
          <w:rFonts w:eastAsiaTheme="minorEastAsia"/>
          <w:lang w:val="en-GB"/>
        </w:rPr>
        <w:t xml:space="preserve">es the highest value of S wins the procurement. </w:t>
      </w:r>
    </w:p>
    <w:p w14:paraId="259C5760" w14:textId="7C81ECF3" w:rsidR="000607FD" w:rsidRDefault="00936966">
      <w:pPr>
        <w:rPr>
          <w:rFonts w:eastAsiaTheme="minorEastAsia"/>
          <w:lang w:val="en-GB"/>
        </w:rPr>
      </w:pPr>
      <w:r w:rsidRPr="008A676C">
        <w:rPr>
          <w:rFonts w:eastAsiaTheme="minorEastAsia"/>
          <w:lang w:val="en-GB"/>
        </w:rPr>
        <w:t xml:space="preserve"> S</w:t>
      </w:r>
      <w:r w:rsidR="00BD34A2" w:rsidRPr="008A676C">
        <w:rPr>
          <w:rFonts w:eastAsiaTheme="minorEastAsia"/>
          <w:lang w:val="en-GB"/>
        </w:rPr>
        <w:t xml:space="preserve"> is maximized </w:t>
      </w:r>
      <w:r w:rsidR="00A47A5F" w:rsidRPr="008A676C">
        <w:rPr>
          <w:rFonts w:eastAsiaTheme="minorEastAsia"/>
          <w:lang w:val="en-GB"/>
        </w:rPr>
        <w:t>when the annual retail price</w:t>
      </w:r>
      <w:r w:rsidRPr="008A676C">
        <w:rPr>
          <w:rFonts w:eastAsiaTheme="minorEastAsia"/>
          <w:lang w:val="en-GB"/>
        </w:rPr>
        <w:t xml:space="preserve"> </w:t>
      </w:r>
      <w:r w:rsidR="0039219E" w:rsidRPr="008A676C">
        <w:rPr>
          <w:rFonts w:eastAsiaTheme="minorEastAsia"/>
          <w:lang w:val="en-GB"/>
        </w:rPr>
        <w:t>(P)</w:t>
      </w:r>
      <w:r w:rsidR="00A47A5F" w:rsidRPr="008A676C">
        <w:rPr>
          <w:rFonts w:eastAsiaTheme="minorEastAsia"/>
          <w:lang w:val="en-GB"/>
        </w:rPr>
        <w:t xml:space="preserve"> is zero and all the buildings</w:t>
      </w:r>
      <w:r w:rsidRPr="008A676C">
        <w:rPr>
          <w:rFonts w:eastAsiaTheme="minorEastAsia"/>
          <w:lang w:val="en-GB"/>
        </w:rPr>
        <w:t xml:space="preserve"> </w:t>
      </w:r>
      <w:r w:rsidR="0039219E" w:rsidRPr="008A676C">
        <w:rPr>
          <w:rFonts w:eastAsiaTheme="minorEastAsia"/>
          <w:lang w:val="en-GB"/>
        </w:rPr>
        <w:t>(Q)</w:t>
      </w:r>
      <w:r w:rsidR="00A47A5F" w:rsidRPr="008A676C">
        <w:rPr>
          <w:rFonts w:eastAsiaTheme="minorEastAsia"/>
          <w:lang w:val="en-GB"/>
        </w:rPr>
        <w:t xml:space="preserve"> are connected</w:t>
      </w:r>
      <w:r w:rsidRPr="008A676C">
        <w:rPr>
          <w:rFonts w:eastAsiaTheme="minorEastAsia"/>
          <w:lang w:val="en-GB"/>
        </w:rPr>
        <w:t>.</w:t>
      </w:r>
      <w:r w:rsidR="00A47A5F" w:rsidRPr="008A676C">
        <w:rPr>
          <w:rFonts w:eastAsiaTheme="minorEastAsia"/>
          <w:lang w:val="en-GB"/>
        </w:rPr>
        <w:t xml:space="preserve"> </w:t>
      </w:r>
      <w:r w:rsidRPr="008A676C">
        <w:rPr>
          <w:rFonts w:eastAsiaTheme="minorEastAsia"/>
          <w:lang w:val="en-GB"/>
        </w:rPr>
        <w:t>S</w:t>
      </w:r>
      <w:r w:rsidR="00A47A5F" w:rsidRPr="008A676C">
        <w:rPr>
          <w:rFonts w:eastAsiaTheme="minorEastAsia"/>
          <w:lang w:val="en-GB"/>
        </w:rPr>
        <w:t xml:space="preserve">ince there are </w:t>
      </w:r>
      <w:r w:rsidR="00CF64F0" w:rsidRPr="008A676C">
        <w:rPr>
          <w:rFonts w:eastAsiaTheme="minorEastAsia"/>
          <w:lang w:val="en-GB"/>
        </w:rPr>
        <w:t>around 30000</w:t>
      </w:r>
      <w:r w:rsidR="00A47A5F" w:rsidRPr="008A676C">
        <w:rPr>
          <w:rFonts w:eastAsiaTheme="minorEastAsia"/>
          <w:lang w:val="en-GB"/>
        </w:rPr>
        <w:t xml:space="preserve"> buildings, then a score of 10</w:t>
      </w:r>
      <w:r w:rsidR="0096254E" w:rsidRPr="008A676C">
        <w:rPr>
          <w:rFonts w:eastAsiaTheme="minorEastAsia"/>
          <w:lang w:val="en-GB"/>
        </w:rPr>
        <w:t>0</w:t>
      </w:r>
      <w:r w:rsidR="00A47A5F" w:rsidRPr="008A676C">
        <w:rPr>
          <w:rFonts w:eastAsiaTheme="minorEastAsia"/>
          <w:lang w:val="en-GB"/>
        </w:rPr>
        <w:t>/10</w:t>
      </w:r>
      <w:r w:rsidR="0096254E" w:rsidRPr="008A676C">
        <w:rPr>
          <w:rFonts w:eastAsiaTheme="minorEastAsia"/>
          <w:lang w:val="en-GB"/>
        </w:rPr>
        <w:t>0</w:t>
      </w:r>
      <w:r w:rsidR="00A47A5F" w:rsidRPr="008A676C">
        <w:rPr>
          <w:rFonts w:eastAsiaTheme="minorEastAsia"/>
          <w:lang w:val="en-GB"/>
        </w:rPr>
        <w:t xml:space="preserve"> is granted when </w:t>
      </w:r>
      <w:r w:rsidRPr="008A676C">
        <w:rPr>
          <w:rFonts w:eastAsiaTheme="minorEastAsia"/>
          <w:lang w:val="en-GB"/>
        </w:rPr>
        <w:t xml:space="preserve">S </w:t>
      </w:r>
      <w:r w:rsidR="00A47A5F" w:rsidRPr="008A676C">
        <w:rPr>
          <w:rFonts w:eastAsiaTheme="minorEastAsia"/>
          <w:lang w:val="en-GB"/>
        </w:rPr>
        <w:t>equals</w:t>
      </w:r>
      <w:r w:rsidRPr="008A676C">
        <w:rPr>
          <w:rFonts w:eastAsiaTheme="minorEastAsia"/>
          <w:lang w:val="en-GB"/>
        </w:rPr>
        <w:t xml:space="preserve"> its maximum of </w:t>
      </w:r>
      <w:r w:rsidR="00CF64F0" w:rsidRPr="008A676C">
        <w:rPr>
          <w:rFonts w:eastAsiaTheme="minorEastAsia"/>
          <w:lang w:val="en-GB"/>
        </w:rPr>
        <w:t>30000</w:t>
      </w:r>
      <w:r w:rsidR="00A47A5F" w:rsidRPr="008A676C">
        <w:rPr>
          <w:rFonts w:eastAsiaTheme="minorEastAsia"/>
          <w:lang w:val="en-GB"/>
        </w:rPr>
        <w:t>*C</w:t>
      </w:r>
      <w:r w:rsidRPr="008A676C">
        <w:rPr>
          <w:rFonts w:eastAsiaTheme="minorEastAsia"/>
          <w:lang w:val="en-GB"/>
        </w:rPr>
        <w:t>.</w:t>
      </w:r>
      <w:r w:rsidR="00A47A5F" w:rsidRPr="008A676C">
        <w:rPr>
          <w:rFonts w:eastAsiaTheme="minorEastAsia"/>
          <w:lang w:val="en-GB"/>
        </w:rPr>
        <w:t xml:space="preserve"> </w:t>
      </w:r>
      <w:r w:rsidR="00CF64F0" w:rsidRPr="008A676C">
        <w:rPr>
          <w:rFonts w:eastAsiaTheme="minorEastAsia"/>
          <w:lang w:val="en-GB"/>
        </w:rPr>
        <w:t>The minimum value</w:t>
      </w:r>
      <w:r w:rsidRPr="008A676C">
        <w:rPr>
          <w:rFonts w:eastAsiaTheme="minorEastAsia"/>
          <w:lang w:val="en-GB"/>
        </w:rPr>
        <w:t xml:space="preserve"> S</w:t>
      </w:r>
      <w:r w:rsidR="00CF64F0" w:rsidRPr="008A676C">
        <w:rPr>
          <w:rFonts w:eastAsiaTheme="minorEastAsia"/>
          <w:lang w:val="en-GB"/>
        </w:rPr>
        <w:t xml:space="preserve"> can take is </w:t>
      </w:r>
      <w:r w:rsidRPr="008A676C">
        <w:rPr>
          <w:rFonts w:eastAsiaTheme="minorEastAsia"/>
          <w:lang w:val="en-GB"/>
        </w:rPr>
        <w:t xml:space="preserve">when </w:t>
      </w:r>
      <w:r w:rsidR="00CF64F0" w:rsidRPr="008A676C">
        <w:rPr>
          <w:rFonts w:eastAsiaTheme="minorEastAsia"/>
          <w:lang w:val="en-GB"/>
        </w:rPr>
        <w:t>Q</w:t>
      </w:r>
      <w:r w:rsidRPr="008A676C">
        <w:rPr>
          <w:rFonts w:eastAsiaTheme="minorEastAsia"/>
          <w:lang w:val="en-GB"/>
        </w:rPr>
        <w:t xml:space="preserve"> is at its minimum</w:t>
      </w:r>
      <w:r w:rsidR="00CF64F0" w:rsidRPr="008A676C">
        <w:rPr>
          <w:rFonts w:eastAsiaTheme="minorEastAsia"/>
          <w:lang w:val="en-GB"/>
        </w:rPr>
        <w:t>, which is 15000</w:t>
      </w:r>
      <w:r w:rsidRPr="008A676C">
        <w:rPr>
          <w:rFonts w:eastAsiaTheme="minorEastAsia"/>
          <w:lang w:val="en-GB"/>
        </w:rPr>
        <w:t>, and when P is at its maximum.</w:t>
      </w:r>
      <w:r w:rsidR="00CF64F0" w:rsidRPr="008A676C">
        <w:rPr>
          <w:rFonts w:eastAsiaTheme="minorEastAsia"/>
          <w:lang w:val="en-GB"/>
        </w:rPr>
        <w:t xml:space="preserve"> </w:t>
      </w:r>
      <w:r w:rsidRPr="008A676C">
        <w:rPr>
          <w:rFonts w:eastAsiaTheme="minorEastAsia"/>
          <w:lang w:val="en-GB"/>
        </w:rPr>
        <w:t>T</w:t>
      </w:r>
      <w:r w:rsidR="00CF64F0" w:rsidRPr="008A676C">
        <w:rPr>
          <w:rFonts w:eastAsiaTheme="minorEastAsia"/>
          <w:lang w:val="en-GB"/>
        </w:rPr>
        <w:t xml:space="preserve">he maximum annual price </w:t>
      </w:r>
      <w:r w:rsidRPr="008A676C">
        <w:rPr>
          <w:rFonts w:eastAsiaTheme="minorEastAsia"/>
          <w:lang w:val="en-GB"/>
        </w:rPr>
        <w:t xml:space="preserve">P </w:t>
      </w:r>
      <w:r w:rsidR="00CF64F0" w:rsidRPr="008A676C">
        <w:rPr>
          <w:rFonts w:eastAsiaTheme="minorEastAsia"/>
          <w:lang w:val="en-GB"/>
        </w:rPr>
        <w:t>currently on the market is 66*12</w:t>
      </w:r>
      <w:r w:rsidRPr="008A676C">
        <w:rPr>
          <w:rFonts w:eastAsiaTheme="minorEastAsia"/>
          <w:lang w:val="en-GB"/>
        </w:rPr>
        <w:t>,</w:t>
      </w:r>
      <w:r w:rsidR="00CF64F0" w:rsidRPr="008A676C">
        <w:rPr>
          <w:rFonts w:eastAsiaTheme="minorEastAsia"/>
          <w:lang w:val="en-GB"/>
        </w:rPr>
        <w:t xml:space="preserve"> which is around 800. As such</w:t>
      </w:r>
      <w:r w:rsidRPr="008A676C">
        <w:rPr>
          <w:rFonts w:eastAsiaTheme="minorEastAsia"/>
          <w:lang w:val="en-GB"/>
        </w:rPr>
        <w:t>,</w:t>
      </w:r>
      <w:r w:rsidR="00CF64F0" w:rsidRPr="008A676C">
        <w:rPr>
          <w:rFonts w:eastAsiaTheme="minorEastAsia"/>
          <w:lang w:val="en-GB"/>
        </w:rPr>
        <w:t xml:space="preserve"> the minimum score should be:</w:t>
      </w:r>
      <w:r w:rsidR="0096254E" w:rsidRPr="008A676C">
        <w:rPr>
          <w:rFonts w:eastAsiaTheme="minorEastAsia"/>
          <w:lang w:val="en-GB"/>
        </w:rPr>
        <w:t xml:space="preserve"> </w:t>
      </w:r>
      <w:r w:rsidR="00CF64F0" w:rsidRPr="008A676C">
        <w:rPr>
          <w:rFonts w:eastAsiaTheme="minorEastAsia"/>
          <w:lang w:val="en-GB"/>
        </w:rPr>
        <w:t>15000</w:t>
      </w:r>
      <w:r w:rsidR="0096254E" w:rsidRPr="008A676C">
        <w:rPr>
          <w:rFonts w:eastAsiaTheme="minorEastAsia"/>
          <w:lang w:val="en-GB"/>
        </w:rPr>
        <w:t>(C-800)</w:t>
      </w:r>
      <w:r w:rsidR="0096254E">
        <w:rPr>
          <w:rStyle w:val="FootnoteReference"/>
          <w:rFonts w:eastAsiaTheme="minorEastAsia"/>
          <w:lang w:val="en-GB"/>
        </w:rPr>
        <w:footnoteReference w:id="7"/>
      </w:r>
      <w:r w:rsidR="0096254E" w:rsidRPr="008A676C">
        <w:rPr>
          <w:rFonts w:eastAsiaTheme="minorEastAsia"/>
          <w:lang w:val="en-GB"/>
        </w:rPr>
        <w:t xml:space="preserve">. </w:t>
      </w:r>
    </w:p>
    <w:p w14:paraId="4D4B2940" w14:textId="26AD4992" w:rsidR="00CF64F0" w:rsidRPr="008A676C" w:rsidRDefault="000607FD">
      <w:pPr>
        <w:rPr>
          <w:rFonts w:eastAsiaTheme="minorEastAsia"/>
          <w:lang w:val="en-GB"/>
        </w:rPr>
      </w:pPr>
      <w:r>
        <w:rPr>
          <w:rFonts w:eastAsiaTheme="minorEastAsia"/>
          <w:lang w:val="en-GB"/>
        </w:rPr>
        <w:t>Thus, f</w:t>
      </w:r>
      <w:r w:rsidR="0039219E" w:rsidRPr="008A676C">
        <w:rPr>
          <w:rFonts w:eastAsiaTheme="minorEastAsia"/>
          <w:lang w:val="en-GB"/>
        </w:rPr>
        <w:t xml:space="preserve">or any given offer, S, </w:t>
      </w:r>
      <w:r w:rsidR="0096254E" w:rsidRPr="008A676C">
        <w:rPr>
          <w:rFonts w:eastAsiaTheme="minorEastAsia"/>
          <w:lang w:val="en-GB"/>
        </w:rPr>
        <w:t>to construct the score out of 100</w:t>
      </w:r>
      <w:r w:rsidR="006A4A6B" w:rsidRPr="008A676C">
        <w:rPr>
          <w:rFonts w:eastAsiaTheme="minorEastAsia"/>
          <w:lang w:val="en-GB"/>
        </w:rPr>
        <w:t>, we simply do</w:t>
      </w:r>
      <w:r w:rsidR="0039219E" w:rsidRPr="008A676C">
        <w:rPr>
          <w:rFonts w:eastAsiaTheme="minorEastAsia"/>
          <w:lang w:val="en-GB"/>
        </w:rPr>
        <w:t xml:space="preserve"> the following operation</w:t>
      </w:r>
      <w:r w:rsidR="006A4A6B" w:rsidRPr="008A676C">
        <w:rPr>
          <w:rFonts w:eastAsiaTheme="minorEastAsia"/>
          <w:lang w:val="en-GB"/>
        </w:rPr>
        <w:t>:</w:t>
      </w:r>
    </w:p>
    <w:p w14:paraId="103C7084" w14:textId="15A1FF0D" w:rsidR="006A4A6B" w:rsidRPr="006A4A6B" w:rsidRDefault="006A4A6B" w:rsidP="004228D0">
      <w:pPr>
        <w:rPr>
          <w:rFonts w:eastAsiaTheme="minorEastAsia"/>
          <w:lang w:val="en-GB"/>
        </w:rPr>
      </w:pPr>
      <m:oMathPara>
        <m:oMath>
          <m:r>
            <w:rPr>
              <w:rFonts w:ascii="Cambria Math" w:eastAsiaTheme="minorEastAsia" w:hAnsi="Cambria Math"/>
              <w:lang w:val="en-GB"/>
            </w:rPr>
            <m:t>Score1=</m:t>
          </m:r>
          <m:f>
            <m:fPr>
              <m:ctrlPr>
                <w:rPr>
                  <w:rFonts w:ascii="Cambria Math" w:eastAsiaTheme="minorEastAsia" w:hAnsi="Cambria Math"/>
                  <w:i/>
                  <w:lang w:val="en-GB"/>
                </w:rPr>
              </m:ctrlPr>
            </m:fPr>
            <m:num>
              <m:r>
                <w:rPr>
                  <w:rFonts w:ascii="Cambria Math" w:eastAsiaTheme="minorEastAsia" w:hAnsi="Cambria Math"/>
                  <w:lang w:val="en-GB"/>
                </w:rPr>
                <m:t>S-minimum</m:t>
              </m:r>
            </m:num>
            <m:den>
              <m:r>
                <w:rPr>
                  <w:rFonts w:ascii="Cambria Math" w:eastAsiaTheme="minorEastAsia" w:hAnsi="Cambria Math"/>
                  <w:lang w:val="en-GB"/>
                </w:rPr>
                <m:t>(maximum-minimum)*0.01</m:t>
              </m:r>
            </m:den>
          </m:f>
        </m:oMath>
      </m:oMathPara>
    </w:p>
    <w:p w14:paraId="4F9A8F6C" w14:textId="26651BF5" w:rsidR="006A4A6B" w:rsidRDefault="006A4A6B" w:rsidP="004228D0">
      <w:pPr>
        <w:rPr>
          <w:rFonts w:eastAsiaTheme="minorEastAsia"/>
          <w:lang w:val="en-GB"/>
        </w:rPr>
      </w:pPr>
    </w:p>
    <w:p w14:paraId="0DC1C145" w14:textId="236FD6F1" w:rsidR="0039219E" w:rsidRDefault="002C7A7A" w:rsidP="004228D0">
      <w:pPr>
        <w:rPr>
          <w:rFonts w:eastAsiaTheme="minorEastAsia"/>
          <w:lang w:val="en-GB"/>
        </w:rPr>
      </w:pPr>
      <w:r>
        <w:rPr>
          <w:rFonts w:eastAsiaTheme="minorEastAsia"/>
          <w:lang w:val="en-GB"/>
        </w:rPr>
        <w:t>Score2 depends only on the actual bid for the lot.</w:t>
      </w:r>
      <w:r w:rsidR="0039219E">
        <w:rPr>
          <w:rFonts w:eastAsiaTheme="minorEastAsia"/>
          <w:lang w:val="en-GB"/>
        </w:rPr>
        <w:t xml:space="preserve"> The minimum lot price bid is zero or some </w:t>
      </w:r>
      <w:r w:rsidR="00880349">
        <w:rPr>
          <w:rFonts w:eastAsiaTheme="minorEastAsia"/>
          <w:lang w:val="en-GB"/>
        </w:rPr>
        <w:t xml:space="preserve">minimum </w:t>
      </w:r>
      <w:r w:rsidR="0039219E">
        <w:rPr>
          <w:rFonts w:eastAsiaTheme="minorEastAsia"/>
          <w:lang w:val="en-GB"/>
        </w:rPr>
        <w:t>reserve price chosen by the government</w:t>
      </w:r>
      <w:r w:rsidR="000607FD">
        <w:rPr>
          <w:rFonts w:eastAsiaTheme="minorEastAsia"/>
          <w:lang w:val="en-GB"/>
        </w:rPr>
        <w:t xml:space="preserve">; </w:t>
      </w:r>
      <w:r w:rsidR="0039219E">
        <w:rPr>
          <w:rFonts w:eastAsiaTheme="minorEastAsia"/>
          <w:lang w:val="en-GB"/>
        </w:rPr>
        <w:t>let</w:t>
      </w:r>
      <w:r w:rsidR="000607FD">
        <w:rPr>
          <w:rFonts w:eastAsiaTheme="minorEastAsia"/>
          <w:lang w:val="en-GB"/>
        </w:rPr>
        <w:t xml:space="preserve"> us</w:t>
      </w:r>
      <w:r w:rsidR="0039219E">
        <w:rPr>
          <w:rFonts w:eastAsiaTheme="minorEastAsia"/>
          <w:lang w:val="en-GB"/>
        </w:rPr>
        <w:t xml:space="preserve"> call it K. The maximum price is the subsidy amount, 12million, which would mean that the provider is willing to not accept a subsidy at all. In this case the score is then:</w:t>
      </w:r>
    </w:p>
    <w:p w14:paraId="5570BEE4" w14:textId="1737C3BC" w:rsidR="0039219E" w:rsidRDefault="0039219E" w:rsidP="004228D0">
      <w:pPr>
        <w:rPr>
          <w:rFonts w:eastAsiaTheme="minorEastAsia"/>
          <w:lang w:val="en-GB"/>
        </w:rPr>
      </w:pPr>
      <m:oMathPara>
        <m:oMath>
          <m:r>
            <w:rPr>
              <w:rFonts w:ascii="Cambria Math" w:eastAsiaTheme="minorEastAsia" w:hAnsi="Cambria Math"/>
              <w:lang w:val="en-GB"/>
            </w:rPr>
            <m:t>Score2=</m:t>
          </m:r>
          <m:f>
            <m:fPr>
              <m:ctrlPr>
                <w:rPr>
                  <w:rFonts w:ascii="Cambria Math" w:eastAsiaTheme="minorEastAsia" w:hAnsi="Cambria Math"/>
                  <w:i/>
                  <w:lang w:val="en-GB"/>
                </w:rPr>
              </m:ctrlPr>
            </m:fPr>
            <m:num>
              <m:r>
                <w:rPr>
                  <w:rFonts w:ascii="Cambria Math" w:eastAsiaTheme="minorEastAsia" w:hAnsi="Cambria Math"/>
                  <w:lang w:val="en-GB"/>
                </w:rPr>
                <m:t>S-K</m:t>
              </m:r>
            </m:num>
            <m:den>
              <m:d>
                <m:dPr>
                  <m:ctrlPr>
                    <w:rPr>
                      <w:rFonts w:ascii="Cambria Math" w:eastAsiaTheme="minorEastAsia" w:hAnsi="Cambria Math"/>
                      <w:i/>
                      <w:lang w:val="en-GB"/>
                    </w:rPr>
                  </m:ctrlPr>
                </m:dPr>
                <m:e>
                  <m:r>
                    <w:rPr>
                      <w:rFonts w:ascii="Cambria Math" w:eastAsiaTheme="minorEastAsia" w:hAnsi="Cambria Math"/>
                      <w:lang w:val="en-GB"/>
                    </w:rPr>
                    <m:t>12,000,000-K</m:t>
                  </m:r>
                </m:e>
              </m:d>
              <m:r>
                <w:rPr>
                  <w:rFonts w:ascii="Cambria Math" w:eastAsiaTheme="minorEastAsia" w:hAnsi="Cambria Math"/>
                  <w:lang w:val="en-GB"/>
                </w:rPr>
                <m:t>*0.01</m:t>
              </m:r>
            </m:den>
          </m:f>
        </m:oMath>
      </m:oMathPara>
    </w:p>
    <w:p w14:paraId="0D587F41" w14:textId="797B3889" w:rsidR="00A47A5F" w:rsidRDefault="00880349" w:rsidP="004228D0">
      <w:pPr>
        <w:rPr>
          <w:rFonts w:eastAsiaTheme="minorEastAsia"/>
          <w:lang w:val="en-GB"/>
        </w:rPr>
      </w:pPr>
      <w:r>
        <w:rPr>
          <w:rFonts w:eastAsiaTheme="minorEastAsia"/>
          <w:lang w:val="en-GB"/>
        </w:rPr>
        <w:lastRenderedPageBreak/>
        <w:t xml:space="preserve">Finally, a simple pollution score could also be constructed, where the very pollutant 5G can be scored at a 0 and the least polluting Fibre can be scored at 100 and other technologies placed </w:t>
      </w:r>
      <w:r w:rsidR="002C7A7A">
        <w:rPr>
          <w:rFonts w:eastAsiaTheme="minorEastAsia"/>
          <w:lang w:val="en-GB"/>
        </w:rPr>
        <w:t>in-</w:t>
      </w:r>
      <w:r>
        <w:rPr>
          <w:rFonts w:eastAsiaTheme="minorEastAsia"/>
          <w:lang w:val="en-GB"/>
        </w:rPr>
        <w:t xml:space="preserve">between. </w:t>
      </w:r>
    </w:p>
    <w:p w14:paraId="1C4F2887" w14:textId="089B2C51" w:rsidR="00880349" w:rsidRDefault="00880349" w:rsidP="004228D0">
      <w:pPr>
        <w:rPr>
          <w:rFonts w:eastAsiaTheme="minorEastAsia"/>
          <w:lang w:val="en-GB"/>
        </w:rPr>
      </w:pPr>
      <w:r>
        <w:rPr>
          <w:rFonts w:eastAsiaTheme="minorEastAsia"/>
          <w:lang w:val="en-GB"/>
        </w:rPr>
        <w:t xml:space="preserve">For convenience the Cypriot government can then weight each of these </w:t>
      </w:r>
      <w:r w:rsidR="00F55F7E">
        <w:rPr>
          <w:rFonts w:eastAsiaTheme="minorEastAsia"/>
          <w:lang w:val="en-GB"/>
        </w:rPr>
        <w:t xml:space="preserve">accordingly. A suggested weighting function is the following: </w:t>
      </w:r>
    </w:p>
    <w:p w14:paraId="43FFC231" w14:textId="0734CCDE" w:rsidR="00F55F7E" w:rsidRDefault="00F55F7E" w:rsidP="004228D0">
      <w:pPr>
        <w:rPr>
          <w:rFonts w:eastAsiaTheme="minorEastAsia"/>
          <w:lang w:val="en-GB"/>
        </w:rPr>
      </w:pPr>
      <m:oMathPara>
        <m:oMath>
          <m:r>
            <w:rPr>
              <w:rFonts w:ascii="Cambria Math" w:eastAsiaTheme="minorEastAsia" w:hAnsi="Cambria Math"/>
              <w:lang w:val="en-GB"/>
            </w:rPr>
            <m:t>Final Score= 0.5*Score1+0.45*Score2+0.05*Score3</m:t>
          </m:r>
        </m:oMath>
      </m:oMathPara>
    </w:p>
    <w:p w14:paraId="640E8F7A" w14:textId="42ABB01E" w:rsidR="00A47A5F" w:rsidRDefault="00F55F7E" w:rsidP="004228D0">
      <w:pPr>
        <w:rPr>
          <w:ins w:id="187" w:author="Cabau Noémie" w:date="2022-07-14T15:41:00Z"/>
          <w:rFonts w:eastAsiaTheme="minorEastAsia"/>
          <w:lang w:val="en-GB"/>
        </w:rPr>
      </w:pPr>
      <w:r>
        <w:rPr>
          <w:rFonts w:eastAsiaTheme="minorEastAsia"/>
          <w:lang w:val="en-GB"/>
        </w:rPr>
        <w:t xml:space="preserve">That is, half the weight on the number of consumers and the retail price charged in the end, another 45% on the subsidy demanded, and a final 5% on the environmental </w:t>
      </w:r>
      <w:commentRangeStart w:id="188"/>
      <w:r>
        <w:rPr>
          <w:rFonts w:eastAsiaTheme="minorEastAsia"/>
          <w:lang w:val="en-GB"/>
        </w:rPr>
        <w:t>impact</w:t>
      </w:r>
      <w:commentRangeEnd w:id="188"/>
      <w:r w:rsidR="006F2710">
        <w:rPr>
          <w:rStyle w:val="CommentReference"/>
        </w:rPr>
        <w:commentReference w:id="188"/>
      </w:r>
      <w:r>
        <w:rPr>
          <w:rFonts w:eastAsiaTheme="minorEastAsia"/>
          <w:lang w:val="en-GB"/>
        </w:rPr>
        <w:t xml:space="preserve">. </w:t>
      </w:r>
    </w:p>
    <w:p w14:paraId="4F9043F1" w14:textId="5143D997" w:rsidR="00786E99" w:rsidRDefault="00086B82" w:rsidP="004228D0">
      <w:pPr>
        <w:rPr>
          <w:rFonts w:eastAsiaTheme="minorEastAsia"/>
          <w:lang w:val="en-GB"/>
        </w:rPr>
      </w:pPr>
      <w:ins w:id="189" w:author="Cabau Noémie" w:date="2022-07-14T15:41:00Z">
        <w:r>
          <w:rPr>
            <w:rFonts w:eastAsiaTheme="minorEastAsia"/>
            <w:lang w:val="en-GB"/>
          </w:rPr>
          <w:t>A more general</w:t>
        </w:r>
        <w:r w:rsidR="00786E99">
          <w:rPr>
            <w:rFonts w:eastAsiaTheme="minorEastAsia"/>
            <w:lang w:val="en-GB"/>
          </w:rPr>
          <w:t xml:space="preserve"> function would be:</w:t>
        </w:r>
      </w:ins>
    </w:p>
    <w:p w14:paraId="7BE470F5" w14:textId="21E5CB4F" w:rsidR="00A47A5F" w:rsidRDefault="00786E99" w:rsidP="004228D0">
      <w:pPr>
        <w:rPr>
          <w:lang w:val="en-GB"/>
        </w:rPr>
      </w:pPr>
      <m:oMathPara>
        <m:oMath>
          <m:r>
            <w:ins w:id="190" w:author="Cabau Noémie" w:date="2022-07-14T15:41:00Z">
              <w:rPr>
                <w:rFonts w:ascii="Cambria Math" w:eastAsiaTheme="minorEastAsia" w:hAnsi="Cambria Math"/>
                <w:lang w:val="en-GB"/>
              </w:rPr>
              <m:t>Final Score= a*Score1+b*Score2+</m:t>
            </w:ins>
          </m:r>
          <m:r>
            <w:ins w:id="191" w:author="Cabau Noémie" w:date="2022-07-14T15:51:00Z">
              <w:rPr>
                <w:rFonts w:ascii="Cambria Math" w:eastAsiaTheme="minorEastAsia" w:hAnsi="Cambria Math"/>
                <w:lang w:val="en-GB"/>
              </w:rPr>
              <m:t>c</m:t>
            </w:ins>
          </m:r>
          <m:r>
            <w:ins w:id="192" w:author="Cabau Noémie" w:date="2022-07-14T15:41:00Z">
              <w:rPr>
                <w:rFonts w:ascii="Cambria Math" w:eastAsiaTheme="minorEastAsia" w:hAnsi="Cambria Math"/>
                <w:lang w:val="en-GB"/>
              </w:rPr>
              <m:t>*Score3</m:t>
            </w:ins>
          </m:r>
        </m:oMath>
      </m:oMathPara>
    </w:p>
    <w:p w14:paraId="48E27D84" w14:textId="05B4C2B6" w:rsidR="004228D0" w:rsidRDefault="00786E99" w:rsidP="004228D0">
      <w:pPr>
        <w:rPr>
          <w:ins w:id="193" w:author="Cabau Noémie" w:date="2022-07-14T15:42:00Z"/>
          <w:rFonts w:eastAsia="Times New Roman"/>
          <w:lang w:val="en-GB" w:eastAsia="en-GB"/>
        </w:rPr>
      </w:pPr>
      <w:ins w:id="194" w:author="Cabau Noémie" w:date="2022-07-14T15:42:00Z">
        <w:r>
          <w:rPr>
            <w:rFonts w:eastAsia="Times New Roman"/>
            <w:lang w:val="en-GB" w:eastAsia="en-GB"/>
          </w:rPr>
          <w:t xml:space="preserve">Where </w:t>
        </w:r>
      </w:ins>
    </w:p>
    <w:p w14:paraId="029E7997" w14:textId="1C725629" w:rsidR="00786E99" w:rsidRDefault="00786E99" w:rsidP="004228D0">
      <w:pPr>
        <w:rPr>
          <w:ins w:id="195" w:author="Cabau Noémie" w:date="2022-07-14T15:49:00Z"/>
          <w:rFonts w:eastAsia="Times New Roman"/>
          <w:lang w:val="en-GB" w:eastAsia="en-GB"/>
        </w:rPr>
      </w:pPr>
      <m:oMath>
        <m:r>
          <w:ins w:id="196" w:author="Cabau Noémie" w:date="2022-07-14T15:42:00Z">
            <w:rPr>
              <w:rFonts w:ascii="Cambria Math" w:eastAsia="Times New Roman" w:hAnsi="Cambria Math"/>
              <w:lang w:val="en-GB" w:eastAsia="en-GB"/>
            </w:rPr>
            <m:t>a+b+</m:t>
          </w:ins>
        </m:r>
        <m:r>
          <w:ins w:id="197" w:author="Cabau Noémie" w:date="2022-07-14T15:51:00Z">
            <w:rPr>
              <w:rFonts w:ascii="Cambria Math" w:eastAsia="Times New Roman" w:hAnsi="Cambria Math"/>
              <w:lang w:val="en-GB" w:eastAsia="en-GB"/>
            </w:rPr>
            <m:t>c</m:t>
          </w:ins>
        </m:r>
        <m:r>
          <w:ins w:id="198" w:author="Cabau Noémie" w:date="2022-07-14T15:42:00Z">
            <w:rPr>
              <w:rFonts w:ascii="Cambria Math" w:eastAsia="Times New Roman" w:hAnsi="Cambria Math"/>
              <w:lang w:val="en-GB" w:eastAsia="en-GB"/>
            </w:rPr>
            <m:t>=1</m:t>
          </w:ins>
        </m:r>
      </m:oMath>
      <w:ins w:id="199" w:author="Cabau Noémie" w:date="2022-07-14T15:42:00Z">
        <w:r>
          <w:rPr>
            <w:rFonts w:eastAsia="Times New Roman"/>
            <w:lang w:val="en-GB" w:eastAsia="en-GB"/>
          </w:rPr>
          <w:t xml:space="preserve">. The weight </w:t>
        </w:r>
      </w:ins>
      <m:oMath>
        <m:r>
          <w:ins w:id="200" w:author="Cabau Noémie" w:date="2022-07-14T15:42:00Z">
            <w:rPr>
              <w:rFonts w:ascii="Cambria Math" w:eastAsia="Times New Roman" w:hAnsi="Cambria Math"/>
              <w:lang w:val="en-GB" w:eastAsia="en-GB"/>
            </w:rPr>
            <m:t>a</m:t>
          </w:ins>
        </m:r>
      </m:oMath>
      <w:ins w:id="201" w:author="Cabau Noémie" w:date="2022-07-14T15:42:00Z">
        <w:r>
          <w:rPr>
            <w:rFonts w:eastAsia="Times New Roman"/>
            <w:lang w:val="en-GB" w:eastAsia="en-GB"/>
          </w:rPr>
          <w:t xml:space="preserve"> is the weight the authorities put on the surplus </w:t>
        </w:r>
      </w:ins>
      <w:ins w:id="202" w:author="Cabau Noémie" w:date="2022-07-14T15:43:00Z">
        <w:r>
          <w:rPr>
            <w:rFonts w:eastAsia="Times New Roman"/>
            <w:lang w:val="en-GB" w:eastAsia="en-GB"/>
          </w:rPr>
          <w:t>of the consumers located in the target regions</w:t>
        </w:r>
      </w:ins>
      <w:ins w:id="203" w:author="Diomides Mavroyiannis" w:date="2022-07-14T20:47:00Z">
        <w:r w:rsidR="00A811E2">
          <w:rPr>
            <w:rFonts w:eastAsia="Times New Roman"/>
            <w:lang w:val="en-GB" w:eastAsia="en-GB"/>
          </w:rPr>
          <w:t xml:space="preserve">, </w:t>
        </w:r>
      </w:ins>
      <w:ins w:id="204" w:author="Diomides Mavroyiannis" w:date="2022-07-14T20:49:00Z">
        <w:r w:rsidR="00A811E2">
          <w:rPr>
            <w:rFonts w:eastAsia="Times New Roman"/>
            <w:lang w:val="en-GB" w:eastAsia="en-GB"/>
          </w:rPr>
          <w:t>i.e.,</w:t>
        </w:r>
      </w:ins>
      <w:ins w:id="205" w:author="Diomides Mavroyiannis" w:date="2022-07-14T20:47:00Z">
        <w:r w:rsidR="00A811E2">
          <w:rPr>
            <w:rFonts w:eastAsia="Times New Roman"/>
            <w:lang w:val="en-GB" w:eastAsia="en-GB"/>
          </w:rPr>
          <w:t xml:space="preserve"> those who will directly benefit from the internet availability</w:t>
        </w:r>
      </w:ins>
      <w:ins w:id="206" w:author="Cabau Noémie" w:date="2022-07-14T15:43:00Z">
        <w:r>
          <w:rPr>
            <w:rFonts w:eastAsia="Times New Roman"/>
            <w:lang w:val="en-GB" w:eastAsia="en-GB"/>
          </w:rPr>
          <w:t xml:space="preserve">. The weight </w:t>
        </w:r>
      </w:ins>
      <m:oMath>
        <m:r>
          <w:ins w:id="207" w:author="Cabau Noémie" w:date="2022-07-14T15:44:00Z">
            <w:rPr>
              <w:rFonts w:ascii="Cambria Math" w:eastAsia="Times New Roman" w:hAnsi="Cambria Math"/>
              <w:lang w:val="en-GB" w:eastAsia="en-GB"/>
            </w:rPr>
            <m:t>b</m:t>
          </w:ins>
        </m:r>
      </m:oMath>
      <w:ins w:id="208" w:author="Cabau Noémie" w:date="2022-07-14T15:44:00Z">
        <w:r>
          <w:rPr>
            <w:rFonts w:eastAsia="Times New Roman"/>
            <w:lang w:val="en-GB" w:eastAsia="en-GB"/>
          </w:rPr>
          <w:t xml:space="preserve"> measures the weight the authorities will put on the aggregate consumer surplus, both in the targeted and non-targeted regions. I</w:t>
        </w:r>
      </w:ins>
      <w:ins w:id="209" w:author="Cabau Noémie" w:date="2022-07-14T15:45:00Z">
        <w:r>
          <w:rPr>
            <w:rFonts w:eastAsia="Times New Roman"/>
            <w:lang w:val="en-GB" w:eastAsia="en-GB"/>
          </w:rPr>
          <w:t xml:space="preserve">ndeed, recall that Score2 – by which </w:t>
        </w:r>
      </w:ins>
      <m:oMath>
        <m:r>
          <w:ins w:id="210" w:author="Cabau Noémie" w:date="2022-07-14T15:45:00Z">
            <w:rPr>
              <w:rFonts w:ascii="Cambria Math" w:eastAsia="Times New Roman" w:hAnsi="Cambria Math"/>
              <w:lang w:val="en-GB" w:eastAsia="en-GB"/>
            </w:rPr>
            <m:t>b</m:t>
          </w:ins>
        </m:r>
      </m:oMath>
      <w:ins w:id="211" w:author="Cabau Noémie" w:date="2022-07-14T15:45:00Z">
        <w:r>
          <w:rPr>
            <w:rFonts w:eastAsia="Times New Roman"/>
            <w:lang w:val="en-GB" w:eastAsia="en-GB"/>
          </w:rPr>
          <w:t xml:space="preserve"> is multiplied – measures the ratio of the subsidy over the actual cost of the investment borne by the operator.</w:t>
        </w:r>
      </w:ins>
      <w:ins w:id="212" w:author="Cabau Noémie" w:date="2022-07-14T15:46:00Z">
        <w:r>
          <w:rPr>
            <w:rFonts w:eastAsia="Times New Roman"/>
            <w:lang w:val="en-GB" w:eastAsia="en-GB"/>
          </w:rPr>
          <w:t xml:space="preserve"> The subsidy is financed by taxes levied on all citizens (who are also consumers</w:t>
        </w:r>
      </w:ins>
      <w:ins w:id="213" w:author="Cabau Noémie" w:date="2022-07-14T15:47:00Z">
        <w:r>
          <w:rPr>
            <w:rFonts w:eastAsia="Times New Roman"/>
            <w:lang w:val="en-GB" w:eastAsia="en-GB"/>
          </w:rPr>
          <w:t>)</w:t>
        </w:r>
      </w:ins>
      <w:ins w:id="214" w:author="Cabau Noémie" w:date="2022-07-14T15:42:00Z">
        <w:r>
          <w:rPr>
            <w:rFonts w:eastAsia="Times New Roman"/>
            <w:lang w:val="en-GB" w:eastAsia="en-GB"/>
          </w:rPr>
          <w:t>, in both targeted and non-targeted regions</w:t>
        </w:r>
      </w:ins>
      <w:ins w:id="215" w:author="Diomides Mavroyiannis" w:date="2022-07-14T20:48:00Z">
        <w:r w:rsidR="00A811E2">
          <w:rPr>
            <w:rFonts w:eastAsia="Times New Roman"/>
            <w:lang w:val="en-GB" w:eastAsia="en-GB"/>
          </w:rPr>
          <w:t>, in other words, since that money can be put to use on all citizens,</w:t>
        </w:r>
      </w:ins>
      <w:ins w:id="216" w:author="Diomides Mavroyiannis" w:date="2022-07-14T20:49:00Z">
        <w:r w:rsidR="00A811E2">
          <w:rPr>
            <w:rFonts w:eastAsia="Times New Roman"/>
            <w:lang w:val="en-GB" w:eastAsia="en-GB"/>
          </w:rPr>
          <w:t xml:space="preserve"> a higher weight on b entails equal weighting on all citizens</w:t>
        </w:r>
      </w:ins>
      <w:ins w:id="217" w:author="Cabau Noémie" w:date="2022-07-14T15:42:00Z">
        <w:r>
          <w:rPr>
            <w:rFonts w:eastAsia="Times New Roman"/>
            <w:lang w:val="en-GB" w:eastAsia="en-GB"/>
          </w:rPr>
          <w:t xml:space="preserve">. </w:t>
        </w:r>
      </w:ins>
      <w:ins w:id="218" w:author="Cabau Noémie" w:date="2022-07-14T15:47:00Z">
        <w:r>
          <w:rPr>
            <w:rFonts w:eastAsia="Times New Roman"/>
            <w:lang w:val="en-GB" w:eastAsia="en-GB"/>
          </w:rPr>
          <w:t xml:space="preserve">Last, the weight </w:t>
        </w:r>
      </w:ins>
      <m:oMath>
        <m:r>
          <w:ins w:id="219" w:author="Cabau Noémie" w:date="2022-07-14T15:47:00Z">
            <w:rPr>
              <w:rFonts w:ascii="Cambria Math" w:eastAsia="Times New Roman" w:hAnsi="Cambria Math"/>
              <w:lang w:val="en-GB" w:eastAsia="en-GB"/>
            </w:rPr>
            <m:t>c</m:t>
          </w:ins>
        </m:r>
      </m:oMath>
      <w:ins w:id="220" w:author="Cabau Noémie" w:date="2022-07-14T15:47:00Z">
        <w:r>
          <w:rPr>
            <w:rFonts w:eastAsia="Times New Roman"/>
            <w:lang w:val="en-GB" w:eastAsia="en-GB"/>
          </w:rPr>
          <w:t xml:space="preserve"> </w:t>
        </w:r>
        <w:r w:rsidR="00086B82">
          <w:rPr>
            <w:rFonts w:eastAsia="Times New Roman"/>
            <w:lang w:val="en-GB" w:eastAsia="en-GB"/>
          </w:rPr>
          <w:t xml:space="preserve">can be interpreted as the weight that the authorities put on the welfare of next generations. </w:t>
        </w:r>
      </w:ins>
      <w:ins w:id="221" w:author="Cabau Noémie" w:date="2022-07-14T15:48:00Z">
        <w:r w:rsidR="00086B82">
          <w:rPr>
            <w:rFonts w:eastAsia="Times New Roman"/>
            <w:lang w:val="en-GB" w:eastAsia="en-GB"/>
          </w:rPr>
          <w:t xml:space="preserve">A deterioration of the environment would cause damages that will be more likely to affect future generations. </w:t>
        </w:r>
      </w:ins>
    </w:p>
    <w:p w14:paraId="6566CF2F" w14:textId="49540B98" w:rsidR="00DF7331" w:rsidRPr="00DF7331" w:rsidRDefault="00DF7331" w:rsidP="009D64D2">
      <w:pPr>
        <w:ind w:firstLine="720"/>
        <w:rPr>
          <w:ins w:id="222" w:author="Cabau Noémie" w:date="2022-07-14T15:59:00Z"/>
          <w:rFonts w:eastAsia="Times New Roman"/>
          <w:lang w:val="en-GB" w:eastAsia="en-GB"/>
        </w:rPr>
      </w:pPr>
      <w:ins w:id="223" w:author="Cabau Noémie" w:date="2022-07-14T16:15:00Z">
        <w:r w:rsidRPr="00DF7331">
          <w:rPr>
            <w:rFonts w:eastAsia="Times New Roman"/>
            <w:lang w:val="en-GB" w:eastAsia="en-GB"/>
          </w:rPr>
          <w:t>Our general recommendation is to</w:t>
        </w:r>
        <w:r w:rsidR="00C92429">
          <w:rPr>
            <w:rFonts w:eastAsia="Times New Roman"/>
            <w:lang w:val="en-GB" w:eastAsia="en-GB"/>
          </w:rPr>
          <w:t xml:space="preserve"> set the values of the weights </w:t>
        </w:r>
      </w:ins>
      <m:oMath>
        <m:r>
          <w:ins w:id="224" w:author="Cabau Noémie" w:date="2022-07-14T16:16:00Z">
            <w:rPr>
              <w:rFonts w:ascii="Cambria Math" w:eastAsia="Times New Roman" w:hAnsi="Cambria Math"/>
              <w:lang w:val="en-GB" w:eastAsia="en-GB"/>
            </w:rPr>
            <m:t>a</m:t>
          </w:ins>
        </m:r>
      </m:oMath>
      <w:ins w:id="225" w:author="Cabau Noémie" w:date="2022-07-14T16:15:00Z">
        <w:r w:rsidRPr="00DF7331">
          <w:rPr>
            <w:rFonts w:eastAsia="Times New Roman"/>
            <w:lang w:val="en-GB" w:eastAsia="en-GB"/>
          </w:rPr>
          <w:t xml:space="preserve"> </w:t>
        </w:r>
        <w:r w:rsidR="00C92429">
          <w:rPr>
            <w:rFonts w:eastAsia="Times New Roman"/>
            <w:lang w:val="en-GB" w:eastAsia="en-GB"/>
          </w:rPr>
          <w:t xml:space="preserve">and </w:t>
        </w:r>
      </w:ins>
      <m:oMath>
        <m:r>
          <w:ins w:id="226" w:author="Cabau Noémie" w:date="2022-07-14T16:16:00Z">
            <w:rPr>
              <w:rFonts w:ascii="Cambria Math" w:eastAsia="Times New Roman" w:hAnsi="Cambria Math"/>
              <w:lang w:val="en-GB" w:eastAsia="en-GB"/>
            </w:rPr>
            <m:t>b</m:t>
          </w:ins>
        </m:r>
      </m:oMath>
      <w:ins w:id="227" w:author="Cabau Noémie" w:date="2022-07-14T16:15:00Z">
        <w:r w:rsidRPr="00DF7331">
          <w:rPr>
            <w:rFonts w:eastAsia="Times New Roman"/>
            <w:lang w:val="en-GB" w:eastAsia="en-GB"/>
          </w:rPr>
          <w:t xml:space="preserve"> close to each other. Our argument for this is that Score1 and Score 2 may be intimately correlated. Indeed, we believe a positive relation likely exists between the subsidy level and retail prices, as explained in Section 4.4. There, we argued that more competition in the procurement process might be synonymous with higher bids and lower retail prices; in turn, higher bids imply a lower subsidy; hence fewer taxes need to be levied. If such a relation exists, a marked discrepancy between the two weights may have the following unfortunate effect. The operators may be incentivized to base their bidding strategy on only one o</w:t>
        </w:r>
        <w:r w:rsidR="00C92429">
          <w:rPr>
            <w:rFonts w:eastAsia="Times New Roman"/>
            <w:lang w:val="en-GB" w:eastAsia="en-GB"/>
          </w:rPr>
          <w:t xml:space="preserve">f the two dimensions. E.g., if </w:t>
        </w:r>
      </w:ins>
      <m:oMath>
        <m:r>
          <w:ins w:id="228" w:author="Cabau Noémie" w:date="2022-07-14T16:16:00Z">
            <w:rPr>
              <w:rFonts w:ascii="Cambria Math" w:eastAsia="Times New Roman" w:hAnsi="Cambria Math"/>
              <w:lang w:val="en-GB" w:eastAsia="en-GB"/>
            </w:rPr>
            <m:t>a</m:t>
          </w:ins>
        </m:r>
      </m:oMath>
      <w:ins w:id="229" w:author="Cabau Noémie" w:date="2022-07-14T16:15:00Z">
        <w:r w:rsidRPr="00DF7331">
          <w:rPr>
            <w:rFonts w:eastAsia="Times New Roman"/>
            <w:lang w:val="en-GB" w:eastAsia="en-GB"/>
          </w:rPr>
          <w:t xml:space="preserve"> </w:t>
        </w:r>
        <w:r w:rsidR="00C92429">
          <w:rPr>
            <w:rFonts w:eastAsia="Times New Roman"/>
            <w:lang w:val="en-GB" w:eastAsia="en-GB"/>
          </w:rPr>
          <w:t xml:space="preserve">is high and </w:t>
        </w:r>
      </w:ins>
      <m:oMath>
        <m:r>
          <w:ins w:id="230" w:author="Cabau Noémie" w:date="2022-07-14T16:16:00Z">
            <w:rPr>
              <w:rFonts w:ascii="Cambria Math" w:eastAsia="Times New Roman" w:hAnsi="Cambria Math"/>
              <w:lang w:val="en-GB" w:eastAsia="en-GB"/>
            </w:rPr>
            <m:t>b</m:t>
          </w:ins>
        </m:r>
      </m:oMath>
      <w:ins w:id="231" w:author="Cabau Noémie" w:date="2022-07-14T16:15:00Z">
        <w:r w:rsidRPr="00DF7331">
          <w:rPr>
            <w:rFonts w:eastAsia="Times New Roman"/>
            <w:lang w:val="en-GB" w:eastAsia="en-GB"/>
          </w:rPr>
          <w:t xml:space="preserve"> is low, </w:t>
        </w:r>
      </w:ins>
      <w:ins w:id="232" w:author="Cabau Noémie" w:date="2022-07-14T16:16:00Z">
        <w:r w:rsidR="00C92429">
          <w:rPr>
            <w:rFonts w:eastAsia="Times New Roman"/>
            <w:lang w:val="en-GB" w:eastAsia="en-GB"/>
          </w:rPr>
          <w:t xml:space="preserve">the </w:t>
        </w:r>
      </w:ins>
      <w:ins w:id="233" w:author="Cabau Noémie" w:date="2022-07-14T16:15:00Z">
        <w:r w:rsidRPr="00DF7331">
          <w:rPr>
            <w:rFonts w:eastAsia="Times New Roman"/>
            <w:lang w:val="en-GB" w:eastAsia="en-GB"/>
          </w:rPr>
          <w:t xml:space="preserve">operators may offer low retail prices but low bids on the lots. Lower bids entail higher subsidies, financed by </w:t>
        </w:r>
      </w:ins>
      <w:ins w:id="234" w:author="Cabau Noémie" w:date="2022-07-14T16:17:00Z">
        <w:r w:rsidR="00C92429">
          <w:rPr>
            <w:rFonts w:eastAsia="Times New Roman"/>
            <w:lang w:val="en-GB" w:eastAsia="en-GB"/>
          </w:rPr>
          <w:t xml:space="preserve">higher </w:t>
        </w:r>
      </w:ins>
      <w:ins w:id="235" w:author="Cabau Noémie" w:date="2022-07-14T16:15:00Z">
        <w:r w:rsidR="00C92429">
          <w:rPr>
            <w:rFonts w:eastAsia="Times New Roman"/>
            <w:lang w:val="en-GB" w:eastAsia="en-GB"/>
          </w:rPr>
          <w:t>taxes on</w:t>
        </w:r>
        <w:r w:rsidRPr="00DF7331">
          <w:rPr>
            <w:rFonts w:eastAsia="Times New Roman"/>
            <w:lang w:val="en-GB" w:eastAsia="en-GB"/>
          </w:rPr>
          <w:t xml:space="preserve"> the whole population. Hence, we would directly transfer surplus from the consumers in the non-targeted regions to the benefit of the consumers in the target regions.</w:t>
        </w:r>
      </w:ins>
      <w:ins w:id="236" w:author="Cabau Noémie" w:date="2022-07-14T16:17:00Z">
        <w:r w:rsidR="00C92429">
          <w:rPr>
            <w:rFonts w:eastAsia="Times New Roman"/>
            <w:lang w:val="en-GB" w:eastAsia="en-GB"/>
          </w:rPr>
          <w:t xml:space="preserve"> </w:t>
        </w:r>
      </w:ins>
    </w:p>
    <w:p w14:paraId="0B2D8879" w14:textId="2B073F40" w:rsidR="00086B82" w:rsidDel="00DF7331" w:rsidRDefault="00086B82" w:rsidP="004228D0">
      <w:pPr>
        <w:rPr>
          <w:del w:id="237" w:author="Cabau Noémie" w:date="2022-07-14T16:15:00Z"/>
          <w:rFonts w:eastAsia="Times New Roman"/>
          <w:lang w:val="en-GB" w:eastAsia="en-GB"/>
        </w:rPr>
      </w:pPr>
    </w:p>
    <w:p w14:paraId="6140A87C" w14:textId="6E3BCFC0" w:rsidR="00486497" w:rsidRPr="00E1369C" w:rsidRDefault="004050F3" w:rsidP="00486497">
      <w:pPr>
        <w:pStyle w:val="Heading1"/>
      </w:pPr>
      <w:r>
        <w:t>W</w:t>
      </w:r>
      <w:r w:rsidR="00486497" w:rsidRPr="00E1369C">
        <w:t>elfare effects on the retail market</w:t>
      </w:r>
    </w:p>
    <w:p w14:paraId="088C954F" w14:textId="77777777" w:rsidR="00486497" w:rsidRPr="00243629" w:rsidRDefault="00486497" w:rsidP="00486497">
      <w:pPr>
        <w:spacing w:after="0" w:line="240" w:lineRule="auto"/>
        <w:rPr>
          <w:rFonts w:eastAsia="Times New Roman" w:cstheme="minorHAnsi"/>
          <w:color w:val="0E101A"/>
          <w:sz w:val="24"/>
          <w:szCs w:val="24"/>
          <w:lang w:val="en-GB" w:eastAsia="en-GB"/>
        </w:rPr>
      </w:pPr>
    </w:p>
    <w:p w14:paraId="1448BFA2" w14:textId="2C463F1E" w:rsidR="00486497" w:rsidRPr="008A676C" w:rsidRDefault="00013CDF">
      <w:pPr>
        <w:spacing w:after="0" w:line="240" w:lineRule="auto"/>
        <w:rPr>
          <w:rFonts w:eastAsia="Times New Roman" w:cstheme="minorHAnsi"/>
          <w:color w:val="0E101A"/>
          <w:lang w:val="en-GB" w:eastAsia="en-GB"/>
        </w:rPr>
      </w:pPr>
      <w:r>
        <w:rPr>
          <w:rFonts w:eastAsia="Times New Roman" w:cstheme="minorHAnsi"/>
          <w:color w:val="0E101A"/>
          <w:lang w:val="en-GB" w:eastAsia="en-GB"/>
        </w:rPr>
        <w:t xml:space="preserve">The first </w:t>
      </w:r>
      <w:r w:rsidR="00486497" w:rsidRPr="006A39EF">
        <w:rPr>
          <w:rFonts w:eastAsia="Times New Roman" w:cstheme="minorHAnsi"/>
          <w:color w:val="0E101A"/>
          <w:lang w:val="en-GB" w:eastAsia="en-GB"/>
        </w:rPr>
        <w:t xml:space="preserve">question </w:t>
      </w:r>
      <w:r w:rsidR="003D3E61">
        <w:rPr>
          <w:rFonts w:eastAsia="Times New Roman" w:cstheme="minorHAnsi"/>
          <w:color w:val="0E101A"/>
          <w:lang w:val="en-GB" w:eastAsia="en-GB"/>
        </w:rPr>
        <w:t xml:space="preserve">(Q1) </w:t>
      </w:r>
      <w:r>
        <w:rPr>
          <w:rFonts w:eastAsia="Times New Roman" w:cstheme="minorHAnsi"/>
          <w:color w:val="0E101A"/>
          <w:lang w:val="en-GB" w:eastAsia="en-GB"/>
        </w:rPr>
        <w:t>we</w:t>
      </w:r>
      <w:r w:rsidR="00486497" w:rsidRPr="006A39EF">
        <w:rPr>
          <w:rFonts w:eastAsia="Times New Roman" w:cstheme="minorHAnsi"/>
          <w:color w:val="0E101A"/>
          <w:lang w:val="en-GB" w:eastAsia="en-GB"/>
        </w:rPr>
        <w:t xml:space="preserve"> raise is </w:t>
      </w:r>
      <w:r w:rsidR="00CB1EBC">
        <w:rPr>
          <w:rFonts w:eastAsia="Times New Roman" w:cstheme="minorHAnsi"/>
          <w:color w:val="0E101A"/>
          <w:lang w:val="en-GB" w:eastAsia="en-GB"/>
        </w:rPr>
        <w:t>whether t</w:t>
      </w:r>
      <w:r w:rsidR="00486497" w:rsidRPr="006A39EF">
        <w:rPr>
          <w:rFonts w:eastAsia="Times New Roman" w:cstheme="minorHAnsi"/>
          <w:color w:val="0E101A"/>
          <w:lang w:val="en-GB" w:eastAsia="en-GB"/>
        </w:rPr>
        <w:t xml:space="preserve">he creation of new market segments </w:t>
      </w:r>
      <w:r w:rsidR="006E6549">
        <w:rPr>
          <w:rFonts w:eastAsia="Times New Roman" w:cstheme="minorHAnsi"/>
          <w:color w:val="0E101A"/>
          <w:lang w:val="en-GB" w:eastAsia="en-GB"/>
        </w:rPr>
        <w:t>in Cyprus (i.e., the target areas)</w:t>
      </w:r>
      <w:r w:rsidR="00CB1EBC">
        <w:rPr>
          <w:rFonts w:eastAsia="Times New Roman" w:cstheme="minorHAnsi"/>
          <w:color w:val="0E101A"/>
          <w:lang w:val="en-GB" w:eastAsia="en-GB"/>
        </w:rPr>
        <w:t xml:space="preserve"> could </w:t>
      </w:r>
      <w:r w:rsidR="00486497" w:rsidRPr="006A39EF">
        <w:rPr>
          <w:rFonts w:eastAsia="Times New Roman" w:cstheme="minorHAnsi"/>
          <w:color w:val="0E101A"/>
          <w:lang w:val="en-GB" w:eastAsia="en-GB"/>
        </w:rPr>
        <w:t xml:space="preserve">lead to price changes in already existing </w:t>
      </w:r>
      <w:commentRangeStart w:id="238"/>
      <w:commentRangeStart w:id="239"/>
      <w:commentRangeStart w:id="240"/>
      <w:r w:rsidR="00486497" w:rsidRPr="006A39EF">
        <w:rPr>
          <w:rFonts w:eastAsia="Times New Roman" w:cstheme="minorHAnsi"/>
          <w:color w:val="0E101A"/>
          <w:lang w:val="en-GB" w:eastAsia="en-GB"/>
        </w:rPr>
        <w:t>ones</w:t>
      </w:r>
      <w:commentRangeEnd w:id="238"/>
      <w:r w:rsidR="00486497">
        <w:rPr>
          <w:rStyle w:val="CommentReference"/>
        </w:rPr>
        <w:commentReference w:id="238"/>
      </w:r>
      <w:commentRangeEnd w:id="239"/>
      <w:r w:rsidR="00486497">
        <w:rPr>
          <w:rStyle w:val="CommentReference"/>
        </w:rPr>
        <w:commentReference w:id="239"/>
      </w:r>
      <w:commentRangeEnd w:id="240"/>
      <w:r w:rsidR="00486497">
        <w:rPr>
          <w:rStyle w:val="CommentReference"/>
        </w:rPr>
        <w:commentReference w:id="240"/>
      </w:r>
      <w:r w:rsidR="00486497" w:rsidRPr="006A39EF">
        <w:rPr>
          <w:rFonts w:eastAsia="Times New Roman" w:cstheme="minorHAnsi"/>
          <w:color w:val="0E101A"/>
          <w:lang w:val="en-GB" w:eastAsia="en-GB"/>
        </w:rPr>
        <w:t>. </w:t>
      </w:r>
      <w:r w:rsidR="00CB1EBC">
        <w:rPr>
          <w:rFonts w:eastAsia="Times New Roman" w:cstheme="minorHAnsi"/>
          <w:color w:val="0E101A"/>
          <w:lang w:val="en-GB" w:eastAsia="en-GB"/>
        </w:rPr>
        <w:t xml:space="preserve">The second question </w:t>
      </w:r>
      <w:r w:rsidR="003D3E61">
        <w:rPr>
          <w:rFonts w:eastAsia="Times New Roman" w:cstheme="minorHAnsi"/>
          <w:color w:val="0E101A"/>
          <w:lang w:val="en-GB" w:eastAsia="en-GB"/>
        </w:rPr>
        <w:t xml:space="preserve">(Q2) </w:t>
      </w:r>
      <w:r w:rsidR="00CB1EBC">
        <w:rPr>
          <w:rFonts w:eastAsia="Times New Roman" w:cstheme="minorHAnsi"/>
          <w:color w:val="0E101A"/>
          <w:lang w:val="en-GB" w:eastAsia="en-GB"/>
        </w:rPr>
        <w:t>we investigate is more straightforward. We propose a discussion on the criteria the aid scheme should have to maximize the consumer surplus of the households in the target regions. These households, contrary to those located in urban areas, do not have access to f</w:t>
      </w:r>
      <w:r w:rsidR="006E6549">
        <w:rPr>
          <w:rFonts w:eastAsia="Times New Roman" w:cstheme="minorHAnsi"/>
          <w:color w:val="0E101A"/>
          <w:lang w:val="en-GB" w:eastAsia="en-GB"/>
        </w:rPr>
        <w:t>ast broadband services yet</w:t>
      </w:r>
      <w:r w:rsidR="00CB1EBC">
        <w:rPr>
          <w:rFonts w:eastAsia="Times New Roman" w:cstheme="minorHAnsi"/>
          <w:color w:val="0E101A"/>
          <w:lang w:val="en-GB" w:eastAsia="en-GB"/>
        </w:rPr>
        <w:t xml:space="preserve">. </w:t>
      </w:r>
    </w:p>
    <w:p w14:paraId="45EC6BB7" w14:textId="77777777" w:rsidR="00486497" w:rsidRPr="004735CA" w:rsidRDefault="00486497" w:rsidP="00486497">
      <w:pPr>
        <w:spacing w:after="0" w:line="240" w:lineRule="auto"/>
        <w:rPr>
          <w:rFonts w:eastAsia="Times New Roman" w:cstheme="minorHAnsi"/>
          <w:color w:val="0E101A"/>
          <w:lang w:val="en-GB" w:eastAsia="en-GB"/>
        </w:rPr>
      </w:pPr>
      <w:r w:rsidRPr="00243629">
        <w:rPr>
          <w:rFonts w:eastAsia="Times New Roman" w:cstheme="minorHAnsi"/>
          <w:color w:val="0E101A"/>
          <w:lang w:val="en-GB" w:eastAsia="en-GB"/>
        </w:rPr>
        <w:t xml:space="preserve">            </w:t>
      </w:r>
    </w:p>
    <w:p w14:paraId="28563913" w14:textId="72AEA578" w:rsidR="006E6549" w:rsidRDefault="00013CDF" w:rsidP="00486497">
      <w:pPr>
        <w:spacing w:after="0" w:line="240" w:lineRule="auto"/>
        <w:ind w:firstLine="720"/>
        <w:rPr>
          <w:rFonts w:eastAsia="Times New Roman" w:cstheme="minorHAnsi"/>
          <w:color w:val="0E101A"/>
          <w:lang w:val="en-GB" w:eastAsia="en-GB"/>
        </w:rPr>
      </w:pPr>
      <w:r w:rsidRPr="006A39EF">
        <w:rPr>
          <w:rFonts w:eastAsia="Times New Roman" w:cstheme="minorHAnsi"/>
          <w:color w:val="0E101A"/>
          <w:lang w:val="en-GB" w:eastAsia="en-GB"/>
        </w:rPr>
        <w:lastRenderedPageBreak/>
        <w:t xml:space="preserve">The </w:t>
      </w:r>
      <w:r>
        <w:rPr>
          <w:rFonts w:eastAsia="Times New Roman" w:cstheme="minorHAnsi"/>
          <w:color w:val="0E101A"/>
          <w:lang w:val="en-GB" w:eastAsia="en-GB"/>
        </w:rPr>
        <w:t>companies that will win the procurement</w:t>
      </w:r>
      <w:r w:rsidRPr="006A39EF">
        <w:rPr>
          <w:rFonts w:eastAsia="Times New Roman" w:cstheme="minorHAnsi"/>
          <w:color w:val="0E101A"/>
          <w:lang w:val="en-GB" w:eastAsia="en-GB"/>
        </w:rPr>
        <w:t xml:space="preserve"> will continue to compete against other companies in the markets they already serve</w:t>
      </w:r>
      <w:r>
        <w:rPr>
          <w:rFonts w:eastAsia="Times New Roman" w:cstheme="minorHAnsi"/>
          <w:color w:val="0E101A"/>
          <w:lang w:val="en-GB" w:eastAsia="en-GB"/>
        </w:rPr>
        <w:t xml:space="preserve"> outside the target areas</w:t>
      </w:r>
      <w:r w:rsidRPr="006A39EF">
        <w:rPr>
          <w:rFonts w:eastAsia="Times New Roman" w:cstheme="minorHAnsi"/>
          <w:color w:val="0E101A"/>
          <w:lang w:val="en-GB" w:eastAsia="en-GB"/>
        </w:rPr>
        <w:t xml:space="preserve">. </w:t>
      </w:r>
      <w:r w:rsidR="006E6549">
        <w:rPr>
          <w:rFonts w:eastAsia="Times New Roman" w:cstheme="minorHAnsi"/>
          <w:color w:val="0E101A"/>
          <w:lang w:val="en-GB" w:eastAsia="en-GB"/>
        </w:rPr>
        <w:t xml:space="preserve">It is crucial to understand whether the aid scheme could, indirectly, decrease consumer surplus in the areas that are not targeted by the intervention. Roughly speaking, these non-targeted zones can be identified as urban areas. </w:t>
      </w:r>
      <w:r w:rsidR="003D3E61">
        <w:rPr>
          <w:rFonts w:eastAsia="Times New Roman" w:cstheme="minorHAnsi"/>
          <w:color w:val="0E101A"/>
          <w:lang w:val="en-GB" w:eastAsia="en-GB"/>
        </w:rPr>
        <w:t>In our view, a</w:t>
      </w:r>
      <w:r w:rsidR="00821B6C">
        <w:rPr>
          <w:rFonts w:eastAsia="Times New Roman" w:cstheme="minorHAnsi"/>
          <w:color w:val="0E101A"/>
          <w:lang w:val="en-GB" w:eastAsia="en-GB"/>
        </w:rPr>
        <w:t xml:space="preserve"> key </w:t>
      </w:r>
      <w:r w:rsidR="00016B6A">
        <w:rPr>
          <w:rFonts w:eastAsia="Times New Roman" w:cstheme="minorHAnsi"/>
          <w:color w:val="0E101A"/>
          <w:lang w:val="en-GB" w:eastAsia="en-GB"/>
        </w:rPr>
        <w:t>determinant of the effect of the aid scheme on consumer surplus in urban areas is</w:t>
      </w:r>
      <w:r w:rsidR="006E6549">
        <w:rPr>
          <w:rFonts w:eastAsia="Times New Roman" w:cstheme="minorHAnsi"/>
          <w:color w:val="0E101A"/>
          <w:lang w:val="en-GB" w:eastAsia="en-GB"/>
        </w:rPr>
        <w:t xml:space="preserve"> whether the Cypriot government wishes to enforce uniform pricing or not. </w:t>
      </w:r>
    </w:p>
    <w:p w14:paraId="1CEE8E45" w14:textId="77777777" w:rsidR="006E6549" w:rsidRDefault="006E6549" w:rsidP="00486497">
      <w:pPr>
        <w:spacing w:after="0" w:line="240" w:lineRule="auto"/>
        <w:ind w:firstLine="720"/>
        <w:rPr>
          <w:rFonts w:eastAsia="Times New Roman" w:cstheme="minorHAnsi"/>
          <w:color w:val="0E101A"/>
          <w:lang w:val="en-GB" w:eastAsia="en-GB"/>
        </w:rPr>
      </w:pPr>
    </w:p>
    <w:p w14:paraId="70E83245" w14:textId="78EB7BF4" w:rsidR="00486497" w:rsidRPr="00243629" w:rsidRDefault="00486497">
      <w:pPr>
        <w:spacing w:after="0" w:line="240" w:lineRule="auto"/>
        <w:ind w:firstLine="720"/>
        <w:rPr>
          <w:rFonts w:eastAsia="Times New Roman" w:cstheme="minorHAnsi"/>
          <w:color w:val="0E101A"/>
          <w:lang w:val="en-GB" w:eastAsia="en-GB"/>
        </w:rPr>
      </w:pPr>
      <w:r w:rsidRPr="00243629">
        <w:rPr>
          <w:rFonts w:eastAsia="Times New Roman" w:cstheme="minorHAnsi"/>
          <w:color w:val="0E101A"/>
          <w:lang w:val="en-GB" w:eastAsia="en-GB"/>
        </w:rPr>
        <w:t>The principle of uniform pricing is a regulatory obligation on companies to charge the same price for a good or service to all their consumers, reg</w:t>
      </w:r>
      <w:r>
        <w:rPr>
          <w:rFonts w:eastAsia="Times New Roman" w:cstheme="minorHAnsi"/>
          <w:color w:val="0E101A"/>
          <w:lang w:val="en-GB" w:eastAsia="en-GB"/>
        </w:rPr>
        <w:t>ardless of their differences</w:t>
      </w:r>
      <w:r w:rsidRPr="00243629">
        <w:rPr>
          <w:rFonts w:eastAsia="Times New Roman" w:cstheme="minorHAnsi"/>
          <w:color w:val="0E101A"/>
          <w:lang w:val="en-GB" w:eastAsia="en-GB"/>
        </w:rPr>
        <w:t xml:space="preserve">. In practice, consumers with different characteristics – such as their geographical localization – represent different markets. </w:t>
      </w:r>
      <w:r>
        <w:rPr>
          <w:rFonts w:eastAsia="Times New Roman" w:cstheme="minorHAnsi"/>
          <w:color w:val="0E101A"/>
          <w:lang w:val="en-GB" w:eastAsia="en-GB"/>
        </w:rPr>
        <w:t xml:space="preserve">Besides, a company can face different competitors on the different market segments it serves. </w:t>
      </w:r>
      <w:r w:rsidRPr="00243629">
        <w:rPr>
          <w:rFonts w:eastAsia="Times New Roman" w:cstheme="minorHAnsi"/>
          <w:color w:val="0E101A"/>
          <w:lang w:val="en-GB" w:eastAsia="en-GB"/>
        </w:rPr>
        <w:t>If no regulatory obligation compels companies to apply the same price in every region, then the different regional markets can be considered independ</w:t>
      </w:r>
      <w:r>
        <w:rPr>
          <w:rFonts w:eastAsia="Times New Roman" w:cstheme="minorHAnsi"/>
          <w:color w:val="0E101A"/>
          <w:lang w:val="en-GB" w:eastAsia="en-GB"/>
        </w:rPr>
        <w:t xml:space="preserve">ent. Regions with higher average costs will be served at a higher price than urban regions where the cost of connecting a household is relatively cheaper. </w:t>
      </w:r>
      <w:r w:rsidRPr="00243629">
        <w:rPr>
          <w:rFonts w:eastAsia="Times New Roman" w:cstheme="minorHAnsi"/>
          <w:color w:val="0E101A"/>
          <w:lang w:val="en-GB" w:eastAsia="en-GB"/>
        </w:rPr>
        <w:t xml:space="preserve">When segments are independent, the price can vary depending on the regional cost of connecting consumers to the network. If companies are not allowed to price discriminate consumers based on their location, the several market segments are correlated. For the sake of argument, suppose that company X has invested in deploying the BB network </w:t>
      </w:r>
      <w:r w:rsidRPr="004735CA">
        <w:rPr>
          <w:rFonts w:eastAsia="Times New Roman" w:cstheme="minorHAnsi"/>
          <w:color w:val="0E101A"/>
          <w:lang w:val="en-GB" w:eastAsia="en-GB"/>
        </w:rPr>
        <w:t>in rural area A. Typically</w:t>
      </w:r>
      <w:r w:rsidRPr="00243629">
        <w:rPr>
          <w:rFonts w:eastAsia="Times New Roman" w:cstheme="minorHAnsi"/>
          <w:color w:val="0E101A"/>
          <w:lang w:val="en-GB" w:eastAsia="en-GB"/>
        </w:rPr>
        <w:t>, its cost for serving that particular segment is high</w:t>
      </w:r>
      <w:r>
        <w:rPr>
          <w:rFonts w:eastAsia="Times New Roman" w:cstheme="minorHAnsi"/>
          <w:color w:val="0E101A"/>
          <w:lang w:val="en-GB" w:eastAsia="en-GB"/>
        </w:rPr>
        <w:t xml:space="preserve"> – X has to recoup the fixed cost of building the network, and local conditions may just make it more difficult to connect households</w:t>
      </w:r>
      <w:r w:rsidRPr="00243629">
        <w:rPr>
          <w:rFonts w:eastAsia="Times New Roman" w:cstheme="minorHAnsi"/>
          <w:color w:val="0E101A"/>
          <w:lang w:val="en-GB" w:eastAsia="en-GB"/>
        </w:rPr>
        <w:t xml:space="preserve">. Company X is also active in the retail market for fixed BB in region B (an urban region that is relatively cheaper to serve) and faces competition from company Y. Company Y, however, is not present in region A. Uniform pricing </w:t>
      </w:r>
      <w:r>
        <w:rPr>
          <w:rFonts w:eastAsia="Times New Roman" w:cstheme="minorHAnsi"/>
          <w:color w:val="0E101A"/>
          <w:lang w:val="en-GB" w:eastAsia="en-GB"/>
        </w:rPr>
        <w:t xml:space="preserve">disadvantages X </w:t>
      </w:r>
      <w:r w:rsidRPr="00243629">
        <w:rPr>
          <w:rFonts w:eastAsia="Times New Roman" w:cstheme="minorHAnsi"/>
          <w:color w:val="0E101A"/>
          <w:lang w:val="en-GB" w:eastAsia="en-GB"/>
        </w:rPr>
        <w:t>on segment B</w:t>
      </w:r>
      <w:r>
        <w:rPr>
          <w:rFonts w:eastAsia="Times New Roman" w:cstheme="minorHAnsi"/>
          <w:color w:val="0E101A"/>
          <w:lang w:val="en-GB" w:eastAsia="en-GB"/>
        </w:rPr>
        <w:t xml:space="preserve">. This is because the average of X’s marginal and average costs </w:t>
      </w:r>
      <w:r w:rsidRPr="00243629">
        <w:rPr>
          <w:rFonts w:eastAsia="Times New Roman" w:cstheme="minorHAnsi"/>
          <w:color w:val="0E101A"/>
          <w:lang w:val="en-GB" w:eastAsia="en-GB"/>
        </w:rPr>
        <w:t>over</w:t>
      </w:r>
      <w:r>
        <w:rPr>
          <w:rFonts w:eastAsia="Times New Roman" w:cstheme="minorHAnsi"/>
          <w:color w:val="0E101A"/>
          <w:lang w:val="en-GB" w:eastAsia="en-GB"/>
        </w:rPr>
        <w:t xml:space="preserve"> the two regions it serves are higher than on segment B. Because of this, X can no longer offer as cheap a price on segment B; this ultimately </w:t>
      </w:r>
      <w:r w:rsidRPr="00243629">
        <w:rPr>
          <w:rFonts w:eastAsia="Times New Roman" w:cstheme="minorHAnsi"/>
          <w:color w:val="0E101A"/>
          <w:lang w:val="en-GB" w:eastAsia="en-GB"/>
        </w:rPr>
        <w:t>benefits its competitor, Y. </w:t>
      </w:r>
    </w:p>
    <w:p w14:paraId="16DD8338" w14:textId="77777777" w:rsidR="00486497" w:rsidRPr="004735CA" w:rsidRDefault="00486497" w:rsidP="00486497">
      <w:pPr>
        <w:spacing w:after="0" w:line="240" w:lineRule="auto"/>
        <w:rPr>
          <w:rFonts w:eastAsia="Times New Roman" w:cstheme="minorHAnsi"/>
          <w:color w:val="0E101A"/>
          <w:lang w:val="en-GB" w:eastAsia="en-GB"/>
        </w:rPr>
      </w:pPr>
      <w:r w:rsidRPr="00243629">
        <w:rPr>
          <w:rFonts w:eastAsia="Times New Roman" w:cstheme="minorHAnsi"/>
          <w:color w:val="0E101A"/>
          <w:lang w:val="en-GB" w:eastAsia="en-GB"/>
        </w:rPr>
        <w:t xml:space="preserve">            </w:t>
      </w:r>
    </w:p>
    <w:p w14:paraId="4AFFC273" w14:textId="7CFF43BC" w:rsidR="00486497" w:rsidRDefault="00486497" w:rsidP="00486497">
      <w:pPr>
        <w:spacing w:after="0" w:line="240" w:lineRule="auto"/>
        <w:ind w:firstLine="720"/>
        <w:rPr>
          <w:rFonts w:eastAsia="Times New Roman" w:cstheme="minorHAnsi"/>
          <w:color w:val="0E101A"/>
          <w:lang w:val="en-GB" w:eastAsia="en-GB"/>
        </w:rPr>
      </w:pPr>
      <w:r w:rsidRPr="008B7FF7">
        <w:rPr>
          <w:rFonts w:eastAsia="Times New Roman" w:cstheme="minorHAnsi"/>
          <w:color w:val="0E101A"/>
          <w:lang w:val="en-GB" w:eastAsia="en-GB"/>
        </w:rPr>
        <w:t>I</w:t>
      </w:r>
      <w:r w:rsidR="003D3E61">
        <w:rPr>
          <w:rFonts w:eastAsia="Times New Roman" w:cstheme="minorHAnsi"/>
          <w:color w:val="0E101A"/>
          <w:lang w:val="en-GB" w:eastAsia="en-GB"/>
        </w:rPr>
        <w:t>t seems to us that</w:t>
      </w:r>
      <w:r w:rsidRPr="008B7FF7">
        <w:rPr>
          <w:rFonts w:eastAsia="Times New Roman" w:cstheme="minorHAnsi"/>
          <w:color w:val="0E101A"/>
          <w:lang w:val="en-GB" w:eastAsia="en-GB"/>
        </w:rPr>
        <w:t xml:space="preserve"> uniform pricing involves a trade-off between decreasing the incumbent’s market power and decreasing consumer surplus</w:t>
      </w:r>
      <w:r>
        <w:rPr>
          <w:rFonts w:eastAsia="Times New Roman" w:cstheme="minorHAnsi"/>
          <w:color w:val="0E101A"/>
          <w:lang w:val="en-GB" w:eastAsia="en-GB"/>
        </w:rPr>
        <w:t xml:space="preserve"> in urban areas</w:t>
      </w:r>
      <w:r w:rsidRPr="008B7FF7">
        <w:rPr>
          <w:rFonts w:eastAsia="Times New Roman" w:cstheme="minorHAnsi"/>
          <w:color w:val="0E101A"/>
          <w:lang w:val="en-GB" w:eastAsia="en-GB"/>
        </w:rPr>
        <w:t xml:space="preserve">. Uniform pricing prevents a firm from setting a high price and cashing in on its captive consumers. This may give small firms with weaker financials than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an additional incentive not to participate in the program. A pessimistic -- though realistic -- scenario would be that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takes on most of the targeted areas. Its prices may rise, and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may thus lose customers in urban areas to its competitors. The inflation in </w:t>
      </w:r>
      <w:proofErr w:type="spellStart"/>
      <w:r w:rsidRPr="008B7FF7">
        <w:rPr>
          <w:rFonts w:eastAsia="Times New Roman" w:cstheme="minorHAnsi"/>
          <w:color w:val="0E101A"/>
          <w:lang w:val="en-GB" w:eastAsia="en-GB"/>
        </w:rPr>
        <w:t>Cyta’s</w:t>
      </w:r>
      <w:proofErr w:type="spellEnd"/>
      <w:r w:rsidRPr="008B7FF7">
        <w:rPr>
          <w:rFonts w:eastAsia="Times New Roman" w:cstheme="minorHAnsi"/>
          <w:color w:val="0E101A"/>
          <w:lang w:val="en-GB" w:eastAsia="en-GB"/>
        </w:rPr>
        <w:t xml:space="preserve"> prices would not necessarily lead t</w:t>
      </w:r>
      <w:r>
        <w:rPr>
          <w:rFonts w:eastAsia="Times New Roman" w:cstheme="minorHAnsi"/>
          <w:color w:val="0E101A"/>
          <w:lang w:val="en-GB" w:eastAsia="en-GB"/>
        </w:rPr>
        <w:t>o a decrease in consumer surplus</w:t>
      </w:r>
      <w:r w:rsidRPr="008B7FF7">
        <w:rPr>
          <w:rFonts w:eastAsia="Times New Roman" w:cstheme="minorHAnsi"/>
          <w:color w:val="0E101A"/>
          <w:lang w:val="en-GB" w:eastAsia="en-GB"/>
        </w:rPr>
        <w:t xml:space="preserve"> if it were charging higher prices than its competitors. Indeed, this could even positively incentivize captive consumers (because of high search costs, brand loyalty, etc.) to turn to cheaper operators. However, as seen in the table below, </w:t>
      </w:r>
      <w:proofErr w:type="spellStart"/>
      <w:r w:rsidRPr="008B7FF7">
        <w:rPr>
          <w:rFonts w:eastAsia="Times New Roman" w:cstheme="minorHAnsi"/>
          <w:color w:val="0E101A"/>
          <w:lang w:val="en-GB" w:eastAsia="en-GB"/>
        </w:rPr>
        <w:t>Cyta</w:t>
      </w:r>
      <w:proofErr w:type="spellEnd"/>
      <w:r w:rsidRPr="008B7FF7">
        <w:rPr>
          <w:rFonts w:eastAsia="Times New Roman" w:cstheme="minorHAnsi"/>
          <w:color w:val="0E101A"/>
          <w:lang w:val="en-GB" w:eastAsia="en-GB"/>
        </w:rPr>
        <w:t xml:space="preserve"> currently offers the most affordable plans. Hence, the most modest households may be particularly affected.</w:t>
      </w:r>
      <w:r>
        <w:rPr>
          <w:rFonts w:eastAsia="Times New Roman" w:cstheme="minorHAnsi"/>
          <w:color w:val="0E101A"/>
          <w:lang w:val="en-GB" w:eastAsia="en-GB"/>
        </w:rPr>
        <w:t xml:space="preserve"> </w:t>
      </w:r>
    </w:p>
    <w:p w14:paraId="50D39E14" w14:textId="77777777" w:rsidR="00486497" w:rsidRDefault="00486497" w:rsidP="00486497">
      <w:pPr>
        <w:spacing w:after="0" w:line="240" w:lineRule="auto"/>
        <w:ind w:firstLine="720"/>
        <w:rPr>
          <w:rFonts w:eastAsia="Times New Roman" w:cstheme="minorHAnsi"/>
          <w:color w:val="0E101A"/>
          <w:lang w:val="en-GB" w:eastAsia="en-GB"/>
        </w:rPr>
      </w:pPr>
    </w:p>
    <w:p w14:paraId="6164391C"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noProof/>
          <w:color w:val="0E101A"/>
          <w:lang w:val="en-GB" w:eastAsia="en-GB"/>
        </w:rPr>
        <w:drawing>
          <wp:inline distT="0" distB="0" distL="0" distR="0" wp14:anchorId="6ED6D265" wp14:editId="425250A5">
            <wp:extent cx="5731510" cy="20586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58670"/>
                    </a:xfrm>
                    <a:prstGeom prst="rect">
                      <a:avLst/>
                    </a:prstGeom>
                  </pic:spPr>
                </pic:pic>
              </a:graphicData>
            </a:graphic>
          </wp:inline>
        </w:drawing>
      </w:r>
    </w:p>
    <w:p w14:paraId="5CEFCAD3" w14:textId="32FF2C35" w:rsidR="00486497" w:rsidRDefault="00486497" w:rsidP="00346B1F">
      <w:pPr>
        <w:spacing w:after="0" w:line="240" w:lineRule="auto"/>
        <w:ind w:firstLine="720"/>
        <w:jc w:val="center"/>
        <w:rPr>
          <w:rFonts w:eastAsia="Times New Roman" w:cstheme="minorHAnsi"/>
          <w:color w:val="0E101A"/>
          <w:lang w:val="en-GB" w:eastAsia="en-GB"/>
        </w:rPr>
      </w:pPr>
      <w:r w:rsidRPr="00346B1F">
        <w:rPr>
          <w:rFonts w:eastAsia="Times New Roman" w:cstheme="minorHAnsi"/>
          <w:b/>
          <w:bCs/>
          <w:color w:val="0E101A"/>
          <w:lang w:val="en-GB" w:eastAsia="en-GB"/>
        </w:rPr>
        <w:lastRenderedPageBreak/>
        <w:t>Figure</w:t>
      </w:r>
      <w:r w:rsidR="00346B1F" w:rsidRPr="00346B1F">
        <w:rPr>
          <w:rFonts w:eastAsia="Times New Roman" w:cstheme="minorHAnsi"/>
          <w:b/>
          <w:bCs/>
          <w:color w:val="0E101A"/>
          <w:lang w:val="en-GB" w:eastAsia="en-GB"/>
        </w:rPr>
        <w:t xml:space="preserve"> 3</w:t>
      </w:r>
      <w:r w:rsidRPr="00346B1F">
        <w:rPr>
          <w:rFonts w:eastAsia="Times New Roman" w:cstheme="minorHAnsi"/>
          <w:b/>
          <w:bCs/>
          <w:color w:val="0E101A"/>
          <w:lang w:val="en-GB" w:eastAsia="en-GB"/>
        </w:rPr>
        <w:t>:</w:t>
      </w:r>
      <w:r>
        <w:rPr>
          <w:rFonts w:eastAsia="Times New Roman" w:cstheme="minorHAnsi"/>
          <w:color w:val="0E101A"/>
          <w:lang w:val="en-GB" w:eastAsia="en-GB"/>
        </w:rPr>
        <w:t xml:space="preserve"> </w:t>
      </w:r>
      <w:proofErr w:type="spellStart"/>
      <w:r>
        <w:rPr>
          <w:rFonts w:eastAsia="Times New Roman" w:cstheme="minorHAnsi"/>
          <w:color w:val="0E101A"/>
          <w:lang w:val="en-GB" w:eastAsia="en-GB"/>
        </w:rPr>
        <w:t>Cyta’s</w:t>
      </w:r>
      <w:proofErr w:type="spellEnd"/>
      <w:r>
        <w:rPr>
          <w:rFonts w:eastAsia="Times New Roman" w:cstheme="minorHAnsi"/>
          <w:color w:val="0E101A"/>
          <w:lang w:val="en-GB" w:eastAsia="en-GB"/>
        </w:rPr>
        <w:t xml:space="preserve"> retail prices – fast BB services</w:t>
      </w:r>
    </w:p>
    <w:p w14:paraId="7644F0D1" w14:textId="77777777" w:rsidR="00486497" w:rsidRDefault="00486497" w:rsidP="00486497">
      <w:pPr>
        <w:spacing w:after="0" w:line="240" w:lineRule="auto"/>
        <w:ind w:firstLine="720"/>
        <w:rPr>
          <w:rFonts w:eastAsia="Times New Roman" w:cstheme="minorHAnsi"/>
          <w:color w:val="0E101A"/>
          <w:lang w:val="en-GB" w:eastAsia="en-GB"/>
        </w:rPr>
      </w:pPr>
    </w:p>
    <w:p w14:paraId="4DD77EE8"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noProof/>
          <w:color w:val="0E101A"/>
          <w:lang w:val="en-GB" w:eastAsia="en-GB"/>
        </w:rPr>
        <w:drawing>
          <wp:inline distT="0" distB="0" distL="0" distR="0" wp14:anchorId="6AECAFC4" wp14:editId="151FECA4">
            <wp:extent cx="5731510" cy="28124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5F2C6338" w14:textId="77777777" w:rsidR="00486497" w:rsidRDefault="00486497" w:rsidP="00486497">
      <w:pPr>
        <w:spacing w:after="0" w:line="240" w:lineRule="auto"/>
        <w:ind w:firstLine="720"/>
        <w:rPr>
          <w:rFonts w:eastAsia="Times New Roman" w:cstheme="minorHAnsi"/>
          <w:color w:val="0E101A"/>
          <w:lang w:val="en-GB" w:eastAsia="en-GB"/>
        </w:rPr>
      </w:pPr>
    </w:p>
    <w:p w14:paraId="44E74C7C" w14:textId="5ABCC3AD" w:rsidR="00486497" w:rsidRDefault="00486497" w:rsidP="00346B1F">
      <w:pPr>
        <w:spacing w:after="0" w:line="240" w:lineRule="auto"/>
        <w:ind w:firstLine="720"/>
        <w:jc w:val="center"/>
        <w:rPr>
          <w:rFonts w:eastAsia="Times New Roman" w:cstheme="minorHAnsi"/>
          <w:color w:val="0E101A"/>
          <w:lang w:val="en-GB" w:eastAsia="en-GB"/>
        </w:rPr>
      </w:pPr>
      <w:r w:rsidRPr="00346B1F">
        <w:rPr>
          <w:rFonts w:eastAsia="Times New Roman" w:cstheme="minorHAnsi"/>
          <w:b/>
          <w:bCs/>
          <w:color w:val="0E101A"/>
          <w:lang w:val="en-GB" w:eastAsia="en-GB"/>
        </w:rPr>
        <w:t>Figure</w:t>
      </w:r>
      <w:r w:rsidR="00346B1F" w:rsidRPr="00346B1F">
        <w:rPr>
          <w:rFonts w:eastAsia="Times New Roman" w:cstheme="minorHAnsi"/>
          <w:b/>
          <w:bCs/>
          <w:color w:val="0E101A"/>
          <w:lang w:val="en-GB" w:eastAsia="en-GB"/>
        </w:rPr>
        <w:t xml:space="preserve"> 4</w:t>
      </w:r>
      <w:r w:rsidRPr="00346B1F">
        <w:rPr>
          <w:rFonts w:eastAsia="Times New Roman" w:cstheme="minorHAnsi"/>
          <w:b/>
          <w:bCs/>
          <w:color w:val="0E101A"/>
          <w:lang w:val="en-GB" w:eastAsia="en-GB"/>
        </w:rPr>
        <w:t>:</w:t>
      </w:r>
      <w:r>
        <w:rPr>
          <w:rFonts w:eastAsia="Times New Roman" w:cstheme="minorHAnsi"/>
          <w:color w:val="0E101A"/>
          <w:lang w:val="en-GB" w:eastAsia="en-GB"/>
        </w:rPr>
        <w:t xml:space="preserve"> </w:t>
      </w:r>
      <w:proofErr w:type="spellStart"/>
      <w:r>
        <w:rPr>
          <w:rFonts w:eastAsia="Times New Roman" w:cstheme="minorHAnsi"/>
          <w:color w:val="0E101A"/>
          <w:lang w:val="en-GB" w:eastAsia="en-GB"/>
        </w:rPr>
        <w:t>Cablenet’s</w:t>
      </w:r>
      <w:proofErr w:type="spellEnd"/>
      <w:r>
        <w:rPr>
          <w:rFonts w:eastAsia="Times New Roman" w:cstheme="minorHAnsi"/>
          <w:color w:val="0E101A"/>
          <w:lang w:val="en-GB" w:eastAsia="en-GB"/>
        </w:rPr>
        <w:t xml:space="preserve"> retail prices – fast BB services</w:t>
      </w:r>
    </w:p>
    <w:p w14:paraId="786E1586" w14:textId="77777777" w:rsidR="00486497" w:rsidRDefault="00486497" w:rsidP="00486497">
      <w:pPr>
        <w:spacing w:after="0" w:line="240" w:lineRule="auto"/>
        <w:ind w:firstLine="720"/>
        <w:rPr>
          <w:rFonts w:eastAsia="Times New Roman" w:cstheme="minorHAnsi"/>
          <w:color w:val="0E101A"/>
          <w:lang w:val="en-GB" w:eastAsia="en-GB"/>
        </w:rPr>
      </w:pPr>
      <w:r>
        <w:rPr>
          <w:rFonts w:eastAsia="Times New Roman" w:cstheme="minorHAnsi"/>
          <w:noProof/>
          <w:color w:val="0E101A"/>
          <w:lang w:val="en-GB" w:eastAsia="en-GB"/>
        </w:rPr>
        <w:drawing>
          <wp:inline distT="0" distB="0" distL="0" distR="0" wp14:anchorId="04C5FB91" wp14:editId="3A508EB1">
            <wp:extent cx="5731510" cy="2733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inline>
        </w:drawing>
      </w:r>
    </w:p>
    <w:p w14:paraId="323CA5C6" w14:textId="2889DDD6" w:rsidR="00486497" w:rsidRDefault="00486497" w:rsidP="00346B1F">
      <w:pPr>
        <w:spacing w:after="0" w:line="240" w:lineRule="auto"/>
        <w:ind w:firstLine="720"/>
        <w:jc w:val="center"/>
        <w:rPr>
          <w:rFonts w:eastAsia="Times New Roman" w:cstheme="minorHAnsi"/>
          <w:color w:val="0E101A"/>
          <w:lang w:val="en-GB" w:eastAsia="en-GB"/>
        </w:rPr>
      </w:pPr>
      <w:r w:rsidRPr="00346B1F">
        <w:rPr>
          <w:rFonts w:eastAsia="Times New Roman" w:cstheme="minorHAnsi"/>
          <w:b/>
          <w:bCs/>
          <w:color w:val="0E101A"/>
          <w:lang w:val="en-GB" w:eastAsia="en-GB"/>
        </w:rPr>
        <w:t>Figure</w:t>
      </w:r>
      <w:r w:rsidR="00346B1F" w:rsidRPr="00346B1F">
        <w:rPr>
          <w:rFonts w:eastAsia="Times New Roman" w:cstheme="minorHAnsi"/>
          <w:b/>
          <w:bCs/>
          <w:color w:val="0E101A"/>
          <w:lang w:val="en-GB" w:eastAsia="en-GB"/>
        </w:rPr>
        <w:t xml:space="preserve"> 5</w:t>
      </w:r>
      <w:r>
        <w:rPr>
          <w:rFonts w:eastAsia="Times New Roman" w:cstheme="minorHAnsi"/>
          <w:color w:val="0E101A"/>
          <w:lang w:val="en-GB" w:eastAsia="en-GB"/>
        </w:rPr>
        <w:t xml:space="preserve">: </w:t>
      </w:r>
      <w:proofErr w:type="spellStart"/>
      <w:r>
        <w:rPr>
          <w:rFonts w:eastAsia="Times New Roman" w:cstheme="minorHAnsi"/>
          <w:color w:val="0E101A"/>
          <w:lang w:val="en-GB" w:eastAsia="en-GB"/>
        </w:rPr>
        <w:t>Primetel’s</w:t>
      </w:r>
      <w:proofErr w:type="spellEnd"/>
      <w:r>
        <w:rPr>
          <w:rFonts w:eastAsia="Times New Roman" w:cstheme="minorHAnsi"/>
          <w:color w:val="0E101A"/>
          <w:lang w:val="en-GB" w:eastAsia="en-GB"/>
        </w:rPr>
        <w:t xml:space="preserve"> retail prices – fast BB services</w:t>
      </w:r>
    </w:p>
    <w:p w14:paraId="5BB06C94" w14:textId="77777777" w:rsidR="00486497" w:rsidRDefault="00486497" w:rsidP="00486497">
      <w:pPr>
        <w:spacing w:after="0" w:line="240" w:lineRule="auto"/>
        <w:ind w:firstLine="720"/>
        <w:rPr>
          <w:rFonts w:eastAsia="Times New Roman" w:cstheme="minorHAnsi"/>
          <w:color w:val="0E101A"/>
          <w:lang w:val="en-GB" w:eastAsia="en-GB"/>
        </w:rPr>
      </w:pPr>
    </w:p>
    <w:p w14:paraId="111E4FC5" w14:textId="1642FC87" w:rsidR="003D3E61" w:rsidRDefault="00D6469F" w:rsidP="00346B1F">
      <w:pPr>
        <w:spacing w:after="0" w:line="240" w:lineRule="auto"/>
        <w:ind w:firstLine="720"/>
        <w:rPr>
          <w:rFonts w:eastAsia="Times New Roman" w:cstheme="minorHAnsi"/>
          <w:color w:val="0E101A"/>
          <w:lang w:val="en-GB" w:eastAsia="en-GB"/>
        </w:rPr>
      </w:pPr>
      <w:r>
        <w:rPr>
          <w:rFonts w:eastAsia="Times New Roman" w:cstheme="minorHAnsi"/>
          <w:color w:val="0E101A"/>
          <w:lang w:val="en-GB" w:eastAsia="en-GB"/>
        </w:rPr>
        <w:t>We believe that t</w:t>
      </w:r>
      <w:r w:rsidR="00BC2162">
        <w:rPr>
          <w:rFonts w:eastAsia="Times New Roman" w:cstheme="minorHAnsi"/>
          <w:color w:val="0E101A"/>
          <w:lang w:val="en-GB" w:eastAsia="en-GB"/>
        </w:rPr>
        <w:t>he</w:t>
      </w:r>
      <w:r w:rsidR="00486497" w:rsidRPr="00316440">
        <w:rPr>
          <w:rFonts w:eastAsia="Times New Roman" w:cstheme="minorHAnsi"/>
          <w:color w:val="0E101A"/>
          <w:lang w:val="en-GB" w:eastAsia="en-GB"/>
        </w:rPr>
        <w:t xml:space="preserve"> Cypriot </w:t>
      </w:r>
      <w:r w:rsidR="00486497">
        <w:rPr>
          <w:rFonts w:eastAsia="Times New Roman" w:cstheme="minorHAnsi"/>
          <w:color w:val="0E101A"/>
          <w:lang w:val="en-GB" w:eastAsia="en-GB"/>
        </w:rPr>
        <w:t xml:space="preserve">aid scheme </w:t>
      </w:r>
      <w:r w:rsidR="00486497" w:rsidRPr="00316440">
        <w:rPr>
          <w:rFonts w:eastAsia="Times New Roman" w:cstheme="minorHAnsi"/>
          <w:color w:val="0E101A"/>
          <w:lang w:val="en-GB" w:eastAsia="en-GB"/>
        </w:rPr>
        <w:t>is immune to price increases in the region</w:t>
      </w:r>
      <w:r w:rsidR="00486497">
        <w:rPr>
          <w:rFonts w:eastAsia="Times New Roman" w:cstheme="minorHAnsi"/>
          <w:color w:val="0E101A"/>
          <w:lang w:val="en-GB" w:eastAsia="en-GB"/>
        </w:rPr>
        <w:t xml:space="preserve">s outside </w:t>
      </w:r>
      <w:r w:rsidR="00486497" w:rsidRPr="00316440">
        <w:rPr>
          <w:rFonts w:eastAsia="Times New Roman" w:cstheme="minorHAnsi"/>
          <w:color w:val="0E101A"/>
          <w:lang w:val="en-GB" w:eastAsia="en-GB"/>
        </w:rPr>
        <w:t xml:space="preserve">the targeted areas. Indeed, the authorities have decided to allow differential </w:t>
      </w:r>
      <w:commentRangeStart w:id="241"/>
      <w:commentRangeStart w:id="242"/>
      <w:r w:rsidR="00486497" w:rsidRPr="00316440">
        <w:rPr>
          <w:rFonts w:eastAsia="Times New Roman" w:cstheme="minorHAnsi"/>
          <w:color w:val="0E101A"/>
          <w:lang w:val="en-GB" w:eastAsia="en-GB"/>
        </w:rPr>
        <w:t>pricing</w:t>
      </w:r>
      <w:commentRangeEnd w:id="241"/>
      <w:r w:rsidR="006F2710">
        <w:rPr>
          <w:rStyle w:val="CommentReference"/>
        </w:rPr>
        <w:commentReference w:id="241"/>
      </w:r>
      <w:commentRangeEnd w:id="242"/>
      <w:r w:rsidR="00857C2F">
        <w:rPr>
          <w:rStyle w:val="CommentReference"/>
        </w:rPr>
        <w:commentReference w:id="242"/>
      </w:r>
      <w:r w:rsidR="003D3E61">
        <w:rPr>
          <w:rFonts w:eastAsia="Times New Roman" w:cstheme="minorHAnsi"/>
          <w:color w:val="0E101A"/>
          <w:lang w:val="en-GB" w:eastAsia="en-GB"/>
        </w:rPr>
        <w:t xml:space="preserve">: a company that wishes to participate to the procurement bids on the retail price in the target region, and this retail price does not have to equal the price it charges other segments. This answers Q1; I.e., the possibility of differential pricing will, in our view, prevent negative repercussions of the aid scheme on the consumers outside the target areas. </w:t>
      </w:r>
    </w:p>
    <w:p w14:paraId="79E4A95D" w14:textId="577D1F1B" w:rsidR="003D3E61" w:rsidRDefault="00486497" w:rsidP="00346B1F">
      <w:pPr>
        <w:spacing w:after="0" w:line="240" w:lineRule="auto"/>
        <w:ind w:firstLine="720"/>
        <w:rPr>
          <w:rFonts w:eastAsia="Times New Roman" w:cstheme="minorHAnsi"/>
          <w:color w:val="0E101A"/>
          <w:lang w:val="en-GB" w:eastAsia="en-GB"/>
        </w:rPr>
      </w:pPr>
      <w:r w:rsidRPr="00316440">
        <w:rPr>
          <w:rFonts w:eastAsia="Times New Roman" w:cstheme="minorHAnsi"/>
          <w:color w:val="0E101A"/>
          <w:lang w:val="en-GB" w:eastAsia="en-GB"/>
        </w:rPr>
        <w:t xml:space="preserve">The virtue of differential pricing is that it will boost participation, as companies can count on </w:t>
      </w:r>
      <w:r>
        <w:rPr>
          <w:rFonts w:eastAsia="Times New Roman" w:cstheme="minorHAnsi"/>
          <w:color w:val="0E101A"/>
          <w:lang w:val="en-GB" w:eastAsia="en-GB"/>
        </w:rPr>
        <w:t xml:space="preserve">earning higher profits in the regions where they invest. </w:t>
      </w:r>
      <w:r w:rsidRPr="00316440">
        <w:rPr>
          <w:rFonts w:eastAsia="Times New Roman" w:cstheme="minorHAnsi"/>
          <w:color w:val="0E101A"/>
          <w:lang w:val="en-GB" w:eastAsia="en-GB"/>
        </w:rPr>
        <w:t xml:space="preserve">The downside, however, could be high-priced services in the target regions. The Cypriot authorities' bidding system tackles this issue without depressing participation. </w:t>
      </w:r>
      <w:r w:rsidR="003D3E61">
        <w:rPr>
          <w:rFonts w:eastAsia="Times New Roman" w:cstheme="minorHAnsi"/>
          <w:color w:val="0E101A"/>
          <w:lang w:val="en-GB" w:eastAsia="en-GB"/>
        </w:rPr>
        <w:t>Indeed, c</w:t>
      </w:r>
      <w:r w:rsidRPr="00316440">
        <w:rPr>
          <w:rFonts w:eastAsia="Times New Roman" w:cstheme="minorHAnsi"/>
          <w:color w:val="0E101A"/>
          <w:lang w:val="en-GB" w:eastAsia="en-GB"/>
        </w:rPr>
        <w:t xml:space="preserve">ompanies bid, among other things, on the retail price of the </w:t>
      </w:r>
      <w:r w:rsidR="003D3E61">
        <w:rPr>
          <w:rFonts w:eastAsia="Times New Roman" w:cstheme="minorHAnsi"/>
          <w:color w:val="0E101A"/>
          <w:lang w:val="en-GB" w:eastAsia="en-GB"/>
        </w:rPr>
        <w:t>broa</w:t>
      </w:r>
      <w:r w:rsidR="004050F3">
        <w:rPr>
          <w:rFonts w:eastAsia="Times New Roman" w:cstheme="minorHAnsi"/>
          <w:color w:val="0E101A"/>
          <w:lang w:val="en-GB" w:eastAsia="en-GB"/>
        </w:rPr>
        <w:t>dband</w:t>
      </w:r>
      <w:r w:rsidRPr="00316440">
        <w:rPr>
          <w:rFonts w:eastAsia="Times New Roman" w:cstheme="minorHAnsi"/>
          <w:color w:val="0E101A"/>
          <w:lang w:val="en-GB" w:eastAsia="en-GB"/>
        </w:rPr>
        <w:t xml:space="preserve"> services they will offer should they win the </w:t>
      </w:r>
      <w:r w:rsidR="003D3E61">
        <w:rPr>
          <w:rFonts w:eastAsia="Times New Roman" w:cstheme="minorHAnsi"/>
          <w:color w:val="0E101A"/>
          <w:lang w:val="en-GB" w:eastAsia="en-GB"/>
        </w:rPr>
        <w:t>procurement</w:t>
      </w:r>
      <w:r w:rsidRPr="00316440">
        <w:rPr>
          <w:rFonts w:eastAsia="Times New Roman" w:cstheme="minorHAnsi"/>
          <w:color w:val="0E101A"/>
          <w:lang w:val="en-GB" w:eastAsia="en-GB"/>
        </w:rPr>
        <w:t>.</w:t>
      </w:r>
      <w:r>
        <w:rPr>
          <w:rFonts w:eastAsia="Times New Roman" w:cstheme="minorHAnsi"/>
          <w:color w:val="0E101A"/>
          <w:lang w:val="en-GB" w:eastAsia="en-GB"/>
        </w:rPr>
        <w:t xml:space="preserve"> In other words, the </w:t>
      </w:r>
      <w:r w:rsidR="003D3E61">
        <w:rPr>
          <w:rFonts w:eastAsia="Times New Roman" w:cstheme="minorHAnsi"/>
          <w:color w:val="0E101A"/>
          <w:lang w:val="en-GB" w:eastAsia="en-GB"/>
        </w:rPr>
        <w:t xml:space="preserve">aid scheme </w:t>
      </w:r>
      <w:r>
        <w:rPr>
          <w:rFonts w:eastAsia="Times New Roman" w:cstheme="minorHAnsi"/>
          <w:color w:val="0E101A"/>
          <w:lang w:val="en-GB" w:eastAsia="en-GB"/>
        </w:rPr>
        <w:t xml:space="preserve">has been designed so as to incentivize participants to set competitive prices on the retail market. Second, the Cypriot aid scheme requires from </w:t>
      </w:r>
      <w:r>
        <w:rPr>
          <w:lang w:val="en-GB"/>
        </w:rPr>
        <w:t xml:space="preserve">the lot winners </w:t>
      </w:r>
      <w:r w:rsidRPr="00174206">
        <w:rPr>
          <w:lang w:val="en-GB"/>
        </w:rPr>
        <w:t xml:space="preserve">to give </w:t>
      </w:r>
      <w:r>
        <w:rPr>
          <w:lang w:val="en-GB"/>
        </w:rPr>
        <w:t xml:space="preserve">wholesale access </w:t>
      </w:r>
      <w:r w:rsidRPr="00174206">
        <w:rPr>
          <w:lang w:val="en-GB"/>
        </w:rPr>
        <w:t xml:space="preserve">to </w:t>
      </w:r>
      <w:r w:rsidRPr="00174206">
        <w:rPr>
          <w:lang w:val="en-GB"/>
        </w:rPr>
        <w:lastRenderedPageBreak/>
        <w:t>their co</w:t>
      </w:r>
      <w:r>
        <w:rPr>
          <w:lang w:val="en-GB"/>
        </w:rPr>
        <w:t>mpetitors</w:t>
      </w:r>
      <w:r w:rsidRPr="00174206">
        <w:rPr>
          <w:lang w:val="en-GB"/>
        </w:rPr>
        <w:t>.</w:t>
      </w:r>
      <w:r>
        <w:rPr>
          <w:lang w:val="en-GB"/>
        </w:rPr>
        <w:t xml:space="preserve"> This obligation limits the risk of </w:t>
      </w:r>
      <w:r w:rsidR="003D3E61">
        <w:rPr>
          <w:lang w:val="en-GB"/>
        </w:rPr>
        <w:t xml:space="preserve">very high retail prices. Third, </w:t>
      </w:r>
      <w:r w:rsidR="00D6469F">
        <w:rPr>
          <w:lang w:val="en-GB"/>
        </w:rPr>
        <w:t xml:space="preserve">the Cypriot scheme incentivizes participants to commit to serve many consumers, as that dimension is a determinant of their score thus of their probability to win the procurement. Going back to Q2, we believe that the three following criteria: (1) obligation to bid on the retail price, (2) commitment to a number of premises served, (3) legal obligation to provide network access to competitors, are necessary requirements for maximizing the surplus of consumers located in the target areas. </w:t>
      </w:r>
    </w:p>
    <w:p w14:paraId="109AD609" w14:textId="77777777" w:rsidR="003D3E61" w:rsidRDefault="003D3E61" w:rsidP="00346B1F">
      <w:pPr>
        <w:spacing w:after="0" w:line="240" w:lineRule="auto"/>
        <w:ind w:firstLine="720"/>
        <w:rPr>
          <w:rFonts w:eastAsia="Times New Roman" w:cstheme="minorHAnsi"/>
          <w:color w:val="0E101A"/>
          <w:lang w:val="en-GB" w:eastAsia="en-GB"/>
        </w:rPr>
      </w:pPr>
    </w:p>
    <w:p w14:paraId="305E99D1" w14:textId="77777777" w:rsidR="00486497" w:rsidRDefault="00486497" w:rsidP="00346B1F">
      <w:pPr>
        <w:spacing w:after="0" w:line="240" w:lineRule="auto"/>
        <w:ind w:firstLine="720"/>
        <w:rPr>
          <w:lang w:val="en-GB"/>
        </w:rPr>
      </w:pPr>
    </w:p>
    <w:p w14:paraId="383FAA36" w14:textId="77777777" w:rsidR="00486497" w:rsidRDefault="00486497" w:rsidP="00486497">
      <w:pPr>
        <w:pStyle w:val="Heading1"/>
      </w:pPr>
      <w:r>
        <w:t>Conclusion</w:t>
      </w:r>
    </w:p>
    <w:p w14:paraId="7D71B7CC" w14:textId="77777777" w:rsidR="00486497" w:rsidRDefault="00486497" w:rsidP="00486497">
      <w:pPr>
        <w:rPr>
          <w:lang w:val="en-GB"/>
        </w:rPr>
      </w:pPr>
    </w:p>
    <w:p w14:paraId="0EA519AE" w14:textId="77777777" w:rsidR="00486497" w:rsidRPr="005946C8" w:rsidRDefault="00486497" w:rsidP="00486497">
      <w:pPr>
        <w:rPr>
          <w:lang w:val="en-GB"/>
        </w:rPr>
      </w:pPr>
      <w:r>
        <w:rPr>
          <w:lang w:val="en-GB"/>
        </w:rPr>
        <w:t xml:space="preserve">In conclusion, from standard economic theory, we conclude that the subsidy is the least distortive way that the government can achieve its goals. This is because it simultaneously gives a good incentive to the providers to develop said infrastructure by using a subsidy, whilst using competition against the providers so that the subsidy is kept to a minimum. This is achieved by an auction that will function on three criteria (retail price, net monetary transfer, and coverage) and numerous conditions such that standard agreements are met. </w:t>
      </w:r>
    </w:p>
    <w:p w14:paraId="73AC0D68" w14:textId="77777777" w:rsidR="004E459A" w:rsidRPr="004E459A" w:rsidRDefault="004E459A" w:rsidP="004228D0">
      <w:pPr>
        <w:rPr>
          <w:lang w:val="en-GB"/>
        </w:rPr>
      </w:pPr>
    </w:p>
    <w:sectPr w:rsidR="004E459A" w:rsidRPr="004E459A" w:rsidSect="004228D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Jan Droege" w:date="2022-07-13T09:32:00Z" w:initials="JD">
    <w:p w14:paraId="0C03AE34" w14:textId="77777777" w:rsidR="002A2A5E" w:rsidRPr="00A61520" w:rsidRDefault="002A2A5E" w:rsidP="00380603">
      <w:pPr>
        <w:pStyle w:val="CommentText"/>
        <w:rPr>
          <w:lang w:val="en-US"/>
        </w:rPr>
      </w:pPr>
      <w:r>
        <w:rPr>
          <w:rStyle w:val="CommentReference"/>
        </w:rPr>
        <w:annotationRef/>
      </w:r>
      <w:r w:rsidRPr="00A61520">
        <w:rPr>
          <w:lang w:val="en-US"/>
        </w:rPr>
        <w:t xml:space="preserve">Where should this section go? Is it clear? </w:t>
      </w:r>
    </w:p>
  </w:comment>
  <w:comment w:id="83" w:author="Jan Droege" w:date="2022-07-13T09:33:00Z" w:initials="JD">
    <w:p w14:paraId="079CB5C3" w14:textId="77777777" w:rsidR="002A2A5E" w:rsidRPr="00A61520" w:rsidRDefault="002A2A5E" w:rsidP="005A649B">
      <w:pPr>
        <w:pStyle w:val="CommentText"/>
        <w:rPr>
          <w:lang w:val="en-US"/>
        </w:rPr>
      </w:pPr>
      <w:r>
        <w:rPr>
          <w:rStyle w:val="CommentReference"/>
        </w:rPr>
        <w:annotationRef/>
      </w:r>
      <w:r w:rsidRPr="00A61520">
        <w:rPr>
          <w:lang w:val="en-US"/>
        </w:rPr>
        <w:t>Check number against mapping</w:t>
      </w:r>
    </w:p>
  </w:comment>
  <w:comment w:id="84" w:author="Diomides Mavroyiannis" w:date="2022-07-13T21:50:00Z" w:initials="DM">
    <w:p w14:paraId="284B0F2C" w14:textId="43969C5B" w:rsidR="00A61520" w:rsidRPr="00A61520" w:rsidRDefault="00A61520">
      <w:pPr>
        <w:pStyle w:val="CommentText"/>
        <w:rPr>
          <w:lang w:val="en-US"/>
        </w:rPr>
      </w:pPr>
      <w:r>
        <w:rPr>
          <w:rStyle w:val="CommentReference"/>
        </w:rPr>
        <w:annotationRef/>
      </w:r>
      <w:r w:rsidRPr="00A61520">
        <w:rPr>
          <w:lang w:val="en-US"/>
        </w:rPr>
        <w:t>These n</w:t>
      </w:r>
      <w:r>
        <w:rPr>
          <w:lang w:val="en-US"/>
        </w:rPr>
        <w:t>umbers come from document named, I don’t find them matching any number in the excel they gave us. Maybe there should be some coherence but they should decide what the measure should be</w:t>
      </w:r>
    </w:p>
  </w:comment>
  <w:comment w:id="89" w:author="Jan Droege" w:date="2022-05-12T17:15:00Z" w:initials="JD">
    <w:p w14:paraId="5E808513" w14:textId="77777777" w:rsidR="00CC4409" w:rsidRPr="00060A7C" w:rsidRDefault="00CC4409" w:rsidP="00060A7C">
      <w:pPr>
        <w:pStyle w:val="CommentText"/>
        <w:rPr>
          <w:lang w:val="en-US"/>
        </w:rPr>
      </w:pPr>
      <w:r>
        <w:rPr>
          <w:rStyle w:val="CommentReference"/>
        </w:rPr>
        <w:annotationRef/>
      </w:r>
      <w:r w:rsidRPr="00060A7C">
        <w:rPr>
          <w:lang w:val="en-US"/>
        </w:rPr>
        <w:t>Award criteria to be developed</w:t>
      </w:r>
    </w:p>
  </w:comment>
  <w:comment w:id="90" w:author="Diomides Mavroyiannis" w:date="2022-07-13T21:50:00Z" w:initials="DM">
    <w:p w14:paraId="66F65578" w14:textId="29CC1F34" w:rsidR="00A61520" w:rsidRPr="00A61520" w:rsidRDefault="00A61520">
      <w:pPr>
        <w:pStyle w:val="CommentText"/>
        <w:rPr>
          <w:lang w:val="en-US"/>
        </w:rPr>
      </w:pPr>
      <w:r>
        <w:rPr>
          <w:rStyle w:val="CommentReference"/>
        </w:rPr>
        <w:annotationRef/>
      </w:r>
      <w:r w:rsidRPr="00A61520">
        <w:rPr>
          <w:lang w:val="en-US"/>
        </w:rPr>
        <w:t>No</w:t>
      </w:r>
      <w:r>
        <w:rPr>
          <w:lang w:val="en-US"/>
        </w:rPr>
        <w:t>t sure what is meant here</w:t>
      </w:r>
    </w:p>
  </w:comment>
  <w:comment w:id="91" w:author="Diomides Mavroyiannis" w:date="2022-06-28T21:12:00Z" w:initials="DM">
    <w:p w14:paraId="26FEACED" w14:textId="54AB5018" w:rsidR="00CC4409" w:rsidRPr="00004A4C" w:rsidRDefault="00CC4409">
      <w:pPr>
        <w:pStyle w:val="CommentText"/>
        <w:rPr>
          <w:lang w:val="en-US"/>
        </w:rPr>
      </w:pPr>
      <w:r>
        <w:rPr>
          <w:rStyle w:val="CommentReference"/>
        </w:rPr>
        <w:annotationRef/>
      </w:r>
      <w:r w:rsidRPr="00004A4C">
        <w:rPr>
          <w:lang w:val="en-US"/>
        </w:rPr>
        <w:t xml:space="preserve">Can we use </w:t>
      </w:r>
      <w:proofErr w:type="gramStart"/>
      <w:r w:rsidRPr="00004A4C">
        <w:rPr>
          <w:lang w:val="en-US"/>
        </w:rPr>
        <w:t>this ?</w:t>
      </w:r>
      <w:proofErr w:type="gramEnd"/>
      <w:r w:rsidRPr="00004A4C">
        <w:rPr>
          <w:lang w:val="en-US"/>
        </w:rPr>
        <w:t xml:space="preserve"> </w:t>
      </w:r>
    </w:p>
  </w:comment>
  <w:comment w:id="92" w:author="Jan droge" w:date="2022-06-30T09:10:00Z" w:initials="Jd">
    <w:p w14:paraId="0FC685BA" w14:textId="77777777" w:rsidR="00CC4409" w:rsidRPr="00D01F26" w:rsidRDefault="00CC4409" w:rsidP="00CC4409">
      <w:pPr>
        <w:pStyle w:val="CommentText"/>
        <w:rPr>
          <w:lang w:val="en-US"/>
        </w:rPr>
      </w:pPr>
      <w:r>
        <w:rPr>
          <w:rStyle w:val="CommentReference"/>
        </w:rPr>
        <w:annotationRef/>
      </w:r>
      <w:r w:rsidRPr="00D01F26">
        <w:rPr>
          <w:lang w:val="en-US"/>
        </w:rPr>
        <w:t>Yes, as the impact assessment is an internal doc only share with the government and DG COMP</w:t>
      </w:r>
    </w:p>
  </w:comment>
  <w:comment w:id="101" w:author="Jan Droege" w:date="2022-07-13T09:36:00Z" w:initials="JD">
    <w:p w14:paraId="73928EC8" w14:textId="77777777" w:rsidR="00A61520" w:rsidRPr="00A61520" w:rsidRDefault="00A61520" w:rsidP="00242462">
      <w:pPr>
        <w:pStyle w:val="CommentText"/>
        <w:rPr>
          <w:lang w:val="en-US"/>
        </w:rPr>
      </w:pPr>
      <w:r>
        <w:rPr>
          <w:rStyle w:val="CommentReference"/>
        </w:rPr>
        <w:annotationRef/>
      </w:r>
      <w:r w:rsidRPr="00A61520">
        <w:rPr>
          <w:lang w:val="en-US"/>
        </w:rPr>
        <w:t>Should this read household or premise or population? I think premise</w:t>
      </w:r>
    </w:p>
  </w:comment>
  <w:comment w:id="102" w:author="Diomides Mavroyiannis" w:date="2022-07-13T21:49:00Z" w:initials="DM">
    <w:p w14:paraId="4C6489F1" w14:textId="3CD9646D" w:rsidR="00A61520" w:rsidRPr="00A61520" w:rsidRDefault="00A61520">
      <w:pPr>
        <w:pStyle w:val="CommentText"/>
        <w:rPr>
          <w:lang w:val="en-US"/>
        </w:rPr>
      </w:pPr>
      <w:r>
        <w:rPr>
          <w:rStyle w:val="CommentReference"/>
        </w:rPr>
        <w:annotationRef/>
      </w:r>
      <w:r w:rsidRPr="00A61520">
        <w:rPr>
          <w:lang w:val="en-US"/>
        </w:rPr>
        <w:t>That w</w:t>
      </w:r>
      <w:r>
        <w:rPr>
          <w:lang w:val="en-US"/>
        </w:rPr>
        <w:t>as population, I added a column for buildings. Not sure if that is the right measure either</w:t>
      </w:r>
    </w:p>
  </w:comment>
  <w:comment w:id="144" w:author="Diomides Mavroyiannis" w:date="2022-06-28T21:12:00Z" w:initials="DM">
    <w:p w14:paraId="729DE3E1" w14:textId="587C759B" w:rsidR="00CC4409" w:rsidRPr="002E7E6A" w:rsidRDefault="00CC4409" w:rsidP="00004A4C">
      <w:pPr>
        <w:rPr>
          <w:color w:val="FF0000"/>
          <w:lang w:val="en-GB"/>
        </w:rPr>
      </w:pPr>
      <w:r>
        <w:rPr>
          <w:rStyle w:val="CommentReference"/>
        </w:rPr>
        <w:annotationRef/>
      </w:r>
      <w:r>
        <w:rPr>
          <w:color w:val="FF0000"/>
          <w:lang w:val="en-GB"/>
        </w:rPr>
        <w:t>Do we have any further information about which company is willing to participate to the subsidy program?</w:t>
      </w:r>
      <w:r w:rsidRPr="002E7E6A">
        <w:rPr>
          <w:lang w:val="en-GB"/>
        </w:rPr>
        <w:t xml:space="preserve"> </w:t>
      </w:r>
      <w:r w:rsidRPr="002E7E6A">
        <w:rPr>
          <w:color w:val="FF0000"/>
          <w:lang w:val="en-GB"/>
        </w:rPr>
        <w:t xml:space="preserve">E.g., </w:t>
      </w:r>
      <w:r>
        <w:rPr>
          <w:color w:val="FF0000"/>
          <w:lang w:val="en-GB"/>
        </w:rPr>
        <w:t>at some point there was a fear that only Cyta would participate</w:t>
      </w:r>
      <w:r w:rsidRPr="002E7E6A">
        <w:rPr>
          <w:color w:val="FF0000"/>
          <w:lang w:val="en-GB"/>
        </w:rPr>
        <w:t>. Any update?</w:t>
      </w:r>
    </w:p>
    <w:p w14:paraId="49AE0BEE" w14:textId="2E3C2E0B" w:rsidR="00CC4409" w:rsidRPr="00004A4C" w:rsidRDefault="00CC4409">
      <w:pPr>
        <w:pStyle w:val="CommentText"/>
        <w:rPr>
          <w:lang w:val="en-US"/>
        </w:rPr>
      </w:pPr>
    </w:p>
  </w:comment>
  <w:comment w:id="152" w:author="Jan Droege" w:date="2022-07-13T09:41:00Z" w:initials="JD">
    <w:p w14:paraId="1867BF5A" w14:textId="77777777" w:rsidR="00340586" w:rsidRPr="00A61520" w:rsidRDefault="00340586" w:rsidP="00BA248C">
      <w:pPr>
        <w:pStyle w:val="CommentText"/>
        <w:rPr>
          <w:lang w:val="en-US"/>
        </w:rPr>
      </w:pPr>
      <w:r>
        <w:rPr>
          <w:rStyle w:val="CommentReference"/>
        </w:rPr>
        <w:annotationRef/>
      </w:r>
      <w:r w:rsidRPr="00A61520">
        <w:rPr>
          <w:lang w:val="en-US"/>
        </w:rPr>
        <w:t>Check if some HH already have better than 100 Mbps connection that are eligible</w:t>
      </w:r>
    </w:p>
  </w:comment>
  <w:comment w:id="153" w:author="Diomides Mavroyiannis" w:date="2022-07-13T21:51:00Z" w:initials="DM">
    <w:p w14:paraId="7851ED8D" w14:textId="051677C5" w:rsidR="00A61520" w:rsidRPr="00A61520" w:rsidRDefault="00A61520">
      <w:pPr>
        <w:pStyle w:val="CommentText"/>
        <w:rPr>
          <w:lang w:val="en-US"/>
        </w:rPr>
      </w:pPr>
      <w:r>
        <w:rPr>
          <w:rStyle w:val="CommentReference"/>
        </w:rPr>
        <w:annotationRef/>
      </w:r>
      <w:r w:rsidRPr="00A61520">
        <w:rPr>
          <w:lang w:val="en-US"/>
        </w:rPr>
        <w:t>This is f</w:t>
      </w:r>
      <w:r>
        <w:rPr>
          <w:lang w:val="en-US"/>
        </w:rPr>
        <w:t>or DEC</w:t>
      </w:r>
    </w:p>
  </w:comment>
  <w:comment w:id="156" w:author="Jan droge" w:date="2022-06-30T09:24:00Z" w:initials="Jd">
    <w:p w14:paraId="0668B88C" w14:textId="77777777" w:rsidR="00CC4409" w:rsidRPr="00D01F26" w:rsidRDefault="00CC4409" w:rsidP="00CC4409">
      <w:pPr>
        <w:pStyle w:val="CommentText"/>
        <w:rPr>
          <w:lang w:val="en-US"/>
        </w:rPr>
      </w:pPr>
      <w:r>
        <w:rPr>
          <w:rStyle w:val="CommentReference"/>
        </w:rPr>
        <w:annotationRef/>
      </w:r>
      <w:r w:rsidRPr="00D01F26">
        <w:rPr>
          <w:lang w:val="en-US"/>
        </w:rPr>
        <w:t>This needs to be reformulated</w:t>
      </w:r>
    </w:p>
  </w:comment>
  <w:comment w:id="159" w:author="Jan Droege" w:date="2022-07-13T09:51:00Z" w:initials="JD">
    <w:p w14:paraId="16F0E94A" w14:textId="77777777" w:rsidR="00487050" w:rsidRPr="00A61520" w:rsidRDefault="00487050" w:rsidP="0006135A">
      <w:pPr>
        <w:pStyle w:val="CommentText"/>
        <w:rPr>
          <w:lang w:val="en-US"/>
        </w:rPr>
      </w:pPr>
      <w:r>
        <w:rPr>
          <w:rStyle w:val="CommentReference"/>
        </w:rPr>
        <w:annotationRef/>
      </w:r>
      <w:r w:rsidRPr="00A61520">
        <w:rPr>
          <w:lang w:val="en-US"/>
        </w:rPr>
        <w:t>I specify this, as if they get state aid they will also be under wholesale access obligation</w:t>
      </w:r>
    </w:p>
  </w:comment>
  <w:comment w:id="160" w:author="Diomides Mavroyiannis" w:date="2022-07-13T21:52:00Z" w:initials="DM">
    <w:p w14:paraId="124F0709" w14:textId="35040283" w:rsidR="00A61520" w:rsidRPr="00786E99" w:rsidRDefault="00A61520">
      <w:pPr>
        <w:pStyle w:val="CommentText"/>
        <w:rPr>
          <w:lang w:val="en-GB"/>
        </w:rPr>
      </w:pPr>
      <w:r>
        <w:rPr>
          <w:rStyle w:val="CommentReference"/>
        </w:rPr>
        <w:annotationRef/>
      </w:r>
      <w:r w:rsidRPr="00786E99">
        <w:rPr>
          <w:lang w:val="en-GB"/>
        </w:rPr>
        <w:t>Seems ok</w:t>
      </w:r>
    </w:p>
  </w:comment>
  <w:comment w:id="164" w:author="Jan droge" w:date="2022-06-30T09:36:00Z" w:initials="Jd">
    <w:p w14:paraId="59BE999F" w14:textId="33327009" w:rsidR="00CC4409" w:rsidRPr="00D01F26" w:rsidRDefault="00CC4409" w:rsidP="00CC4409">
      <w:pPr>
        <w:pStyle w:val="CommentText"/>
        <w:rPr>
          <w:lang w:val="en-US"/>
        </w:rPr>
      </w:pPr>
      <w:r>
        <w:rPr>
          <w:rStyle w:val="CommentReference"/>
        </w:rPr>
        <w:annotationRef/>
      </w:r>
      <w:r w:rsidRPr="00D01F26">
        <w:rPr>
          <w:lang w:val="en-US"/>
        </w:rPr>
        <w:t>This will need to be explained. With zero you mean the gap between actual cost and break-even point. I agree, but we need to bring the readr to this understanding.</w:t>
      </w:r>
    </w:p>
  </w:comment>
  <w:comment w:id="165" w:author="Diomides Mavroyiannis" w:date="2022-07-06T21:11:00Z" w:initials="DM">
    <w:p w14:paraId="1B77D5E3" w14:textId="10A9052B" w:rsidR="00CC4409" w:rsidRPr="00114459" w:rsidRDefault="00CC4409">
      <w:pPr>
        <w:pStyle w:val="CommentText"/>
        <w:rPr>
          <w:lang w:val="en-US"/>
        </w:rPr>
      </w:pPr>
      <w:r>
        <w:rPr>
          <w:rStyle w:val="CommentReference"/>
        </w:rPr>
        <w:annotationRef/>
      </w:r>
      <w:r w:rsidRPr="00114459">
        <w:rPr>
          <w:lang w:val="en-US"/>
        </w:rPr>
        <w:t>Here I meant simply t</w:t>
      </w:r>
      <w:r>
        <w:rPr>
          <w:lang w:val="en-US"/>
        </w:rPr>
        <w:t>hat if a firm will not bid anymore than it has to, and if there is no competition it does not have to bid more than the minimum amount, which in theory is zero but perhaps the government has some other minimum bid in mind</w:t>
      </w:r>
    </w:p>
  </w:comment>
  <w:comment w:id="166" w:author="Jan Droege" w:date="2022-07-13T10:40:00Z" w:initials="JD">
    <w:p w14:paraId="693E5FE5" w14:textId="77777777" w:rsidR="00552DCC" w:rsidRPr="00A61520" w:rsidRDefault="00552DCC" w:rsidP="002C09E0">
      <w:pPr>
        <w:pStyle w:val="CommentText"/>
        <w:rPr>
          <w:lang w:val="en-US"/>
        </w:rPr>
      </w:pPr>
      <w:r>
        <w:rPr>
          <w:rStyle w:val="CommentReference"/>
        </w:rPr>
        <w:annotationRef/>
      </w:r>
      <w:r w:rsidRPr="00A61520">
        <w:rPr>
          <w:lang w:val="en-US"/>
        </w:rPr>
        <w:t>Ok, then make explicit in the text please, as this concept of zero is not explained before</w:t>
      </w:r>
    </w:p>
  </w:comment>
  <w:comment w:id="173" w:author="Jan droge" w:date="2022-06-30T09:37:00Z" w:initials="Jd">
    <w:p w14:paraId="598B4622" w14:textId="18F1D31F" w:rsidR="00CC4409" w:rsidRPr="00D01F26" w:rsidRDefault="00CC4409" w:rsidP="00CC4409">
      <w:pPr>
        <w:pStyle w:val="CommentText"/>
        <w:rPr>
          <w:lang w:val="en-US"/>
        </w:rPr>
      </w:pPr>
      <w:r>
        <w:rPr>
          <w:rStyle w:val="CommentReference"/>
        </w:rPr>
        <w:annotationRef/>
      </w:r>
      <w:r w:rsidRPr="00D01F26">
        <w:rPr>
          <w:lang w:val="en-US"/>
        </w:rPr>
        <w:t xml:space="preserve">I disagree: the higher the retail price the lower the required subsidy I would say, as the winner can "earn back" the loss. </w:t>
      </w:r>
    </w:p>
  </w:comment>
  <w:comment w:id="174" w:author="Diomides Mavroyiannis" w:date="2022-07-06T21:13:00Z" w:initials="DM">
    <w:p w14:paraId="7C305DFB" w14:textId="42B3FAA6" w:rsidR="00CC4409" w:rsidRPr="00114459" w:rsidRDefault="00CC4409">
      <w:pPr>
        <w:pStyle w:val="CommentText"/>
        <w:rPr>
          <w:lang w:val="en-US"/>
        </w:rPr>
      </w:pPr>
      <w:r>
        <w:rPr>
          <w:rStyle w:val="CommentReference"/>
        </w:rPr>
        <w:annotationRef/>
      </w:r>
      <w:r w:rsidRPr="00114459">
        <w:rPr>
          <w:lang w:val="en-US"/>
        </w:rPr>
        <w:t>I think there is c</w:t>
      </w:r>
      <w:r>
        <w:rPr>
          <w:lang w:val="en-US"/>
        </w:rPr>
        <w:t>onfusion. Profits are increasing in the Lot Bid and decreasing in retail price. This means that to keep profits the same if you decrease the retail price, you have to increase the subsidy amount(which is a decrease in the lot bid)</w:t>
      </w:r>
    </w:p>
  </w:comment>
  <w:comment w:id="175" w:author="Jan Droege" w:date="2022-07-13T10:44:00Z" w:initials="JD">
    <w:p w14:paraId="3537F2D1" w14:textId="0FB192CD" w:rsidR="00552DCC" w:rsidRPr="00A61520" w:rsidRDefault="00552DCC" w:rsidP="002600DA">
      <w:pPr>
        <w:pStyle w:val="CommentText"/>
        <w:rPr>
          <w:lang w:val="en-US"/>
        </w:rPr>
      </w:pPr>
      <w:r>
        <w:rPr>
          <w:rStyle w:val="CommentReference"/>
        </w:rPr>
        <w:annotationRef/>
      </w:r>
      <w:r w:rsidRPr="00A61520">
        <w:rPr>
          <w:lang w:val="en-US"/>
        </w:rPr>
        <w:t xml:space="preserve">I still disagree: the bid covers the one -off cost of the infrastructure investment. This is the main market </w:t>
      </w:r>
      <w:r w:rsidR="000B2464" w:rsidRPr="00A61520">
        <w:rPr>
          <w:lang w:val="en-US"/>
        </w:rPr>
        <w:t>entry</w:t>
      </w:r>
      <w:r w:rsidRPr="00A61520">
        <w:rPr>
          <w:lang w:val="en-US"/>
        </w:rPr>
        <w:t xml:space="preserve"> hurdle. Once the entry is done the maintenance unit costs are relatively low. </w:t>
      </w:r>
      <w:proofErr w:type="gramStart"/>
      <w:r w:rsidRPr="00A61520">
        <w:rPr>
          <w:lang w:val="en-US"/>
        </w:rPr>
        <w:t>Therefore</w:t>
      </w:r>
      <w:proofErr w:type="gramEnd"/>
      <w:r w:rsidRPr="00A61520">
        <w:rPr>
          <w:lang w:val="en-US"/>
        </w:rPr>
        <w:t xml:space="preserve"> the unit price charge to users will affect the profits more in the long term. We expect that the infrastructure will be in use for 20= years. </w:t>
      </w:r>
    </w:p>
  </w:comment>
  <w:comment w:id="176" w:author="Diomides Mavroyiannis" w:date="2022-07-13T21:55:00Z" w:initials="DM">
    <w:p w14:paraId="52EB129B" w14:textId="303B6F65" w:rsidR="000B2464" w:rsidRPr="000B2464" w:rsidRDefault="000B2464">
      <w:pPr>
        <w:pStyle w:val="CommentText"/>
        <w:rPr>
          <w:lang w:val="en-US"/>
        </w:rPr>
      </w:pPr>
      <w:r>
        <w:rPr>
          <w:rStyle w:val="CommentReference"/>
        </w:rPr>
        <w:annotationRef/>
      </w:r>
      <w:r w:rsidRPr="000B2464">
        <w:rPr>
          <w:lang w:val="en-US"/>
        </w:rPr>
        <w:t xml:space="preserve">You are saying </w:t>
      </w:r>
      <w:r>
        <w:rPr>
          <w:lang w:val="en-US"/>
        </w:rPr>
        <w:t xml:space="preserve">that it matters if the subsidy is on operating or fixed costs. And I am saying that in an auction format, it does not, the only thing that matters </w:t>
      </w:r>
      <w:proofErr w:type="gramStart"/>
      <w:r>
        <w:rPr>
          <w:lang w:val="en-US"/>
        </w:rPr>
        <w:t>is</w:t>
      </w:r>
      <w:proofErr w:type="gramEnd"/>
      <w:r>
        <w:rPr>
          <w:lang w:val="en-US"/>
        </w:rPr>
        <w:t xml:space="preserve"> the expected profit. </w:t>
      </w:r>
    </w:p>
  </w:comment>
  <w:comment w:id="177" w:author="Jan Droege" w:date="2022-07-13T10:45:00Z" w:initials="JD">
    <w:p w14:paraId="2FA665F6" w14:textId="577DDAAB" w:rsidR="00FE2C25" w:rsidRPr="00A61520" w:rsidRDefault="00FE2C25" w:rsidP="009E490A">
      <w:pPr>
        <w:pStyle w:val="CommentText"/>
        <w:rPr>
          <w:lang w:val="en-US"/>
        </w:rPr>
      </w:pPr>
      <w:r>
        <w:rPr>
          <w:rStyle w:val="CommentReference"/>
        </w:rPr>
        <w:annotationRef/>
      </w:r>
      <w:r w:rsidRPr="00A61520">
        <w:rPr>
          <w:lang w:val="en-US"/>
        </w:rPr>
        <w:t xml:space="preserve">This is a very good point. I think sub-scription prices are generally fixed for 2 years. We </w:t>
      </w:r>
      <w:r w:rsidR="000B2464" w:rsidRPr="00A61520">
        <w:rPr>
          <w:lang w:val="en-US"/>
        </w:rPr>
        <w:t>could</w:t>
      </w:r>
      <w:r w:rsidRPr="00A61520">
        <w:rPr>
          <w:lang w:val="en-US"/>
        </w:rPr>
        <w:t xml:space="preserve"> argue for a 2-5 years freeze</w:t>
      </w:r>
    </w:p>
  </w:comment>
  <w:comment w:id="178" w:author="Jan droge" w:date="2022-06-30T09:42:00Z" w:initials="Jd">
    <w:p w14:paraId="14B9AA41" w14:textId="5A5E5A1B" w:rsidR="00CC4409" w:rsidRPr="00D01F26" w:rsidRDefault="00CC4409">
      <w:pPr>
        <w:pStyle w:val="CommentText"/>
        <w:rPr>
          <w:lang w:val="en-US"/>
        </w:rPr>
      </w:pPr>
      <w:r>
        <w:rPr>
          <w:rStyle w:val="CommentReference"/>
        </w:rPr>
        <w:annotationRef/>
      </w:r>
      <w:r w:rsidRPr="00D01F26">
        <w:rPr>
          <w:lang w:val="en-US"/>
        </w:rPr>
        <w:t xml:space="preserve">This risk is compounded by the fact that the winner is "obliged" to service at least 15000 households in the lot. If they fail to do so they will be faced with penalties. So we expect them to develop a retail price that allows them work cost recovering if they cover these target households. </w:t>
      </w:r>
    </w:p>
    <w:p w14:paraId="31C54CB7" w14:textId="77777777" w:rsidR="00CC4409" w:rsidRPr="00D01F26" w:rsidRDefault="00CC4409" w:rsidP="00CC4409">
      <w:pPr>
        <w:pStyle w:val="CommentText"/>
        <w:rPr>
          <w:lang w:val="en-US"/>
        </w:rPr>
      </w:pPr>
      <w:r w:rsidRPr="00D01F26">
        <w:rPr>
          <w:lang w:val="en-US"/>
        </w:rPr>
        <w:t>If they cover more households, they get extra point (which de facto means they can ask for a slightly higher total bid price than their competitors covering only the minimum households) and still be competitive in the bid</w:t>
      </w:r>
    </w:p>
  </w:comment>
  <w:comment w:id="179" w:author="Diomides Mavroyiannis" w:date="2022-07-06T23:17:00Z" w:initials="DM">
    <w:p w14:paraId="7E63AC3B" w14:textId="171FE075" w:rsidR="00CC4409" w:rsidRPr="00C87714" w:rsidRDefault="00CC4409">
      <w:pPr>
        <w:pStyle w:val="CommentText"/>
        <w:rPr>
          <w:lang w:val="en-US"/>
        </w:rPr>
      </w:pPr>
      <w:r>
        <w:rPr>
          <w:rStyle w:val="CommentReference"/>
        </w:rPr>
        <w:annotationRef/>
      </w:r>
      <w:r w:rsidRPr="00C87714">
        <w:rPr>
          <w:lang w:val="en-US"/>
        </w:rPr>
        <w:t>I think this is a</w:t>
      </w:r>
      <w:r>
        <w:rPr>
          <w:lang w:val="en-US"/>
        </w:rPr>
        <w:t>n interesting comment.</w:t>
      </w:r>
    </w:p>
  </w:comment>
  <w:comment w:id="182" w:author="Jan Droege" w:date="2022-07-13T10:50:00Z" w:initials="JD">
    <w:p w14:paraId="5369BFC0" w14:textId="77777777" w:rsidR="00FE2C25" w:rsidRPr="00A61520" w:rsidRDefault="00FE2C25" w:rsidP="007676E9">
      <w:pPr>
        <w:pStyle w:val="CommentText"/>
        <w:rPr>
          <w:lang w:val="en-US"/>
        </w:rPr>
      </w:pPr>
      <w:r>
        <w:rPr>
          <w:rStyle w:val="CommentReference"/>
        </w:rPr>
        <w:annotationRef/>
      </w:r>
      <w:r w:rsidRPr="00A61520">
        <w:rPr>
          <w:lang w:val="en-US"/>
        </w:rPr>
        <w:t>Please finish sentence</w:t>
      </w:r>
    </w:p>
  </w:comment>
  <w:comment w:id="188" w:author="Jan Droege" w:date="2022-07-13T11:40:00Z" w:initials="JD">
    <w:p w14:paraId="168BE074" w14:textId="32E9EE51" w:rsidR="006F2710" w:rsidRPr="00A61520" w:rsidRDefault="006F2710" w:rsidP="00DE7152">
      <w:pPr>
        <w:pStyle w:val="CommentText"/>
        <w:rPr>
          <w:lang w:val="en-US"/>
        </w:rPr>
      </w:pPr>
      <w:r>
        <w:rPr>
          <w:rStyle w:val="CommentReference"/>
        </w:rPr>
        <w:annotationRef/>
      </w:r>
      <w:r w:rsidRPr="00A61520">
        <w:rPr>
          <w:lang w:val="en-US"/>
        </w:rPr>
        <w:t xml:space="preserve">I think this is clear and great. Can we make this into scenarios the pros and cons of giving more or less weight to the retail price vs the bid cost? So the </w:t>
      </w:r>
      <w:r w:rsidR="00857C2F" w:rsidRPr="00A61520">
        <w:rPr>
          <w:lang w:val="en-US"/>
        </w:rPr>
        <w:t>same</w:t>
      </w:r>
      <w:r w:rsidRPr="00A61520">
        <w:rPr>
          <w:lang w:val="en-US"/>
        </w:rPr>
        <w:t xml:space="preserve"> formula, but using different weights, and then comment. </w:t>
      </w:r>
    </w:p>
  </w:comment>
  <w:comment w:id="238" w:author="Jan droge" w:date="2022-06-30T09:50:00Z" w:initials="Jd">
    <w:p w14:paraId="3F7EEBCD" w14:textId="0F2E6D61" w:rsidR="00CC4409" w:rsidRPr="00174206" w:rsidRDefault="00CC4409" w:rsidP="00486497">
      <w:pPr>
        <w:pStyle w:val="CommentText"/>
        <w:rPr>
          <w:lang w:val="en-GB"/>
        </w:rPr>
      </w:pPr>
      <w:r>
        <w:rPr>
          <w:rStyle w:val="CommentReference"/>
        </w:rPr>
        <w:annotationRef/>
      </w:r>
      <w:r w:rsidRPr="00174206">
        <w:rPr>
          <w:lang w:val="en-GB"/>
        </w:rPr>
        <w:t xml:space="preserve">This needs to be discussed: indeed in CY for a given </w:t>
      </w:r>
      <w:proofErr w:type="gramStart"/>
      <w:r w:rsidRPr="00174206">
        <w:rPr>
          <w:lang w:val="en-GB"/>
        </w:rPr>
        <w:t>service  -</w:t>
      </w:r>
      <w:proofErr w:type="gramEnd"/>
      <w:r w:rsidRPr="00174206">
        <w:rPr>
          <w:lang w:val="en-GB"/>
        </w:rPr>
        <w:t xml:space="preserve"> say a subscription of 100 Mbps - the operators can only charge the same price accros the territory, whether it is in a subsidised area or not. So teh risk of "local monopoly" pricing is limited. Furthermore the lot winners will need to give access on a wholesale basis to their competitors, which de facto eliminates the local monopoly.</w:t>
      </w:r>
    </w:p>
  </w:comment>
  <w:comment w:id="239" w:author="Jan droge" w:date="2022-06-30T09:52:00Z" w:initials="Jd">
    <w:p w14:paraId="0328E69A" w14:textId="77777777" w:rsidR="00CC4409" w:rsidRPr="00174206" w:rsidRDefault="00CC4409" w:rsidP="00486497">
      <w:pPr>
        <w:pStyle w:val="CommentText"/>
        <w:rPr>
          <w:lang w:val="en-GB"/>
        </w:rPr>
      </w:pPr>
      <w:r>
        <w:rPr>
          <w:rStyle w:val="CommentReference"/>
        </w:rPr>
        <w:annotationRef/>
      </w:r>
      <w:r w:rsidRPr="00174206">
        <w:rPr>
          <w:lang w:val="en-GB"/>
        </w:rPr>
        <w:t>In light of the above please review the following section on the impact.</w:t>
      </w:r>
    </w:p>
  </w:comment>
  <w:comment w:id="240" w:author="Diomides Mavroyiannis" w:date="2022-07-06T21:32:00Z" w:initials="DM">
    <w:p w14:paraId="09EF9E87" w14:textId="03CB9312" w:rsidR="00CC4409" w:rsidRPr="00486497" w:rsidRDefault="00CC4409">
      <w:pPr>
        <w:pStyle w:val="CommentText"/>
        <w:rPr>
          <w:lang w:val="en-US"/>
        </w:rPr>
      </w:pPr>
      <w:r>
        <w:rPr>
          <w:rStyle w:val="CommentReference"/>
        </w:rPr>
        <w:annotationRef/>
      </w:r>
      <w:r w:rsidRPr="00486497">
        <w:rPr>
          <w:lang w:val="en-US"/>
        </w:rPr>
        <w:t xml:space="preserve">There is some mixed messaging here. </w:t>
      </w:r>
      <w:r>
        <w:rPr>
          <w:lang w:val="en-US"/>
        </w:rPr>
        <w:t>If they are bidding for the retail price, presumably this means pricing is NOT uniform. OR it means that their bid will apply across the island(which is probably not what you intend to say)</w:t>
      </w:r>
    </w:p>
  </w:comment>
  <w:comment w:id="241" w:author="Jan Droege" w:date="2022-07-13T11:44:00Z" w:initials="JD">
    <w:p w14:paraId="5F2CF2C4" w14:textId="77777777" w:rsidR="006F2710" w:rsidRPr="00A61520" w:rsidRDefault="006F2710" w:rsidP="00C821E0">
      <w:pPr>
        <w:pStyle w:val="CommentText"/>
        <w:rPr>
          <w:lang w:val="en-US"/>
        </w:rPr>
      </w:pPr>
      <w:r>
        <w:rPr>
          <w:rStyle w:val="CommentReference"/>
        </w:rPr>
        <w:annotationRef/>
      </w:r>
      <w:r w:rsidRPr="00A61520">
        <w:rPr>
          <w:lang w:val="en-US"/>
        </w:rPr>
        <w:t>Are we sure of this? Is it not an obligation to offer the same price in the whole of CY?</w:t>
      </w:r>
    </w:p>
  </w:comment>
  <w:comment w:id="242" w:author="Diomides Mavroyiannis" w:date="2022-07-13T22:00:00Z" w:initials="DM">
    <w:p w14:paraId="3D72F904" w14:textId="4AE14C95" w:rsidR="00857C2F" w:rsidRPr="00857C2F" w:rsidRDefault="00857C2F">
      <w:pPr>
        <w:pStyle w:val="CommentText"/>
        <w:rPr>
          <w:lang w:val="en-US"/>
        </w:rPr>
      </w:pPr>
      <w:r>
        <w:rPr>
          <w:rStyle w:val="CommentReference"/>
        </w:rPr>
        <w:annotationRef/>
      </w:r>
      <w:r w:rsidRPr="00857C2F">
        <w:rPr>
          <w:lang w:val="en-US"/>
        </w:rPr>
        <w:t xml:space="preserve">I think I asked this </w:t>
      </w:r>
      <w:r>
        <w:rPr>
          <w:lang w:val="en-US"/>
        </w:rPr>
        <w:t>question, this for the DEC to confirm/deny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03AE34" w15:done="0"/>
  <w15:commentEx w15:paraId="079CB5C3" w15:done="0"/>
  <w15:commentEx w15:paraId="284B0F2C" w15:paraIdParent="079CB5C3" w15:done="0"/>
  <w15:commentEx w15:paraId="5E808513" w15:done="0"/>
  <w15:commentEx w15:paraId="66F65578" w15:paraIdParent="5E808513" w15:done="0"/>
  <w15:commentEx w15:paraId="26FEACED" w15:done="1"/>
  <w15:commentEx w15:paraId="0FC685BA" w15:paraIdParent="26FEACED" w15:done="1"/>
  <w15:commentEx w15:paraId="73928EC8" w15:done="0"/>
  <w15:commentEx w15:paraId="4C6489F1" w15:paraIdParent="73928EC8" w15:done="0"/>
  <w15:commentEx w15:paraId="49AE0BEE" w15:done="0"/>
  <w15:commentEx w15:paraId="1867BF5A" w15:done="0"/>
  <w15:commentEx w15:paraId="7851ED8D" w15:paraIdParent="1867BF5A" w15:done="0"/>
  <w15:commentEx w15:paraId="0668B88C" w15:done="1"/>
  <w15:commentEx w15:paraId="16F0E94A" w15:done="1"/>
  <w15:commentEx w15:paraId="124F0709" w15:paraIdParent="16F0E94A" w15:done="1"/>
  <w15:commentEx w15:paraId="59BE999F" w15:done="0"/>
  <w15:commentEx w15:paraId="1B77D5E3" w15:paraIdParent="59BE999F" w15:done="0"/>
  <w15:commentEx w15:paraId="693E5FE5" w15:paraIdParent="59BE999F" w15:done="0"/>
  <w15:commentEx w15:paraId="598B4622" w15:done="0"/>
  <w15:commentEx w15:paraId="7C305DFB" w15:paraIdParent="598B4622" w15:done="0"/>
  <w15:commentEx w15:paraId="3537F2D1" w15:paraIdParent="598B4622" w15:done="0"/>
  <w15:commentEx w15:paraId="52EB129B" w15:paraIdParent="598B4622" w15:done="0"/>
  <w15:commentEx w15:paraId="2FA665F6" w15:done="0"/>
  <w15:commentEx w15:paraId="31C54CB7" w15:done="0"/>
  <w15:commentEx w15:paraId="7E63AC3B" w15:paraIdParent="31C54CB7" w15:done="0"/>
  <w15:commentEx w15:paraId="5369BFC0" w15:done="0"/>
  <w15:commentEx w15:paraId="168BE074" w15:done="0"/>
  <w15:commentEx w15:paraId="3F7EEBCD" w15:done="0"/>
  <w15:commentEx w15:paraId="0328E69A" w15:paraIdParent="3F7EEBCD" w15:done="0"/>
  <w15:commentEx w15:paraId="09EF9E87" w15:paraIdParent="3F7EEBCD" w15:done="0"/>
  <w15:commentEx w15:paraId="5F2CF2C4" w15:done="0"/>
  <w15:commentEx w15:paraId="3D72F904" w15:paraIdParent="5F2CF2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90FB7" w16cex:dateUtc="2022-07-13T07:32:00Z"/>
  <w16cex:commentExtensible w16cex:durableId="26790FF2" w16cex:dateUtc="2022-07-13T07:33:00Z"/>
  <w16cex:commentExtensible w16cex:durableId="2679BC95" w16cex:dateUtc="2022-07-13T19:50:00Z"/>
  <w16cex:commentExtensible w16cex:durableId="2627BF16" w16cex:dateUtc="2022-05-12T15:15:00Z"/>
  <w16cex:commentExtensible w16cex:durableId="2679BC88" w16cex:dateUtc="2022-07-13T19:50:00Z"/>
  <w16cex:commentExtensible w16cex:durableId="2665ED32" w16cex:dateUtc="2022-06-28T19:12:00Z"/>
  <w16cex:commentExtensible w16cex:durableId="2667E715" w16cex:dateUtc="2022-06-30T07:10:00Z"/>
  <w16cex:commentExtensible w16cex:durableId="26791090" w16cex:dateUtc="2022-07-13T07:36:00Z"/>
  <w16cex:commentExtensible w16cex:durableId="2679BC64" w16cex:dateUtc="2022-07-13T19:49:00Z"/>
  <w16cex:commentExtensible w16cex:durableId="2665ED5B" w16cex:dateUtc="2022-06-28T19:12:00Z"/>
  <w16cex:commentExtensible w16cex:durableId="267911E3" w16cex:dateUtc="2022-07-13T07:41:00Z"/>
  <w16cex:commentExtensible w16cex:durableId="2679BCF1" w16cex:dateUtc="2022-07-13T19:51:00Z"/>
  <w16cex:commentExtensible w16cex:durableId="2667EA64" w16cex:dateUtc="2022-06-30T07:24:00Z"/>
  <w16cex:commentExtensible w16cex:durableId="2679143E" w16cex:dateUtc="2022-07-13T07:51:00Z"/>
  <w16cex:commentExtensible w16cex:durableId="2679BD04" w16cex:dateUtc="2022-07-13T19:52:00Z"/>
  <w16cex:commentExtensible w16cex:durableId="2667ED20" w16cex:dateUtc="2022-06-30T07:36:00Z"/>
  <w16cex:commentExtensible w16cex:durableId="2670791B" w16cex:dateUtc="2022-07-06T19:11:00Z"/>
  <w16cex:commentExtensible w16cex:durableId="26791FB8" w16cex:dateUtc="2022-07-13T08:40:00Z"/>
  <w16cex:commentExtensible w16cex:durableId="2667ED77" w16cex:dateUtc="2022-06-30T07:37:00Z"/>
  <w16cex:commentExtensible w16cex:durableId="26707970" w16cex:dateUtc="2022-07-06T19:13:00Z"/>
  <w16cex:commentExtensible w16cex:durableId="2679207D" w16cex:dateUtc="2022-07-13T08:44:00Z"/>
  <w16cex:commentExtensible w16cex:durableId="2679BDEE" w16cex:dateUtc="2022-07-13T19:55:00Z"/>
  <w16cex:commentExtensible w16cex:durableId="267920DE" w16cex:dateUtc="2022-07-13T08:45:00Z"/>
  <w16cex:commentExtensible w16cex:durableId="2667EE7A" w16cex:dateUtc="2022-06-30T07:42:00Z"/>
  <w16cex:commentExtensible w16cex:durableId="26709674" w16cex:dateUtc="2022-07-06T21:17:00Z"/>
  <w16cex:commentExtensible w16cex:durableId="267921E0" w16cex:dateUtc="2022-07-13T08:50:00Z"/>
  <w16cex:commentExtensible w16cex:durableId="26792D92" w16cex:dateUtc="2022-07-13T09:40:00Z"/>
  <w16cex:commentExtensible w16cex:durableId="26707D7E" w16cex:dateUtc="2022-06-30T07:50:00Z"/>
  <w16cex:commentExtensible w16cex:durableId="26707D7D" w16cex:dateUtc="2022-06-30T07:52:00Z"/>
  <w16cex:commentExtensible w16cex:durableId="26707DDC" w16cex:dateUtc="2022-07-06T19:32:00Z"/>
  <w16cex:commentExtensible w16cex:durableId="26792EB9" w16cex:dateUtc="2022-07-13T09:44:00Z"/>
  <w16cex:commentExtensible w16cex:durableId="2679BF00" w16cex:dateUtc="2022-07-13T20: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03AE34" w16cid:durableId="26790FB7"/>
  <w16cid:commentId w16cid:paraId="079CB5C3" w16cid:durableId="26790FF2"/>
  <w16cid:commentId w16cid:paraId="284B0F2C" w16cid:durableId="2679BC95"/>
  <w16cid:commentId w16cid:paraId="5E808513" w16cid:durableId="2627BF16"/>
  <w16cid:commentId w16cid:paraId="66F65578" w16cid:durableId="2679BC88"/>
  <w16cid:commentId w16cid:paraId="26FEACED" w16cid:durableId="2665ED32"/>
  <w16cid:commentId w16cid:paraId="0FC685BA" w16cid:durableId="2667E715"/>
  <w16cid:commentId w16cid:paraId="73928EC8" w16cid:durableId="26791090"/>
  <w16cid:commentId w16cid:paraId="4C6489F1" w16cid:durableId="2679BC64"/>
  <w16cid:commentId w16cid:paraId="49AE0BEE" w16cid:durableId="2665ED5B"/>
  <w16cid:commentId w16cid:paraId="1867BF5A" w16cid:durableId="267911E3"/>
  <w16cid:commentId w16cid:paraId="7851ED8D" w16cid:durableId="2679BCF1"/>
  <w16cid:commentId w16cid:paraId="0668B88C" w16cid:durableId="2667EA64"/>
  <w16cid:commentId w16cid:paraId="16F0E94A" w16cid:durableId="2679143E"/>
  <w16cid:commentId w16cid:paraId="124F0709" w16cid:durableId="2679BD04"/>
  <w16cid:commentId w16cid:paraId="59BE999F" w16cid:durableId="2667ED20"/>
  <w16cid:commentId w16cid:paraId="1B77D5E3" w16cid:durableId="2670791B"/>
  <w16cid:commentId w16cid:paraId="693E5FE5" w16cid:durableId="26791FB8"/>
  <w16cid:commentId w16cid:paraId="598B4622" w16cid:durableId="2667ED77"/>
  <w16cid:commentId w16cid:paraId="7C305DFB" w16cid:durableId="26707970"/>
  <w16cid:commentId w16cid:paraId="3537F2D1" w16cid:durableId="2679207D"/>
  <w16cid:commentId w16cid:paraId="52EB129B" w16cid:durableId="2679BDEE"/>
  <w16cid:commentId w16cid:paraId="2FA665F6" w16cid:durableId="267920DE"/>
  <w16cid:commentId w16cid:paraId="31C54CB7" w16cid:durableId="2667EE7A"/>
  <w16cid:commentId w16cid:paraId="7E63AC3B" w16cid:durableId="26709674"/>
  <w16cid:commentId w16cid:paraId="5369BFC0" w16cid:durableId="267921E0"/>
  <w16cid:commentId w16cid:paraId="168BE074" w16cid:durableId="26792D92"/>
  <w16cid:commentId w16cid:paraId="3F7EEBCD" w16cid:durableId="26707D7E"/>
  <w16cid:commentId w16cid:paraId="0328E69A" w16cid:durableId="26707D7D"/>
  <w16cid:commentId w16cid:paraId="09EF9E87" w16cid:durableId="26707DDC"/>
  <w16cid:commentId w16cid:paraId="5F2CF2C4" w16cid:durableId="26792EB9"/>
  <w16cid:commentId w16cid:paraId="3D72F904" w16cid:durableId="2679BF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EBC26" w14:textId="77777777" w:rsidR="00731555" w:rsidRDefault="00731555" w:rsidP="00022560">
      <w:pPr>
        <w:spacing w:after="0" w:line="240" w:lineRule="auto"/>
      </w:pPr>
      <w:r>
        <w:separator/>
      </w:r>
    </w:p>
  </w:endnote>
  <w:endnote w:type="continuationSeparator" w:id="0">
    <w:p w14:paraId="2B04EC3C" w14:textId="77777777" w:rsidR="00731555" w:rsidRDefault="00731555" w:rsidP="00022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63910" w14:textId="77777777" w:rsidR="00731555" w:rsidRDefault="00731555" w:rsidP="00022560">
      <w:pPr>
        <w:spacing w:after="0" w:line="240" w:lineRule="auto"/>
      </w:pPr>
      <w:r>
        <w:separator/>
      </w:r>
    </w:p>
  </w:footnote>
  <w:footnote w:type="continuationSeparator" w:id="0">
    <w:p w14:paraId="7FBFCD09" w14:textId="77777777" w:rsidR="00731555" w:rsidRDefault="00731555" w:rsidP="00022560">
      <w:pPr>
        <w:spacing w:after="0" w:line="240" w:lineRule="auto"/>
      </w:pPr>
      <w:r>
        <w:continuationSeparator/>
      </w:r>
    </w:p>
  </w:footnote>
  <w:footnote w:id="1">
    <w:p w14:paraId="50F1B835" w14:textId="77777777" w:rsidR="00CC4409" w:rsidRDefault="00CC4409" w:rsidP="00DF5DD3">
      <w:pPr>
        <w:pStyle w:val="FootnoteText"/>
      </w:pPr>
      <w:r>
        <w:rPr>
          <w:rStyle w:val="FootnoteReference"/>
        </w:rPr>
        <w:footnoteRef/>
      </w:r>
      <w:r>
        <w:t xml:space="preserve"> This data is collected by the national regulatory authority of Cyprus (henceforth, NRA).</w:t>
      </w:r>
    </w:p>
  </w:footnote>
  <w:footnote w:id="2">
    <w:p w14:paraId="6434B453" w14:textId="77777777" w:rsidR="00CC4409" w:rsidRPr="000E48D3" w:rsidRDefault="00CC4409" w:rsidP="00DF5DD3">
      <w:pPr>
        <w:pStyle w:val="FootnoteText"/>
      </w:pPr>
      <w:r>
        <w:rPr>
          <w:rStyle w:val="FootnoteReference"/>
        </w:rPr>
        <w:footnoteRef/>
      </w:r>
      <w:r>
        <w:t xml:space="preserve"> The </w:t>
      </w:r>
      <w:proofErr w:type="spellStart"/>
      <w:r>
        <w:t>Hershfindal</w:t>
      </w:r>
      <w:proofErr w:type="spellEnd"/>
      <w:r>
        <w:t xml:space="preserve"> Index is computed by squaring the market shares*100 and summing them</w:t>
      </w:r>
    </w:p>
  </w:footnote>
  <w:footnote w:id="3">
    <w:p w14:paraId="54F6C3A5" w14:textId="77777777" w:rsidR="00CC4409" w:rsidRDefault="00CC4409" w:rsidP="00DF5DD3">
      <w:pPr>
        <w:pStyle w:val="FootnoteText"/>
      </w:pPr>
      <w:r>
        <w:rPr>
          <w:rStyle w:val="FootnoteReference"/>
        </w:rPr>
        <w:footnoteRef/>
      </w:r>
      <w:r>
        <w:t xml:space="preserve"> NRA data.</w:t>
      </w:r>
    </w:p>
  </w:footnote>
  <w:footnote w:id="4">
    <w:p w14:paraId="046DA4B5" w14:textId="7C106242" w:rsidR="00CC4409" w:rsidRDefault="00CC4409">
      <w:pPr>
        <w:pStyle w:val="FootnoteText"/>
      </w:pPr>
      <w:r>
        <w:rPr>
          <w:rStyle w:val="FootnoteReference"/>
        </w:rPr>
        <w:footnoteRef/>
      </w:r>
      <w:r>
        <w:t xml:space="preserve"> </w:t>
      </w:r>
      <w:r>
        <w:rPr>
          <w:rStyle w:val="EndnoteReference"/>
        </w:rPr>
        <w:footnoteRef/>
      </w:r>
      <w:r w:rsidRPr="00CB7054">
        <w:t xml:space="preserve"> </w:t>
      </w:r>
      <w:r>
        <w:t xml:space="preserve">This point was first introduced in the economic literature by the article: </w:t>
      </w:r>
      <w:proofErr w:type="spellStart"/>
      <w:r w:rsidRPr="00CB7054">
        <w:rPr>
          <w:rFonts w:ascii="Arial" w:hAnsi="Arial" w:cs="Arial"/>
          <w:color w:val="222222"/>
          <w:shd w:val="clear" w:color="auto" w:fill="FFFFFF"/>
        </w:rPr>
        <w:t>Demsetz</w:t>
      </w:r>
      <w:proofErr w:type="spellEnd"/>
      <w:r w:rsidRPr="00CB7054">
        <w:rPr>
          <w:rFonts w:ascii="Arial" w:hAnsi="Arial" w:cs="Arial"/>
          <w:color w:val="222222"/>
          <w:shd w:val="clear" w:color="auto" w:fill="FFFFFF"/>
        </w:rPr>
        <w:t xml:space="preserve">, Harold. "Why regulate </w:t>
      </w:r>
      <w:proofErr w:type="gramStart"/>
      <w:r w:rsidRPr="00CB7054">
        <w:rPr>
          <w:rFonts w:ascii="Arial" w:hAnsi="Arial" w:cs="Arial"/>
          <w:color w:val="222222"/>
          <w:shd w:val="clear" w:color="auto" w:fill="FFFFFF"/>
        </w:rPr>
        <w:t>utilities?.</w:t>
      </w:r>
      <w:proofErr w:type="gramEnd"/>
      <w:r w:rsidRPr="00CB7054">
        <w:rPr>
          <w:rFonts w:ascii="Arial" w:hAnsi="Arial" w:cs="Arial"/>
          <w:color w:val="222222"/>
          <w:shd w:val="clear" w:color="auto" w:fill="FFFFFF"/>
        </w:rPr>
        <w:t>" </w:t>
      </w:r>
      <w:r w:rsidRPr="00CB7054">
        <w:rPr>
          <w:rFonts w:ascii="Arial" w:hAnsi="Arial" w:cs="Arial"/>
          <w:i/>
          <w:iCs/>
          <w:color w:val="222222"/>
          <w:shd w:val="clear" w:color="auto" w:fill="FFFFFF"/>
        </w:rPr>
        <w:t>The Journal of Law and Economics</w:t>
      </w:r>
      <w:r w:rsidRPr="00CB7054">
        <w:rPr>
          <w:rFonts w:ascii="Arial" w:hAnsi="Arial" w:cs="Arial"/>
          <w:color w:val="222222"/>
          <w:shd w:val="clear" w:color="auto" w:fill="FFFFFF"/>
        </w:rPr>
        <w:t> 11.1 (1968): 55-65.</w:t>
      </w:r>
    </w:p>
  </w:footnote>
  <w:footnote w:id="5">
    <w:p w14:paraId="098D8107" w14:textId="3C15FEEA" w:rsidR="00CC4409" w:rsidRDefault="00CC4409">
      <w:pPr>
        <w:pStyle w:val="FootnoteText"/>
      </w:pPr>
      <w:r>
        <w:rPr>
          <w:rStyle w:val="FootnoteReference"/>
        </w:rPr>
        <w:footnoteRef/>
      </w:r>
      <w:r>
        <w:t xml:space="preserve"> The winners profits are: </w:t>
      </w:r>
      <w:proofErr w:type="gramStart"/>
      <w:r>
        <w:t>max(</w:t>
      </w:r>
      <w:proofErr w:type="gramEnd"/>
      <w:r>
        <w:t>retail NPV, wholesale NPV) – NPV of fixed cost</w:t>
      </w:r>
    </w:p>
  </w:footnote>
  <w:footnote w:id="6">
    <w:p w14:paraId="4D41F350" w14:textId="716CDC8F" w:rsidR="00CC4409" w:rsidRDefault="00CC4409">
      <w:pPr>
        <w:pStyle w:val="FootnoteText"/>
      </w:pPr>
      <w:r>
        <w:rPr>
          <w:rStyle w:val="FootnoteReference"/>
        </w:rPr>
        <w:footnoteRef/>
      </w:r>
      <w:r>
        <w:t xml:space="preserve"> This assumes that firms put a uniform distribution on other firms’ willingness to bid</w:t>
      </w:r>
    </w:p>
  </w:footnote>
  <w:footnote w:id="7">
    <w:p w14:paraId="087F6D1F" w14:textId="02B72354" w:rsidR="00CC4409" w:rsidRDefault="00CC4409">
      <w:pPr>
        <w:pStyle w:val="FootnoteText"/>
      </w:pPr>
      <w:r>
        <w:rPr>
          <w:rStyle w:val="FootnoteReference"/>
        </w:rPr>
        <w:footnoteRef/>
      </w:r>
      <w:r>
        <w:t xml:space="preserve"> Note that this can be negative without affecting the result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76824"/>
    <w:multiLevelType w:val="multilevel"/>
    <w:tmpl w:val="DAA228E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1007114"/>
    <w:multiLevelType w:val="multilevel"/>
    <w:tmpl w:val="22A8D614"/>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0354DE8"/>
    <w:multiLevelType w:val="hybridMultilevel"/>
    <w:tmpl w:val="9184F65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3" w15:restartNumberingAfterBreak="0">
    <w:nsid w:val="26677BB7"/>
    <w:multiLevelType w:val="hybridMultilevel"/>
    <w:tmpl w:val="BC8CC376"/>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4" w15:restartNumberingAfterBreak="0">
    <w:nsid w:val="353562E2"/>
    <w:multiLevelType w:val="hybridMultilevel"/>
    <w:tmpl w:val="91168A3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629F3BE5"/>
    <w:multiLevelType w:val="hybridMultilevel"/>
    <w:tmpl w:val="927E6652"/>
    <w:lvl w:ilvl="0" w:tplc="F56E2F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76915D80"/>
    <w:multiLevelType w:val="hybridMultilevel"/>
    <w:tmpl w:val="2146FD7A"/>
    <w:lvl w:ilvl="0" w:tplc="CA50D354">
      <w:start w:val="1"/>
      <w:numFmt w:val="lowerLetter"/>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FF36B09"/>
    <w:multiLevelType w:val="hybridMultilevel"/>
    <w:tmpl w:val="0DFE4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9250689">
    <w:abstractNumId w:val="1"/>
  </w:num>
  <w:num w:numId="2" w16cid:durableId="149102645">
    <w:abstractNumId w:val="0"/>
  </w:num>
  <w:num w:numId="3" w16cid:durableId="433288792">
    <w:abstractNumId w:val="6"/>
  </w:num>
  <w:num w:numId="4" w16cid:durableId="768239401">
    <w:abstractNumId w:val="3"/>
  </w:num>
  <w:num w:numId="5" w16cid:durableId="18919181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3858325">
    <w:abstractNumId w:val="5"/>
  </w:num>
  <w:num w:numId="7" w16cid:durableId="1237401188">
    <w:abstractNumId w:val="7"/>
  </w:num>
  <w:num w:numId="8" w16cid:durableId="18961168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844351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88524844">
    <w:abstractNumId w:val="1"/>
  </w:num>
  <w:num w:numId="11" w16cid:durableId="1463616406">
    <w:abstractNumId w:val="2"/>
  </w:num>
  <w:num w:numId="12" w16cid:durableId="2091854526">
    <w:abstractNumId w:val="4"/>
  </w:num>
  <w:num w:numId="13" w16cid:durableId="13578473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droge">
    <w15:presenceInfo w15:providerId="None" w15:userId="Jan droge"/>
  </w15:person>
  <w15:person w15:author="Jan Droege">
    <w15:presenceInfo w15:providerId="None" w15:userId="Jan Droege"/>
  </w15:person>
  <w15:person w15:author="Cabau Noémie">
    <w15:presenceInfo w15:providerId="None" w15:userId="Cabau Noémie"/>
  </w15:person>
  <w15:person w15:author="Diomides Mavroyiannis">
    <w15:presenceInfo w15:providerId="Windows Live" w15:userId="0b18f956d31118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59A"/>
    <w:rsid w:val="00000FB4"/>
    <w:rsid w:val="00004A4C"/>
    <w:rsid w:val="00013CDF"/>
    <w:rsid w:val="00016B6A"/>
    <w:rsid w:val="00022560"/>
    <w:rsid w:val="00030ED0"/>
    <w:rsid w:val="000607FD"/>
    <w:rsid w:val="00060A7C"/>
    <w:rsid w:val="00060CA0"/>
    <w:rsid w:val="00062799"/>
    <w:rsid w:val="00086B82"/>
    <w:rsid w:val="00095E3E"/>
    <w:rsid w:val="000B01A1"/>
    <w:rsid w:val="000B2464"/>
    <w:rsid w:val="000B406C"/>
    <w:rsid w:val="000E32F2"/>
    <w:rsid w:val="00114459"/>
    <w:rsid w:val="001219FC"/>
    <w:rsid w:val="00145BD4"/>
    <w:rsid w:val="00150ACF"/>
    <w:rsid w:val="00150EBA"/>
    <w:rsid w:val="00154D86"/>
    <w:rsid w:val="001A3126"/>
    <w:rsid w:val="001E6169"/>
    <w:rsid w:val="002162A9"/>
    <w:rsid w:val="00223572"/>
    <w:rsid w:val="00246449"/>
    <w:rsid w:val="00262142"/>
    <w:rsid w:val="002644B1"/>
    <w:rsid w:val="0026744A"/>
    <w:rsid w:val="00290BD1"/>
    <w:rsid w:val="002A2A5E"/>
    <w:rsid w:val="002B4341"/>
    <w:rsid w:val="002C449C"/>
    <w:rsid w:val="002C541B"/>
    <w:rsid w:val="002C7A7A"/>
    <w:rsid w:val="002D4F68"/>
    <w:rsid w:val="002E2C37"/>
    <w:rsid w:val="002E7E6A"/>
    <w:rsid w:val="002F1AB6"/>
    <w:rsid w:val="00300D47"/>
    <w:rsid w:val="00301DA0"/>
    <w:rsid w:val="00304C90"/>
    <w:rsid w:val="0031297E"/>
    <w:rsid w:val="00340586"/>
    <w:rsid w:val="00346B1F"/>
    <w:rsid w:val="00351A87"/>
    <w:rsid w:val="003608E5"/>
    <w:rsid w:val="003635E4"/>
    <w:rsid w:val="0039219E"/>
    <w:rsid w:val="003C1C8A"/>
    <w:rsid w:val="003C30E4"/>
    <w:rsid w:val="003D3E61"/>
    <w:rsid w:val="004050F3"/>
    <w:rsid w:val="004228D0"/>
    <w:rsid w:val="00463048"/>
    <w:rsid w:val="00474743"/>
    <w:rsid w:val="0047622B"/>
    <w:rsid w:val="00481CDE"/>
    <w:rsid w:val="00486497"/>
    <w:rsid w:val="00487050"/>
    <w:rsid w:val="004949EA"/>
    <w:rsid w:val="004E459A"/>
    <w:rsid w:val="00502BD9"/>
    <w:rsid w:val="00507FC7"/>
    <w:rsid w:val="00526A27"/>
    <w:rsid w:val="0053305E"/>
    <w:rsid w:val="00552DCC"/>
    <w:rsid w:val="00565E21"/>
    <w:rsid w:val="00571FE0"/>
    <w:rsid w:val="00574BD9"/>
    <w:rsid w:val="005831A4"/>
    <w:rsid w:val="0059082C"/>
    <w:rsid w:val="005946C8"/>
    <w:rsid w:val="005A5BBA"/>
    <w:rsid w:val="005B4592"/>
    <w:rsid w:val="005B75C1"/>
    <w:rsid w:val="005C2580"/>
    <w:rsid w:val="005C2FCF"/>
    <w:rsid w:val="005D36C7"/>
    <w:rsid w:val="00600859"/>
    <w:rsid w:val="00602BEE"/>
    <w:rsid w:val="00620588"/>
    <w:rsid w:val="00641E00"/>
    <w:rsid w:val="00652842"/>
    <w:rsid w:val="006708ED"/>
    <w:rsid w:val="006855CA"/>
    <w:rsid w:val="00692F49"/>
    <w:rsid w:val="00695D4C"/>
    <w:rsid w:val="006A4A6B"/>
    <w:rsid w:val="006B2238"/>
    <w:rsid w:val="006D013B"/>
    <w:rsid w:val="006E6549"/>
    <w:rsid w:val="006F2710"/>
    <w:rsid w:val="00706F53"/>
    <w:rsid w:val="00731555"/>
    <w:rsid w:val="00742149"/>
    <w:rsid w:val="00744750"/>
    <w:rsid w:val="00765A0B"/>
    <w:rsid w:val="007825B8"/>
    <w:rsid w:val="00786E99"/>
    <w:rsid w:val="00787764"/>
    <w:rsid w:val="007C0815"/>
    <w:rsid w:val="007C7F10"/>
    <w:rsid w:val="007D4816"/>
    <w:rsid w:val="007E0FC5"/>
    <w:rsid w:val="007E71C9"/>
    <w:rsid w:val="007F7DA5"/>
    <w:rsid w:val="00803F8A"/>
    <w:rsid w:val="00821B6C"/>
    <w:rsid w:val="00822FEA"/>
    <w:rsid w:val="0082370C"/>
    <w:rsid w:val="00823CD0"/>
    <w:rsid w:val="008475BC"/>
    <w:rsid w:val="00857C2F"/>
    <w:rsid w:val="00860D80"/>
    <w:rsid w:val="008775BD"/>
    <w:rsid w:val="00880349"/>
    <w:rsid w:val="00890153"/>
    <w:rsid w:val="00893619"/>
    <w:rsid w:val="008969D3"/>
    <w:rsid w:val="008A676C"/>
    <w:rsid w:val="008B21A1"/>
    <w:rsid w:val="008B4394"/>
    <w:rsid w:val="008D3569"/>
    <w:rsid w:val="008D4669"/>
    <w:rsid w:val="008E4ED9"/>
    <w:rsid w:val="00936966"/>
    <w:rsid w:val="0096254E"/>
    <w:rsid w:val="00982395"/>
    <w:rsid w:val="009A315F"/>
    <w:rsid w:val="009A3E7C"/>
    <w:rsid w:val="009C2AE2"/>
    <w:rsid w:val="009C6C43"/>
    <w:rsid w:val="009D64D2"/>
    <w:rsid w:val="009E258A"/>
    <w:rsid w:val="00A0474F"/>
    <w:rsid w:val="00A214EF"/>
    <w:rsid w:val="00A256CC"/>
    <w:rsid w:val="00A47A5F"/>
    <w:rsid w:val="00A50287"/>
    <w:rsid w:val="00A61520"/>
    <w:rsid w:val="00A811E2"/>
    <w:rsid w:val="00A82018"/>
    <w:rsid w:val="00A92527"/>
    <w:rsid w:val="00A958B2"/>
    <w:rsid w:val="00AB68C9"/>
    <w:rsid w:val="00AE2D1E"/>
    <w:rsid w:val="00AE799F"/>
    <w:rsid w:val="00AE7CB0"/>
    <w:rsid w:val="00B206C2"/>
    <w:rsid w:val="00B74701"/>
    <w:rsid w:val="00B765A3"/>
    <w:rsid w:val="00BA2C50"/>
    <w:rsid w:val="00BA3096"/>
    <w:rsid w:val="00BC2162"/>
    <w:rsid w:val="00BD1B98"/>
    <w:rsid w:val="00BD34A2"/>
    <w:rsid w:val="00BD7578"/>
    <w:rsid w:val="00BF21E5"/>
    <w:rsid w:val="00BF223D"/>
    <w:rsid w:val="00C0020C"/>
    <w:rsid w:val="00C132D9"/>
    <w:rsid w:val="00C31B8A"/>
    <w:rsid w:val="00C6193D"/>
    <w:rsid w:val="00C7058F"/>
    <w:rsid w:val="00C87714"/>
    <w:rsid w:val="00C92429"/>
    <w:rsid w:val="00CB1EBC"/>
    <w:rsid w:val="00CB7054"/>
    <w:rsid w:val="00CC3BA5"/>
    <w:rsid w:val="00CC4409"/>
    <w:rsid w:val="00CE13AF"/>
    <w:rsid w:val="00CE4FDE"/>
    <w:rsid w:val="00CF64F0"/>
    <w:rsid w:val="00D01F26"/>
    <w:rsid w:val="00D06D81"/>
    <w:rsid w:val="00D22A60"/>
    <w:rsid w:val="00D53247"/>
    <w:rsid w:val="00D61536"/>
    <w:rsid w:val="00D62AC8"/>
    <w:rsid w:val="00D6469F"/>
    <w:rsid w:val="00D93CE2"/>
    <w:rsid w:val="00D94393"/>
    <w:rsid w:val="00D9572F"/>
    <w:rsid w:val="00DA0915"/>
    <w:rsid w:val="00DE6503"/>
    <w:rsid w:val="00DE69B5"/>
    <w:rsid w:val="00DF5DD3"/>
    <w:rsid w:val="00DF7331"/>
    <w:rsid w:val="00E1369C"/>
    <w:rsid w:val="00E152B3"/>
    <w:rsid w:val="00E20381"/>
    <w:rsid w:val="00E5692C"/>
    <w:rsid w:val="00E7614F"/>
    <w:rsid w:val="00E8580E"/>
    <w:rsid w:val="00E86489"/>
    <w:rsid w:val="00E9634C"/>
    <w:rsid w:val="00E96A2A"/>
    <w:rsid w:val="00EA37D2"/>
    <w:rsid w:val="00EE25EE"/>
    <w:rsid w:val="00EF544F"/>
    <w:rsid w:val="00EF6211"/>
    <w:rsid w:val="00F02B6B"/>
    <w:rsid w:val="00F15C75"/>
    <w:rsid w:val="00F2069E"/>
    <w:rsid w:val="00F267FF"/>
    <w:rsid w:val="00F26E17"/>
    <w:rsid w:val="00F44B8C"/>
    <w:rsid w:val="00F55F7E"/>
    <w:rsid w:val="00F6204C"/>
    <w:rsid w:val="00F705D8"/>
    <w:rsid w:val="00F87DFB"/>
    <w:rsid w:val="00F92EC7"/>
    <w:rsid w:val="00F96AD3"/>
    <w:rsid w:val="00FA6BB2"/>
    <w:rsid w:val="00FC1EA5"/>
    <w:rsid w:val="00FE2C25"/>
    <w:rsid w:val="00FF4B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D9C29"/>
  <w15:chartTrackingRefBased/>
  <w15:docId w15:val="{746FE6B0-6EDB-4FD9-907D-6E111FDCB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Heading1">
    <w:name w:val="heading 1"/>
    <w:basedOn w:val="Normal"/>
    <w:next w:val="Normal"/>
    <w:link w:val="Heading1Char"/>
    <w:uiPriority w:val="9"/>
    <w:qFormat/>
    <w:rsid w:val="00E1369C"/>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9"/>
    <w:unhideWhenUsed/>
    <w:qFormat/>
    <w:rsid w:val="00E1369C"/>
    <w:pPr>
      <w:keepNext/>
      <w:keepLines/>
      <w:spacing w:before="40" w:after="0"/>
      <w:ind w:left="72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69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E459A"/>
    <w:pPr>
      <w:ind w:left="720"/>
      <w:contextualSpacing/>
    </w:pPr>
  </w:style>
  <w:style w:type="character" w:customStyle="1" w:styleId="Heading2Char">
    <w:name w:val="Heading 2 Char"/>
    <w:basedOn w:val="DefaultParagraphFont"/>
    <w:link w:val="Heading2"/>
    <w:uiPriority w:val="9"/>
    <w:rsid w:val="00E1369C"/>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E459A"/>
    <w:pPr>
      <w:spacing w:after="0" w:line="240" w:lineRule="auto"/>
    </w:pPr>
    <w:rPr>
      <w:lang w:val="fr-FR"/>
    </w:rPr>
  </w:style>
  <w:style w:type="paragraph" w:styleId="FootnoteText">
    <w:name w:val="footnote text"/>
    <w:basedOn w:val="Normal"/>
    <w:link w:val="FootnoteTextChar"/>
    <w:uiPriority w:val="99"/>
    <w:semiHidden/>
    <w:unhideWhenUsed/>
    <w:rsid w:val="00022560"/>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022560"/>
    <w:rPr>
      <w:sz w:val="20"/>
      <w:szCs w:val="20"/>
      <w:lang w:val="en-US"/>
    </w:rPr>
  </w:style>
  <w:style w:type="character" w:styleId="FootnoteReference">
    <w:name w:val="footnote reference"/>
    <w:basedOn w:val="DefaultParagraphFont"/>
    <w:uiPriority w:val="99"/>
    <w:semiHidden/>
    <w:unhideWhenUsed/>
    <w:rsid w:val="00022560"/>
    <w:rPr>
      <w:vertAlign w:val="superscript"/>
    </w:rPr>
  </w:style>
  <w:style w:type="table" w:styleId="TableGrid">
    <w:name w:val="Table Grid"/>
    <w:basedOn w:val="TableNormal"/>
    <w:uiPriority w:val="39"/>
    <w:rsid w:val="00154D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CB705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B7054"/>
    <w:rPr>
      <w:sz w:val="20"/>
      <w:szCs w:val="20"/>
      <w:lang w:val="fr-FR"/>
    </w:rPr>
  </w:style>
  <w:style w:type="character" w:styleId="EndnoteReference">
    <w:name w:val="endnote reference"/>
    <w:basedOn w:val="DefaultParagraphFont"/>
    <w:uiPriority w:val="99"/>
    <w:semiHidden/>
    <w:unhideWhenUsed/>
    <w:rsid w:val="00CB7054"/>
    <w:rPr>
      <w:vertAlign w:val="superscript"/>
    </w:rPr>
  </w:style>
  <w:style w:type="character" w:styleId="CommentReference">
    <w:name w:val="annotation reference"/>
    <w:basedOn w:val="DefaultParagraphFont"/>
    <w:uiPriority w:val="99"/>
    <w:semiHidden/>
    <w:unhideWhenUsed/>
    <w:rsid w:val="00EA37D2"/>
    <w:rPr>
      <w:sz w:val="16"/>
      <w:szCs w:val="16"/>
    </w:rPr>
  </w:style>
  <w:style w:type="paragraph" w:styleId="CommentText">
    <w:name w:val="annotation text"/>
    <w:basedOn w:val="Normal"/>
    <w:link w:val="CommentTextChar"/>
    <w:uiPriority w:val="99"/>
    <w:unhideWhenUsed/>
    <w:rsid w:val="00EA37D2"/>
    <w:pPr>
      <w:spacing w:line="240" w:lineRule="auto"/>
    </w:pPr>
    <w:rPr>
      <w:sz w:val="20"/>
      <w:szCs w:val="20"/>
    </w:rPr>
  </w:style>
  <w:style w:type="character" w:customStyle="1" w:styleId="CommentTextChar">
    <w:name w:val="Comment Text Char"/>
    <w:basedOn w:val="DefaultParagraphFont"/>
    <w:link w:val="CommentText"/>
    <w:uiPriority w:val="99"/>
    <w:rsid w:val="00EA37D2"/>
    <w:rPr>
      <w:sz w:val="20"/>
      <w:szCs w:val="20"/>
      <w:lang w:val="fr-FR"/>
    </w:rPr>
  </w:style>
  <w:style w:type="paragraph" w:styleId="CommentSubject">
    <w:name w:val="annotation subject"/>
    <w:basedOn w:val="CommentText"/>
    <w:next w:val="CommentText"/>
    <w:link w:val="CommentSubjectChar"/>
    <w:uiPriority w:val="99"/>
    <w:semiHidden/>
    <w:unhideWhenUsed/>
    <w:rsid w:val="00EA37D2"/>
    <w:rPr>
      <w:b/>
      <w:bCs/>
    </w:rPr>
  </w:style>
  <w:style w:type="character" w:customStyle="1" w:styleId="CommentSubjectChar">
    <w:name w:val="Comment Subject Char"/>
    <w:basedOn w:val="CommentTextChar"/>
    <w:link w:val="CommentSubject"/>
    <w:uiPriority w:val="99"/>
    <w:semiHidden/>
    <w:rsid w:val="00EA37D2"/>
    <w:rPr>
      <w:b/>
      <w:bCs/>
      <w:sz w:val="20"/>
      <w:szCs w:val="20"/>
      <w:lang w:val="fr-FR"/>
    </w:rPr>
  </w:style>
  <w:style w:type="paragraph" w:styleId="Revision">
    <w:name w:val="Revision"/>
    <w:hidden/>
    <w:uiPriority w:val="99"/>
    <w:semiHidden/>
    <w:rsid w:val="00C31B8A"/>
    <w:pPr>
      <w:spacing w:after="0" w:line="240" w:lineRule="auto"/>
    </w:pPr>
    <w:rPr>
      <w:lang w:val="fr-FR"/>
    </w:rPr>
  </w:style>
  <w:style w:type="character" w:styleId="PlaceholderText">
    <w:name w:val="Placeholder Text"/>
    <w:basedOn w:val="DefaultParagraphFont"/>
    <w:uiPriority w:val="99"/>
    <w:semiHidden/>
    <w:rsid w:val="00502BD9"/>
    <w:rPr>
      <w:color w:val="808080"/>
    </w:rPr>
  </w:style>
  <w:style w:type="paragraph" w:styleId="BalloonText">
    <w:name w:val="Balloon Text"/>
    <w:basedOn w:val="Normal"/>
    <w:link w:val="BalloonTextChar"/>
    <w:uiPriority w:val="99"/>
    <w:semiHidden/>
    <w:unhideWhenUsed/>
    <w:rsid w:val="006B22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2238"/>
    <w:rPr>
      <w:rFonts w:ascii="Segoe UI" w:hAnsi="Segoe UI" w:cs="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9214">
      <w:bodyDiv w:val="1"/>
      <w:marLeft w:val="0"/>
      <w:marRight w:val="0"/>
      <w:marTop w:val="0"/>
      <w:marBottom w:val="0"/>
      <w:divBdr>
        <w:top w:val="none" w:sz="0" w:space="0" w:color="auto"/>
        <w:left w:val="none" w:sz="0" w:space="0" w:color="auto"/>
        <w:bottom w:val="none" w:sz="0" w:space="0" w:color="auto"/>
        <w:right w:val="none" w:sz="0" w:space="0" w:color="auto"/>
      </w:divBdr>
    </w:div>
    <w:div w:id="109512334">
      <w:bodyDiv w:val="1"/>
      <w:marLeft w:val="0"/>
      <w:marRight w:val="0"/>
      <w:marTop w:val="0"/>
      <w:marBottom w:val="0"/>
      <w:divBdr>
        <w:top w:val="none" w:sz="0" w:space="0" w:color="auto"/>
        <w:left w:val="none" w:sz="0" w:space="0" w:color="auto"/>
        <w:bottom w:val="none" w:sz="0" w:space="0" w:color="auto"/>
        <w:right w:val="none" w:sz="0" w:space="0" w:color="auto"/>
      </w:divBdr>
    </w:div>
    <w:div w:id="181674203">
      <w:bodyDiv w:val="1"/>
      <w:marLeft w:val="0"/>
      <w:marRight w:val="0"/>
      <w:marTop w:val="0"/>
      <w:marBottom w:val="0"/>
      <w:divBdr>
        <w:top w:val="none" w:sz="0" w:space="0" w:color="auto"/>
        <w:left w:val="none" w:sz="0" w:space="0" w:color="auto"/>
        <w:bottom w:val="none" w:sz="0" w:space="0" w:color="auto"/>
        <w:right w:val="none" w:sz="0" w:space="0" w:color="auto"/>
      </w:divBdr>
    </w:div>
    <w:div w:id="487523286">
      <w:bodyDiv w:val="1"/>
      <w:marLeft w:val="0"/>
      <w:marRight w:val="0"/>
      <w:marTop w:val="0"/>
      <w:marBottom w:val="0"/>
      <w:divBdr>
        <w:top w:val="none" w:sz="0" w:space="0" w:color="auto"/>
        <w:left w:val="none" w:sz="0" w:space="0" w:color="auto"/>
        <w:bottom w:val="none" w:sz="0" w:space="0" w:color="auto"/>
        <w:right w:val="none" w:sz="0" w:space="0" w:color="auto"/>
      </w:divBdr>
    </w:div>
    <w:div w:id="488404044">
      <w:bodyDiv w:val="1"/>
      <w:marLeft w:val="0"/>
      <w:marRight w:val="0"/>
      <w:marTop w:val="0"/>
      <w:marBottom w:val="0"/>
      <w:divBdr>
        <w:top w:val="none" w:sz="0" w:space="0" w:color="auto"/>
        <w:left w:val="none" w:sz="0" w:space="0" w:color="auto"/>
        <w:bottom w:val="none" w:sz="0" w:space="0" w:color="auto"/>
        <w:right w:val="none" w:sz="0" w:space="0" w:color="auto"/>
      </w:divBdr>
    </w:div>
    <w:div w:id="647513544">
      <w:bodyDiv w:val="1"/>
      <w:marLeft w:val="0"/>
      <w:marRight w:val="0"/>
      <w:marTop w:val="0"/>
      <w:marBottom w:val="0"/>
      <w:divBdr>
        <w:top w:val="none" w:sz="0" w:space="0" w:color="auto"/>
        <w:left w:val="none" w:sz="0" w:space="0" w:color="auto"/>
        <w:bottom w:val="none" w:sz="0" w:space="0" w:color="auto"/>
        <w:right w:val="none" w:sz="0" w:space="0" w:color="auto"/>
      </w:divBdr>
    </w:div>
    <w:div w:id="734932834">
      <w:bodyDiv w:val="1"/>
      <w:marLeft w:val="0"/>
      <w:marRight w:val="0"/>
      <w:marTop w:val="0"/>
      <w:marBottom w:val="0"/>
      <w:divBdr>
        <w:top w:val="none" w:sz="0" w:space="0" w:color="auto"/>
        <w:left w:val="none" w:sz="0" w:space="0" w:color="auto"/>
        <w:bottom w:val="none" w:sz="0" w:space="0" w:color="auto"/>
        <w:right w:val="none" w:sz="0" w:space="0" w:color="auto"/>
      </w:divBdr>
    </w:div>
    <w:div w:id="909123702">
      <w:bodyDiv w:val="1"/>
      <w:marLeft w:val="0"/>
      <w:marRight w:val="0"/>
      <w:marTop w:val="0"/>
      <w:marBottom w:val="0"/>
      <w:divBdr>
        <w:top w:val="none" w:sz="0" w:space="0" w:color="auto"/>
        <w:left w:val="none" w:sz="0" w:space="0" w:color="auto"/>
        <w:bottom w:val="none" w:sz="0" w:space="0" w:color="auto"/>
        <w:right w:val="none" w:sz="0" w:space="0" w:color="auto"/>
      </w:divBdr>
    </w:div>
    <w:div w:id="1676031142">
      <w:bodyDiv w:val="1"/>
      <w:marLeft w:val="0"/>
      <w:marRight w:val="0"/>
      <w:marTop w:val="0"/>
      <w:marBottom w:val="0"/>
      <w:divBdr>
        <w:top w:val="none" w:sz="0" w:space="0" w:color="auto"/>
        <w:left w:val="none" w:sz="0" w:space="0" w:color="auto"/>
        <w:bottom w:val="none" w:sz="0" w:space="0" w:color="auto"/>
        <w:right w:val="none" w:sz="0" w:space="0" w:color="auto"/>
      </w:divBdr>
    </w:div>
    <w:div w:id="1822845540">
      <w:bodyDiv w:val="1"/>
      <w:marLeft w:val="0"/>
      <w:marRight w:val="0"/>
      <w:marTop w:val="0"/>
      <w:marBottom w:val="0"/>
      <w:divBdr>
        <w:top w:val="none" w:sz="0" w:space="0" w:color="auto"/>
        <w:left w:val="none" w:sz="0" w:space="0" w:color="auto"/>
        <w:bottom w:val="none" w:sz="0" w:space="0" w:color="auto"/>
        <w:right w:val="none" w:sz="0" w:space="0" w:color="auto"/>
      </w:divBdr>
    </w:div>
    <w:div w:id="1853105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86236A78094D4CA850A88219E38A51" ma:contentTypeVersion="17" ma:contentTypeDescription="Create a new document." ma:contentTypeScope="" ma:versionID="ff8b454d6dc6a22c33e5068544c95d7e">
  <xsd:schema xmlns:xsd="http://www.w3.org/2001/XMLSchema" xmlns:xs="http://www.w3.org/2001/XMLSchema" xmlns:p="http://schemas.microsoft.com/office/2006/metadata/properties" xmlns:ns2="dce91ab5-f4f8-4f5c-be2c-6e939cf56b4e" xmlns:ns3="80727dee-c108-46a0-a6db-6e847fee1a81" targetNamespace="http://schemas.microsoft.com/office/2006/metadata/properties" ma:root="true" ma:fieldsID="e5ec9f2e07dd736af7d641dcf9e402c4" ns2:_="" ns3:_="">
    <xsd:import namespace="dce91ab5-f4f8-4f5c-be2c-6e939cf56b4e"/>
    <xsd:import namespace="80727dee-c108-46a0-a6db-6e847fee1a81"/>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2:SharedWithUsers" minOccurs="0"/>
                <xsd:element ref="ns2:SharedWithDetails" minOccurs="0"/>
                <xsd:element ref="ns3:MediaLengthInSeconds" minOccurs="0"/>
                <xsd:element ref="ns2:TaxCatchAll" minOccurs="0"/>
                <xsd:element ref="ns3: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e91ab5-f4f8-4f5c-be2c-6e939cf56b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c59a9d6-c6a2-4145-a3b9-7701daa0aed2}" ma:internalName="TaxCatchAll" ma:showField="CatchAllData" ma:web="dce91ab5-f4f8-4f5c-be2c-6e939cf56b4e">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0727dee-c108-46a0-a6db-6e847fee1a8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Image Tags" ma:readOnly="false" ma:fieldId="{5cf76f15-5ced-4ddc-b409-7134ff3c332f}" ma:taxonomyMulti="true" ma:sspId="549399ae-ad03-4ae1-93f3-21fafadf308a"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80727dee-c108-46a0-a6db-6e847fee1a81">
      <Terms xmlns="http://schemas.microsoft.com/office/infopath/2007/PartnerControls"/>
    </lcf76f155ced4ddcb4097134ff3c332f>
    <TaxCatchAll xmlns="dce91ab5-f4f8-4f5c-be2c-6e939cf56b4e" xsi:nil="true"/>
    <_dlc_DocId xmlns="dce91ab5-f4f8-4f5c-be2c-6e939cf56b4e">3NNXZP44VJMY-144017572-274649</_dlc_DocId>
    <_dlc_DocIdUrl xmlns="dce91ab5-f4f8-4f5c-be2c-6e939cf56b4e">
      <Url>https://schuman365.sharepoint.com/sites/SchumanDocuments/_layouts/15/DocIdRedir.aspx?ID=3NNXZP44VJMY-144017572-274649</Url>
      <Description>3NNXZP44VJMY-144017572-274649</Description>
    </_dlc_DocIdUrl>
  </documentManagement>
</p:properties>
</file>

<file path=customXml/itemProps1.xml><?xml version="1.0" encoding="utf-8"?>
<ds:datastoreItem xmlns:ds="http://schemas.openxmlformats.org/officeDocument/2006/customXml" ds:itemID="{A04815BF-09FA-4FC9-A04C-F41405ECB5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e91ab5-f4f8-4f5c-be2c-6e939cf56b4e"/>
    <ds:schemaRef ds:uri="80727dee-c108-46a0-a6db-6e847fee1a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8B36D3-8B6E-418B-9B1D-C65D0BF5F4AF}">
  <ds:schemaRefs>
    <ds:schemaRef ds:uri="http://schemas.microsoft.com/sharepoint/events"/>
  </ds:schemaRefs>
</ds:datastoreItem>
</file>

<file path=customXml/itemProps3.xml><?xml version="1.0" encoding="utf-8"?>
<ds:datastoreItem xmlns:ds="http://schemas.openxmlformats.org/officeDocument/2006/customXml" ds:itemID="{10A43DEC-1D4A-4633-ACAE-364A153286C5}">
  <ds:schemaRefs>
    <ds:schemaRef ds:uri="http://schemas.openxmlformats.org/officeDocument/2006/bibliography"/>
  </ds:schemaRefs>
</ds:datastoreItem>
</file>

<file path=customXml/itemProps4.xml><?xml version="1.0" encoding="utf-8"?>
<ds:datastoreItem xmlns:ds="http://schemas.openxmlformats.org/officeDocument/2006/customXml" ds:itemID="{39B2EF8B-D569-4A82-B18C-17C6812B3C18}">
  <ds:schemaRefs>
    <ds:schemaRef ds:uri="http://schemas.microsoft.com/sharepoint/v3/contenttype/forms"/>
  </ds:schemaRefs>
</ds:datastoreItem>
</file>

<file path=customXml/itemProps5.xml><?xml version="1.0" encoding="utf-8"?>
<ds:datastoreItem xmlns:ds="http://schemas.openxmlformats.org/officeDocument/2006/customXml" ds:itemID="{C8990B20-D9BA-4670-9A5C-A47AF05DFB02}">
  <ds:schemaRefs>
    <ds:schemaRef ds:uri="http://schemas.microsoft.com/office/2006/metadata/properties"/>
    <ds:schemaRef ds:uri="http://schemas.microsoft.com/office/infopath/2007/PartnerControls"/>
    <ds:schemaRef ds:uri="80727dee-c108-46a0-a6db-6e847fee1a81"/>
    <ds:schemaRef ds:uri="dce91ab5-f4f8-4f5c-be2c-6e939cf56b4e"/>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5723</Words>
  <Characters>32625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"Diomides Mavroyiannis" &lt;Diomides.Mavroyiannis@schumanassociates.com&gt;</dc:creator>
  <cp:keywords/>
  <dc:description/>
  <cp:lastModifiedBy>Diomides Mavroyiannis</cp:lastModifiedBy>
  <cp:revision>3</cp:revision>
  <dcterms:created xsi:type="dcterms:W3CDTF">2022-07-14T18:50:00Z</dcterms:created>
  <dcterms:modified xsi:type="dcterms:W3CDTF">2022-07-14T18:57:00Z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0x0101002886236A78094D4CA850A88219E38A51</vt:lpwstr>
  </property>
  <property fmtid="{D5CDD505-2E9C-101B-9397-08002B2CF9AE}" pid="3" name="_dlc_DocIdItemGuid">
    <vt:lpwstr>fbc8e3d3-cc0f-47fb-abdc-9bfc0ecedc18</vt:lpwstr>
  </property>
</Properties>
</file>
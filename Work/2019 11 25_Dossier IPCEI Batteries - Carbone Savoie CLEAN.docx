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56193" w14:textId="77777777" w:rsidR="00A274BD" w:rsidRPr="00580401" w:rsidRDefault="00A274BD" w:rsidP="00A274BD">
      <w:pPr>
        <w:spacing w:line="240" w:lineRule="auto"/>
        <w:jc w:val="center"/>
        <w:rPr>
          <w:rFonts w:cs="Arial"/>
          <w:b/>
          <w:sz w:val="32"/>
          <w:szCs w:val="22"/>
          <w:lang w:val="en-US"/>
        </w:rPr>
      </w:pPr>
    </w:p>
    <w:p w14:paraId="19256194" w14:textId="77777777" w:rsidR="00A274BD" w:rsidRPr="00580401" w:rsidRDefault="00A274BD" w:rsidP="00A274BD">
      <w:pPr>
        <w:spacing w:line="240" w:lineRule="auto"/>
        <w:jc w:val="center"/>
        <w:rPr>
          <w:rFonts w:cs="Arial"/>
          <w:b/>
          <w:sz w:val="32"/>
          <w:szCs w:val="22"/>
          <w:lang w:val="en-US"/>
        </w:rPr>
      </w:pPr>
    </w:p>
    <w:p w14:paraId="19256195" w14:textId="77777777" w:rsidR="00A274BD" w:rsidRPr="00580401" w:rsidRDefault="00A274BD" w:rsidP="00A274BD">
      <w:pPr>
        <w:spacing w:line="240" w:lineRule="auto"/>
        <w:jc w:val="center"/>
        <w:rPr>
          <w:rFonts w:cs="Arial"/>
          <w:b/>
          <w:sz w:val="32"/>
          <w:szCs w:val="22"/>
          <w:lang w:val="en-US"/>
        </w:rPr>
      </w:pPr>
    </w:p>
    <w:p w14:paraId="19256196" w14:textId="77777777" w:rsidR="00A274BD" w:rsidRPr="00580401" w:rsidRDefault="00A274BD" w:rsidP="00A274BD">
      <w:pPr>
        <w:spacing w:line="240" w:lineRule="auto"/>
        <w:jc w:val="center"/>
        <w:rPr>
          <w:rFonts w:cs="Arial"/>
          <w:b/>
          <w:sz w:val="32"/>
          <w:szCs w:val="22"/>
          <w:lang w:val="en-US"/>
        </w:rPr>
      </w:pPr>
    </w:p>
    <w:p w14:paraId="19256197" w14:textId="77777777" w:rsidR="00A274BD" w:rsidRPr="00580401" w:rsidRDefault="00A274BD" w:rsidP="00A274BD">
      <w:pPr>
        <w:spacing w:line="240" w:lineRule="auto"/>
        <w:jc w:val="center"/>
        <w:rPr>
          <w:rFonts w:cs="Arial"/>
          <w:b/>
          <w:sz w:val="32"/>
          <w:szCs w:val="22"/>
          <w:lang w:val="en-US"/>
        </w:rPr>
      </w:pPr>
    </w:p>
    <w:p w14:paraId="19256198" w14:textId="77777777" w:rsidR="00A274BD" w:rsidRPr="00580401" w:rsidRDefault="00A274BD" w:rsidP="00A274BD">
      <w:pPr>
        <w:spacing w:line="240" w:lineRule="auto"/>
        <w:jc w:val="center"/>
        <w:rPr>
          <w:rFonts w:cs="Arial"/>
          <w:b/>
          <w:sz w:val="32"/>
          <w:szCs w:val="22"/>
          <w:lang w:val="en-US"/>
        </w:rPr>
      </w:pPr>
    </w:p>
    <w:p w14:paraId="19256199" w14:textId="77777777" w:rsidR="00A274BD" w:rsidRPr="00580401" w:rsidRDefault="00A274BD" w:rsidP="00A274BD">
      <w:pPr>
        <w:spacing w:line="240" w:lineRule="auto"/>
        <w:jc w:val="center"/>
        <w:rPr>
          <w:rFonts w:cs="Arial"/>
          <w:b/>
          <w:sz w:val="32"/>
          <w:szCs w:val="22"/>
          <w:lang w:val="en-US"/>
        </w:rPr>
      </w:pPr>
    </w:p>
    <w:p w14:paraId="1925619A" w14:textId="77777777" w:rsidR="00A274BD" w:rsidRPr="00580401" w:rsidRDefault="00A274BD" w:rsidP="00A274BD">
      <w:pPr>
        <w:spacing w:line="240" w:lineRule="auto"/>
        <w:jc w:val="center"/>
        <w:rPr>
          <w:rFonts w:cs="Arial"/>
          <w:b/>
          <w:sz w:val="32"/>
          <w:szCs w:val="22"/>
          <w:lang w:val="en-US"/>
        </w:rPr>
      </w:pPr>
    </w:p>
    <w:p w14:paraId="1925619B" w14:textId="77777777" w:rsidR="00A274BD" w:rsidRPr="00580401" w:rsidRDefault="00A274BD" w:rsidP="00A274BD">
      <w:pPr>
        <w:spacing w:line="240" w:lineRule="auto"/>
        <w:jc w:val="center"/>
        <w:rPr>
          <w:rFonts w:cs="Arial"/>
          <w:b/>
          <w:sz w:val="32"/>
          <w:szCs w:val="22"/>
          <w:lang w:val="en-US"/>
        </w:rPr>
      </w:pPr>
    </w:p>
    <w:p w14:paraId="1925619C" w14:textId="77777777" w:rsidR="00EA378C" w:rsidRPr="00580401" w:rsidRDefault="00EA378C" w:rsidP="00A274BD">
      <w:pPr>
        <w:spacing w:after="120" w:line="240" w:lineRule="auto"/>
        <w:jc w:val="center"/>
        <w:rPr>
          <w:b/>
          <w:sz w:val="32"/>
          <w:szCs w:val="22"/>
          <w:lang w:val="en-US"/>
        </w:rPr>
      </w:pPr>
    </w:p>
    <w:p w14:paraId="1925619D" w14:textId="77777777" w:rsidR="00A274BD" w:rsidRPr="005C26D6" w:rsidRDefault="00A274BD" w:rsidP="00A274BD">
      <w:pPr>
        <w:spacing w:after="240" w:line="240" w:lineRule="auto"/>
        <w:jc w:val="center"/>
        <w:rPr>
          <w:b/>
          <w:sz w:val="40"/>
          <w:lang w:val="fr-FR"/>
        </w:rPr>
      </w:pPr>
      <w:r w:rsidRPr="005C26D6">
        <w:rPr>
          <w:b/>
          <w:sz w:val="40"/>
          <w:lang w:val="fr-FR"/>
        </w:rPr>
        <w:t>Project Portfolio</w:t>
      </w:r>
    </w:p>
    <w:p w14:paraId="1925619E" w14:textId="77777777" w:rsidR="00FF51C7" w:rsidRPr="005C26D6" w:rsidRDefault="00FF51C7" w:rsidP="00A274BD">
      <w:pPr>
        <w:spacing w:after="240" w:line="240" w:lineRule="auto"/>
        <w:jc w:val="center"/>
        <w:rPr>
          <w:b/>
          <w:sz w:val="32"/>
          <w:lang w:val="fr-FR"/>
        </w:rPr>
      </w:pPr>
    </w:p>
    <w:p w14:paraId="1925619F" w14:textId="77777777" w:rsidR="00FF51C7" w:rsidRPr="005C26D6" w:rsidRDefault="00FF51C7" w:rsidP="00A274BD">
      <w:pPr>
        <w:spacing w:after="240" w:line="240" w:lineRule="auto"/>
        <w:jc w:val="center"/>
        <w:rPr>
          <w:b/>
          <w:sz w:val="32"/>
          <w:lang w:val="fr-FR"/>
        </w:rPr>
      </w:pPr>
    </w:p>
    <w:p w14:paraId="192561A0" w14:textId="77777777" w:rsidR="00EA378C" w:rsidRPr="005C26D6" w:rsidRDefault="00412A3A" w:rsidP="00A274BD">
      <w:pPr>
        <w:spacing w:line="240" w:lineRule="auto"/>
        <w:jc w:val="center"/>
        <w:rPr>
          <w:b/>
          <w:sz w:val="32"/>
          <w:lang w:val="fr-FR"/>
        </w:rPr>
      </w:pPr>
      <w:r w:rsidRPr="005C26D6">
        <w:rPr>
          <w:b/>
          <w:sz w:val="32"/>
          <w:lang w:val="fr-FR"/>
        </w:rPr>
        <w:t>CARBONE SAVOIE</w:t>
      </w:r>
    </w:p>
    <w:p w14:paraId="192561A1" w14:textId="77777777" w:rsidR="00FB71D8" w:rsidRPr="005C26D6" w:rsidRDefault="004016BE" w:rsidP="00412A3A">
      <w:pPr>
        <w:spacing w:line="240" w:lineRule="auto"/>
        <w:jc w:val="center"/>
        <w:rPr>
          <w:sz w:val="22"/>
          <w:lang w:val="fr-FR"/>
        </w:rPr>
      </w:pPr>
      <w:r w:rsidRPr="005C26D6">
        <w:rPr>
          <w:sz w:val="22"/>
          <w:lang w:val="fr-FR"/>
        </w:rPr>
        <w:t>Notre-Dame de Briançon - 73260</w:t>
      </w:r>
      <w:r w:rsidR="00412A3A" w:rsidRPr="005C26D6">
        <w:rPr>
          <w:sz w:val="22"/>
          <w:lang w:val="fr-FR"/>
        </w:rPr>
        <w:t xml:space="preserve"> AIGUEBLANCHE - France</w:t>
      </w:r>
    </w:p>
    <w:p w14:paraId="192561A2" w14:textId="77777777" w:rsidR="00FB71D8" w:rsidRPr="005C26D6" w:rsidRDefault="00FB71D8" w:rsidP="00FB71D8">
      <w:pPr>
        <w:spacing w:line="240" w:lineRule="auto"/>
        <w:rPr>
          <w:sz w:val="22"/>
          <w:lang w:val="fr-FR"/>
        </w:rPr>
      </w:pPr>
    </w:p>
    <w:p w14:paraId="192561A3" w14:textId="77777777" w:rsidR="00B55D32" w:rsidRPr="00580401" w:rsidRDefault="00412A3A" w:rsidP="00412A3A">
      <w:pPr>
        <w:spacing w:after="120" w:line="240" w:lineRule="auto"/>
        <w:jc w:val="center"/>
        <w:rPr>
          <w:b/>
          <w:sz w:val="22"/>
          <w:szCs w:val="22"/>
          <w:lang w:val="en-US"/>
        </w:rPr>
      </w:pPr>
      <w:r w:rsidRPr="00580401">
        <w:rPr>
          <w:noProof/>
          <w:lang w:val="fr-FR" w:eastAsia="fr-FR"/>
        </w:rPr>
        <w:drawing>
          <wp:inline distT="0" distB="0" distL="0" distR="0" wp14:anchorId="1925674E" wp14:editId="1925674F">
            <wp:extent cx="2110714" cy="807040"/>
            <wp:effectExtent l="0" t="0" r="4445" b="0"/>
            <wp:docPr id="4" name="Image 2" descr="LOGO 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1708" cy="807420"/>
                    </a:xfrm>
                    <a:prstGeom prst="rect">
                      <a:avLst/>
                    </a:prstGeom>
                    <a:noFill/>
                    <a:ln>
                      <a:noFill/>
                    </a:ln>
                  </pic:spPr>
                </pic:pic>
              </a:graphicData>
            </a:graphic>
          </wp:inline>
        </w:drawing>
      </w:r>
    </w:p>
    <w:p w14:paraId="192561A4" w14:textId="77777777" w:rsidR="00FF51C7" w:rsidRPr="00580401" w:rsidRDefault="00FF51C7" w:rsidP="00FF51C7">
      <w:pPr>
        <w:spacing w:after="120" w:line="240" w:lineRule="auto"/>
        <w:rPr>
          <w:b/>
          <w:sz w:val="22"/>
          <w:szCs w:val="22"/>
          <w:lang w:val="en-US"/>
        </w:rPr>
      </w:pPr>
    </w:p>
    <w:p w14:paraId="192561A5" w14:textId="77777777" w:rsidR="00FB71D8" w:rsidRPr="00580401" w:rsidRDefault="00FB71D8" w:rsidP="00FF51C7">
      <w:pPr>
        <w:spacing w:after="120" w:line="240" w:lineRule="auto"/>
        <w:rPr>
          <w:b/>
          <w:sz w:val="22"/>
          <w:szCs w:val="22"/>
          <w:lang w:val="en-US"/>
        </w:rPr>
      </w:pPr>
    </w:p>
    <w:p w14:paraId="192561A6" w14:textId="77777777" w:rsidR="00FB71D8" w:rsidRPr="00580401" w:rsidRDefault="00FB71D8" w:rsidP="00B55D32">
      <w:pPr>
        <w:spacing w:after="120" w:line="240" w:lineRule="auto"/>
        <w:jc w:val="center"/>
        <w:rPr>
          <w:b/>
          <w:sz w:val="22"/>
          <w:szCs w:val="22"/>
          <w:lang w:val="en-US"/>
        </w:rPr>
      </w:pPr>
    </w:p>
    <w:p w14:paraId="192561A7" w14:textId="77777777" w:rsidR="00D2548F" w:rsidRPr="00580401" w:rsidRDefault="00875203" w:rsidP="00D2548F">
      <w:pPr>
        <w:spacing w:after="120" w:line="240" w:lineRule="auto"/>
        <w:jc w:val="center"/>
        <w:rPr>
          <w:rFonts w:cs="Arial"/>
          <w:b/>
          <w:sz w:val="22"/>
          <w:szCs w:val="22"/>
          <w:lang w:val="en-US"/>
        </w:rPr>
      </w:pPr>
      <w:r w:rsidRPr="00580401">
        <w:rPr>
          <w:b/>
          <w:sz w:val="22"/>
          <w:szCs w:val="22"/>
          <w:lang w:val="en-US"/>
        </w:rPr>
        <w:t>Work Stream 1</w:t>
      </w:r>
      <w:r w:rsidR="00D2548F" w:rsidRPr="00580401">
        <w:rPr>
          <w:b/>
          <w:sz w:val="22"/>
          <w:szCs w:val="22"/>
          <w:lang w:val="en-US"/>
        </w:rPr>
        <w:t xml:space="preserve"> “</w:t>
      </w:r>
      <w:r w:rsidR="00D2548F" w:rsidRPr="00580401">
        <w:rPr>
          <w:rFonts w:cs="Arial"/>
          <w:b/>
          <w:sz w:val="22"/>
          <w:szCs w:val="22"/>
          <w:lang w:val="en-US"/>
        </w:rPr>
        <w:t>Active materials for batteries”</w:t>
      </w:r>
    </w:p>
    <w:p w14:paraId="192561A8" w14:textId="2A5BB204" w:rsidR="00B55D32" w:rsidRPr="00580401" w:rsidRDefault="00C25166" w:rsidP="00A274BD">
      <w:pPr>
        <w:spacing w:line="240" w:lineRule="auto"/>
        <w:jc w:val="center"/>
        <w:rPr>
          <w:b/>
          <w:sz w:val="32"/>
          <w:lang w:val="en-US"/>
        </w:rPr>
      </w:pPr>
      <w:r w:rsidRPr="00585422">
        <w:rPr>
          <w:b/>
          <w:sz w:val="32"/>
          <w:lang w:val="en-US"/>
        </w:rPr>
        <w:t xml:space="preserve">VERSION </w:t>
      </w:r>
      <w:r w:rsidR="0058428F" w:rsidRPr="00585422">
        <w:rPr>
          <w:b/>
          <w:sz w:val="32"/>
          <w:lang w:val="en-US"/>
        </w:rPr>
        <w:t>1</w:t>
      </w:r>
      <w:r w:rsidR="00EA405B" w:rsidRPr="00585422">
        <w:rPr>
          <w:b/>
          <w:sz w:val="32"/>
          <w:lang w:val="en-US"/>
        </w:rPr>
        <w:t>4</w:t>
      </w:r>
      <w:r w:rsidRPr="00585422">
        <w:rPr>
          <w:b/>
          <w:sz w:val="32"/>
          <w:lang w:val="en-US"/>
        </w:rPr>
        <w:t>/10/2019</w:t>
      </w:r>
    </w:p>
    <w:p w14:paraId="192561B2" w14:textId="319ABA83" w:rsidR="00880ABB" w:rsidRPr="00580401" w:rsidRDefault="00FB71D8" w:rsidP="009E3D64">
      <w:pPr>
        <w:rPr>
          <w:lang w:val="en-US"/>
        </w:rPr>
      </w:pPr>
      <w:r w:rsidRPr="00580401">
        <w:rPr>
          <w:b/>
          <w:lang w:val="en-US"/>
        </w:rPr>
        <w:br w:type="page"/>
      </w:r>
    </w:p>
    <w:p w14:paraId="192561B3" w14:textId="77777777" w:rsidR="00FB71D8" w:rsidRPr="00580401" w:rsidRDefault="00FB71D8">
      <w:pPr>
        <w:spacing w:after="200"/>
        <w:rPr>
          <w:lang w:val="en-US"/>
        </w:rPr>
      </w:pPr>
    </w:p>
    <w:p w14:paraId="192561B4" w14:textId="77777777" w:rsidR="000D3006" w:rsidRPr="00580401" w:rsidRDefault="000D3006" w:rsidP="00EA378C">
      <w:pPr>
        <w:pStyle w:val="ITberschriftAohneNr"/>
        <w:spacing w:beforeLines="60" w:before="144" w:afterLines="60" w:after="144"/>
        <w:rPr>
          <w:b w:val="0"/>
          <w:sz w:val="20"/>
          <w:lang w:val="en-US"/>
        </w:rPr>
      </w:pPr>
    </w:p>
    <w:p w14:paraId="24B16EC0" w14:textId="14035D5D" w:rsidR="009232CB" w:rsidRDefault="00FB08CE">
      <w:pPr>
        <w:pStyle w:val="TOC1"/>
        <w:rPr>
          <w:rFonts w:asciiTheme="minorHAnsi" w:eastAsiaTheme="minorEastAsia" w:hAnsiTheme="minorHAnsi" w:cstheme="minorBidi"/>
          <w:b w:val="0"/>
          <w:bCs w:val="0"/>
          <w:sz w:val="22"/>
          <w:szCs w:val="22"/>
          <w:lang w:val="fr-FR" w:eastAsia="fr-FR"/>
        </w:rPr>
      </w:pPr>
      <w:r w:rsidRPr="00580401">
        <w:rPr>
          <w:sz w:val="28"/>
          <w:lang w:val="en-US"/>
        </w:rPr>
        <w:fldChar w:fldCharType="begin"/>
      </w:r>
      <w:r w:rsidRPr="00580401">
        <w:rPr>
          <w:sz w:val="28"/>
          <w:lang w:val="en-US"/>
        </w:rPr>
        <w:instrText xml:space="preserve"> TOC \o "1-2" \h \z \u </w:instrText>
      </w:r>
      <w:r w:rsidRPr="00580401">
        <w:rPr>
          <w:sz w:val="28"/>
          <w:lang w:val="en-US"/>
        </w:rPr>
        <w:fldChar w:fldCharType="separate"/>
      </w:r>
      <w:hyperlink w:anchor="_Toc24645972" w:history="1">
        <w:r w:rsidR="009232CB" w:rsidRPr="00AD752F">
          <w:rPr>
            <w:rStyle w:val="Hyperlink"/>
            <w:lang w:val="en-US"/>
          </w:rPr>
          <w:t>1</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Project Outline</w:t>
        </w:r>
        <w:r w:rsidR="009232CB">
          <w:rPr>
            <w:webHidden/>
          </w:rPr>
          <w:tab/>
        </w:r>
        <w:r w:rsidR="009232CB">
          <w:rPr>
            <w:webHidden/>
          </w:rPr>
          <w:fldChar w:fldCharType="begin"/>
        </w:r>
        <w:r w:rsidR="009232CB">
          <w:rPr>
            <w:webHidden/>
          </w:rPr>
          <w:instrText xml:space="preserve"> PAGEREF _Toc24645972 \h </w:instrText>
        </w:r>
        <w:r w:rsidR="009232CB">
          <w:rPr>
            <w:webHidden/>
          </w:rPr>
        </w:r>
        <w:r w:rsidR="009232CB">
          <w:rPr>
            <w:webHidden/>
          </w:rPr>
          <w:fldChar w:fldCharType="separate"/>
        </w:r>
        <w:r w:rsidR="00100B15">
          <w:rPr>
            <w:webHidden/>
          </w:rPr>
          <w:t>3</w:t>
        </w:r>
        <w:r w:rsidR="009232CB">
          <w:rPr>
            <w:webHidden/>
          </w:rPr>
          <w:fldChar w:fldCharType="end"/>
        </w:r>
      </w:hyperlink>
    </w:p>
    <w:p w14:paraId="45F28661" w14:textId="7DE6F0A3" w:rsidR="009232CB" w:rsidRDefault="00D56065">
      <w:pPr>
        <w:pStyle w:val="TOC2"/>
        <w:rPr>
          <w:rFonts w:asciiTheme="minorHAnsi" w:eastAsiaTheme="minorEastAsia" w:hAnsiTheme="minorHAnsi" w:cstheme="minorBidi"/>
          <w:bCs w:val="0"/>
          <w:iCs w:val="0"/>
          <w:sz w:val="22"/>
          <w:szCs w:val="22"/>
          <w:lang w:val="fr-FR" w:eastAsia="fr-FR"/>
        </w:rPr>
      </w:pPr>
      <w:hyperlink w:anchor="_Toc24645973" w:history="1">
        <w:r w:rsidR="009232CB" w:rsidRPr="00AD752F">
          <w:rPr>
            <w:rStyle w:val="Hyperlink"/>
            <w:lang w:val="en-US"/>
            <w14:scene3d>
              <w14:camera w14:prst="orthographicFront"/>
              <w14:lightRig w14:rig="threePt" w14:dir="t">
                <w14:rot w14:lat="0" w14:lon="0" w14:rev="0"/>
              </w14:lightRig>
            </w14:scene3d>
          </w:rPr>
          <w:t>1.1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Company Presentation &amp; project executive summary</w:t>
        </w:r>
        <w:r w:rsidR="009232CB">
          <w:rPr>
            <w:webHidden/>
          </w:rPr>
          <w:tab/>
        </w:r>
        <w:r w:rsidR="009232CB">
          <w:rPr>
            <w:webHidden/>
          </w:rPr>
          <w:fldChar w:fldCharType="begin"/>
        </w:r>
        <w:r w:rsidR="009232CB">
          <w:rPr>
            <w:webHidden/>
          </w:rPr>
          <w:instrText xml:space="preserve"> PAGEREF _Toc24645973 \h </w:instrText>
        </w:r>
        <w:r w:rsidR="009232CB">
          <w:rPr>
            <w:webHidden/>
          </w:rPr>
        </w:r>
        <w:r w:rsidR="009232CB">
          <w:rPr>
            <w:webHidden/>
          </w:rPr>
          <w:fldChar w:fldCharType="separate"/>
        </w:r>
        <w:r w:rsidR="00100B15">
          <w:rPr>
            <w:webHidden/>
          </w:rPr>
          <w:t>3</w:t>
        </w:r>
        <w:r w:rsidR="009232CB">
          <w:rPr>
            <w:webHidden/>
          </w:rPr>
          <w:fldChar w:fldCharType="end"/>
        </w:r>
      </w:hyperlink>
    </w:p>
    <w:p w14:paraId="041A0DC9" w14:textId="6E9F8C9D" w:rsidR="009232CB" w:rsidRDefault="00D56065">
      <w:pPr>
        <w:pStyle w:val="TOC2"/>
        <w:rPr>
          <w:rFonts w:asciiTheme="minorHAnsi" w:eastAsiaTheme="minorEastAsia" w:hAnsiTheme="minorHAnsi" w:cstheme="minorBidi"/>
          <w:bCs w:val="0"/>
          <w:iCs w:val="0"/>
          <w:sz w:val="22"/>
          <w:szCs w:val="22"/>
          <w:lang w:val="fr-FR" w:eastAsia="fr-FR"/>
        </w:rPr>
      </w:pPr>
      <w:hyperlink w:anchor="_Toc24645974" w:history="1">
        <w:r w:rsidR="009232CB" w:rsidRPr="00AD752F">
          <w:rPr>
            <w:rStyle w:val="Hyperlink"/>
            <w:lang w:val="en-US"/>
            <w14:scene3d>
              <w14:camera w14:prst="orthographicFront"/>
              <w14:lightRig w14:rig="threePt" w14:dir="t">
                <w14:rot w14:lat="0" w14:lon="0" w14:rev="0"/>
              </w14:lightRig>
            </w14:scene3d>
          </w:rPr>
          <w:t>1.2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Objectives of the company in the IPCEI in all technical fields it’s involved</w:t>
        </w:r>
        <w:r w:rsidR="009232CB">
          <w:rPr>
            <w:webHidden/>
          </w:rPr>
          <w:tab/>
        </w:r>
        <w:r w:rsidR="009232CB">
          <w:rPr>
            <w:webHidden/>
          </w:rPr>
          <w:fldChar w:fldCharType="begin"/>
        </w:r>
        <w:r w:rsidR="009232CB">
          <w:rPr>
            <w:webHidden/>
          </w:rPr>
          <w:instrText xml:space="preserve"> PAGEREF _Toc24645974 \h </w:instrText>
        </w:r>
        <w:r w:rsidR="009232CB">
          <w:rPr>
            <w:webHidden/>
          </w:rPr>
        </w:r>
        <w:r w:rsidR="009232CB">
          <w:rPr>
            <w:webHidden/>
          </w:rPr>
          <w:fldChar w:fldCharType="separate"/>
        </w:r>
        <w:r w:rsidR="00100B15">
          <w:rPr>
            <w:webHidden/>
          </w:rPr>
          <w:t>5</w:t>
        </w:r>
        <w:r w:rsidR="009232CB">
          <w:rPr>
            <w:webHidden/>
          </w:rPr>
          <w:fldChar w:fldCharType="end"/>
        </w:r>
      </w:hyperlink>
    </w:p>
    <w:p w14:paraId="768F83A0" w14:textId="7BAA1CA1" w:rsidR="009232CB" w:rsidRDefault="00D56065">
      <w:pPr>
        <w:pStyle w:val="TOC2"/>
        <w:rPr>
          <w:rFonts w:asciiTheme="minorHAnsi" w:eastAsiaTheme="minorEastAsia" w:hAnsiTheme="minorHAnsi" w:cstheme="minorBidi"/>
          <w:bCs w:val="0"/>
          <w:iCs w:val="0"/>
          <w:sz w:val="22"/>
          <w:szCs w:val="22"/>
          <w:lang w:val="fr-FR" w:eastAsia="fr-FR"/>
        </w:rPr>
      </w:pPr>
      <w:hyperlink w:anchor="_Toc24645975" w:history="1">
        <w:r w:rsidR="009232CB" w:rsidRPr="00AD752F">
          <w:rPr>
            <w:rStyle w:val="Hyperlink"/>
            <w:lang w:val="en-US"/>
            <w14:scene3d>
              <w14:camera w14:prst="orthographicFront"/>
              <w14:lightRig w14:rig="threePt" w14:dir="t">
                <w14:rot w14:lat="0" w14:lon="0" w14:rev="0"/>
              </w14:lightRig>
            </w14:scene3d>
          </w:rPr>
          <w:t>1.3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R&amp;D Projects Before IPCEI</w:t>
        </w:r>
        <w:r w:rsidR="009232CB">
          <w:rPr>
            <w:webHidden/>
          </w:rPr>
          <w:tab/>
        </w:r>
        <w:r w:rsidR="009232CB">
          <w:rPr>
            <w:webHidden/>
          </w:rPr>
          <w:fldChar w:fldCharType="begin"/>
        </w:r>
        <w:r w:rsidR="009232CB">
          <w:rPr>
            <w:webHidden/>
          </w:rPr>
          <w:instrText xml:space="preserve"> PAGEREF _Toc24645975 \h </w:instrText>
        </w:r>
        <w:r w:rsidR="009232CB">
          <w:rPr>
            <w:webHidden/>
          </w:rPr>
        </w:r>
        <w:r w:rsidR="009232CB">
          <w:rPr>
            <w:webHidden/>
          </w:rPr>
          <w:fldChar w:fldCharType="separate"/>
        </w:r>
        <w:r w:rsidR="00100B15">
          <w:rPr>
            <w:webHidden/>
          </w:rPr>
          <w:t>7</w:t>
        </w:r>
        <w:r w:rsidR="009232CB">
          <w:rPr>
            <w:webHidden/>
          </w:rPr>
          <w:fldChar w:fldCharType="end"/>
        </w:r>
      </w:hyperlink>
    </w:p>
    <w:p w14:paraId="7AB98662" w14:textId="09E59EFD" w:rsidR="009232CB" w:rsidRDefault="00D56065">
      <w:pPr>
        <w:pStyle w:val="TOC2"/>
        <w:rPr>
          <w:rFonts w:asciiTheme="minorHAnsi" w:eastAsiaTheme="minorEastAsia" w:hAnsiTheme="minorHAnsi" w:cstheme="minorBidi"/>
          <w:bCs w:val="0"/>
          <w:iCs w:val="0"/>
          <w:sz w:val="22"/>
          <w:szCs w:val="22"/>
          <w:lang w:val="fr-FR" w:eastAsia="fr-FR"/>
        </w:rPr>
      </w:pPr>
      <w:hyperlink w:anchor="_Toc24645976" w:history="1">
        <w:r w:rsidR="009232CB" w:rsidRPr="00AD752F">
          <w:rPr>
            <w:rStyle w:val="Hyperlink"/>
            <w:lang w:val="en-US"/>
            <w14:scene3d>
              <w14:camera w14:prst="orthographicFront"/>
              <w14:lightRig w14:rig="threePt" w14:dir="t">
                <w14:rot w14:lat="0" w14:lon="0" w14:rev="0"/>
              </w14:lightRig>
            </w14:scene3d>
          </w:rPr>
          <w:t>1.4</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Technology and Challenges of R&amp;D phase</w:t>
        </w:r>
        <w:r w:rsidR="009232CB">
          <w:rPr>
            <w:webHidden/>
          </w:rPr>
          <w:tab/>
        </w:r>
        <w:r w:rsidR="009232CB">
          <w:rPr>
            <w:webHidden/>
          </w:rPr>
          <w:fldChar w:fldCharType="begin"/>
        </w:r>
        <w:r w:rsidR="009232CB">
          <w:rPr>
            <w:webHidden/>
          </w:rPr>
          <w:instrText xml:space="preserve"> PAGEREF _Toc24645976 \h </w:instrText>
        </w:r>
        <w:r w:rsidR="009232CB">
          <w:rPr>
            <w:webHidden/>
          </w:rPr>
        </w:r>
        <w:r w:rsidR="009232CB">
          <w:rPr>
            <w:webHidden/>
          </w:rPr>
          <w:fldChar w:fldCharType="separate"/>
        </w:r>
        <w:r w:rsidR="00100B15">
          <w:rPr>
            <w:webHidden/>
          </w:rPr>
          <w:t>8</w:t>
        </w:r>
        <w:r w:rsidR="009232CB">
          <w:rPr>
            <w:webHidden/>
          </w:rPr>
          <w:fldChar w:fldCharType="end"/>
        </w:r>
      </w:hyperlink>
    </w:p>
    <w:p w14:paraId="3A656825" w14:textId="2BC769A2" w:rsidR="009232CB" w:rsidRDefault="00D56065">
      <w:pPr>
        <w:pStyle w:val="TOC2"/>
        <w:rPr>
          <w:rFonts w:asciiTheme="minorHAnsi" w:eastAsiaTheme="minorEastAsia" w:hAnsiTheme="minorHAnsi" w:cstheme="minorBidi"/>
          <w:bCs w:val="0"/>
          <w:iCs w:val="0"/>
          <w:sz w:val="22"/>
          <w:szCs w:val="22"/>
          <w:lang w:val="fr-FR" w:eastAsia="fr-FR"/>
        </w:rPr>
      </w:pPr>
      <w:hyperlink w:anchor="_Toc24645977" w:history="1">
        <w:r w:rsidR="009232CB" w:rsidRPr="00AD752F">
          <w:rPr>
            <w:rStyle w:val="Hyperlink"/>
            <w:lang w:val="en-US"/>
            <w14:scene3d>
              <w14:camera w14:prst="orthographicFront"/>
              <w14:lightRig w14:rig="threePt" w14:dir="t">
                <w14:rot w14:lat="0" w14:lon="0" w14:rev="0"/>
              </w14:lightRig>
            </w14:scene3d>
          </w:rPr>
          <w:t>1.5</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Technology and Challenges of “FID phase”</w:t>
        </w:r>
        <w:r w:rsidR="009232CB">
          <w:rPr>
            <w:webHidden/>
          </w:rPr>
          <w:tab/>
        </w:r>
        <w:r w:rsidR="009232CB">
          <w:rPr>
            <w:webHidden/>
          </w:rPr>
          <w:fldChar w:fldCharType="begin"/>
        </w:r>
        <w:r w:rsidR="009232CB">
          <w:rPr>
            <w:webHidden/>
          </w:rPr>
          <w:instrText xml:space="preserve"> PAGEREF _Toc24645977 \h </w:instrText>
        </w:r>
        <w:r w:rsidR="009232CB">
          <w:rPr>
            <w:webHidden/>
          </w:rPr>
        </w:r>
        <w:r w:rsidR="009232CB">
          <w:rPr>
            <w:webHidden/>
          </w:rPr>
          <w:fldChar w:fldCharType="separate"/>
        </w:r>
        <w:r w:rsidR="00100B15">
          <w:rPr>
            <w:webHidden/>
          </w:rPr>
          <w:t>26</w:t>
        </w:r>
        <w:r w:rsidR="009232CB">
          <w:rPr>
            <w:webHidden/>
          </w:rPr>
          <w:fldChar w:fldCharType="end"/>
        </w:r>
      </w:hyperlink>
    </w:p>
    <w:p w14:paraId="5F5927BC" w14:textId="646A034C" w:rsidR="009232CB" w:rsidRDefault="00D56065">
      <w:pPr>
        <w:pStyle w:val="TOC2"/>
        <w:rPr>
          <w:rFonts w:asciiTheme="minorHAnsi" w:eastAsiaTheme="minorEastAsia" w:hAnsiTheme="minorHAnsi" w:cstheme="minorBidi"/>
          <w:bCs w:val="0"/>
          <w:iCs w:val="0"/>
          <w:sz w:val="22"/>
          <w:szCs w:val="22"/>
          <w:lang w:val="fr-FR" w:eastAsia="fr-FR"/>
        </w:rPr>
      </w:pPr>
      <w:hyperlink w:anchor="_Toc24645978" w:history="1">
        <w:r w:rsidR="009232CB" w:rsidRPr="00AD752F">
          <w:rPr>
            <w:rStyle w:val="Hyperlink"/>
            <w:lang w:val="en-US"/>
            <w14:scene3d>
              <w14:camera w14:prst="orthographicFront"/>
              <w14:lightRig w14:rig="threePt" w14:dir="t">
                <w14:rot w14:lat="0" w14:lon="0" w14:rev="0"/>
              </w14:lightRig>
            </w14:scene3d>
          </w:rPr>
          <w:t>1.6</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Organization of the different R&amp;D loops and FID loops</w:t>
        </w:r>
        <w:r w:rsidR="009232CB">
          <w:rPr>
            <w:webHidden/>
          </w:rPr>
          <w:tab/>
        </w:r>
        <w:r w:rsidR="009232CB">
          <w:rPr>
            <w:webHidden/>
          </w:rPr>
          <w:fldChar w:fldCharType="begin"/>
        </w:r>
        <w:r w:rsidR="009232CB">
          <w:rPr>
            <w:webHidden/>
          </w:rPr>
          <w:instrText xml:space="preserve"> PAGEREF _Toc24645978 \h </w:instrText>
        </w:r>
        <w:r w:rsidR="009232CB">
          <w:rPr>
            <w:webHidden/>
          </w:rPr>
        </w:r>
        <w:r w:rsidR="009232CB">
          <w:rPr>
            <w:webHidden/>
          </w:rPr>
          <w:fldChar w:fldCharType="separate"/>
        </w:r>
        <w:r w:rsidR="00100B15">
          <w:rPr>
            <w:webHidden/>
          </w:rPr>
          <w:t>29</w:t>
        </w:r>
        <w:r w:rsidR="009232CB">
          <w:rPr>
            <w:webHidden/>
          </w:rPr>
          <w:fldChar w:fldCharType="end"/>
        </w:r>
      </w:hyperlink>
    </w:p>
    <w:p w14:paraId="7A563E65" w14:textId="66EE949C" w:rsidR="009232CB" w:rsidRDefault="00D56065">
      <w:pPr>
        <w:pStyle w:val="TOC2"/>
        <w:rPr>
          <w:rFonts w:asciiTheme="minorHAnsi" w:eastAsiaTheme="minorEastAsia" w:hAnsiTheme="minorHAnsi" w:cstheme="minorBidi"/>
          <w:bCs w:val="0"/>
          <w:iCs w:val="0"/>
          <w:sz w:val="22"/>
          <w:szCs w:val="22"/>
          <w:lang w:val="fr-FR" w:eastAsia="fr-FR"/>
        </w:rPr>
      </w:pPr>
      <w:hyperlink w:anchor="_Toc24645979" w:history="1">
        <w:r w:rsidR="009232CB" w:rsidRPr="00AD752F">
          <w:rPr>
            <w:rStyle w:val="Hyperlink"/>
            <w:lang w:val="en-US"/>
            <w14:scene3d>
              <w14:camera w14:prst="orthographicFront"/>
              <w14:lightRig w14:rig="threePt" w14:dir="t">
                <w14:rot w14:lat="0" w14:lon="0" w14:rev="0"/>
              </w14:lightRig>
            </w14:scene3d>
          </w:rPr>
          <w:t>1.7</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Intellectual Property Rights</w:t>
        </w:r>
        <w:r w:rsidR="009232CB">
          <w:rPr>
            <w:webHidden/>
          </w:rPr>
          <w:tab/>
        </w:r>
        <w:r w:rsidR="009232CB">
          <w:rPr>
            <w:webHidden/>
          </w:rPr>
          <w:fldChar w:fldCharType="begin"/>
        </w:r>
        <w:r w:rsidR="009232CB">
          <w:rPr>
            <w:webHidden/>
          </w:rPr>
          <w:instrText xml:space="preserve"> PAGEREF _Toc24645979 \h </w:instrText>
        </w:r>
        <w:r w:rsidR="009232CB">
          <w:rPr>
            <w:webHidden/>
          </w:rPr>
        </w:r>
        <w:r w:rsidR="009232CB">
          <w:rPr>
            <w:webHidden/>
          </w:rPr>
          <w:fldChar w:fldCharType="separate"/>
        </w:r>
        <w:r w:rsidR="00100B15">
          <w:rPr>
            <w:webHidden/>
          </w:rPr>
          <w:t>37</w:t>
        </w:r>
        <w:r w:rsidR="009232CB">
          <w:rPr>
            <w:webHidden/>
          </w:rPr>
          <w:fldChar w:fldCharType="end"/>
        </w:r>
      </w:hyperlink>
    </w:p>
    <w:p w14:paraId="59A4A67F" w14:textId="38AC9710" w:rsidR="009232CB" w:rsidRDefault="00D56065">
      <w:pPr>
        <w:pStyle w:val="TOC2"/>
        <w:rPr>
          <w:rFonts w:asciiTheme="minorHAnsi" w:eastAsiaTheme="minorEastAsia" w:hAnsiTheme="minorHAnsi" w:cstheme="minorBidi"/>
          <w:bCs w:val="0"/>
          <w:iCs w:val="0"/>
          <w:sz w:val="22"/>
          <w:szCs w:val="22"/>
          <w:lang w:val="fr-FR" w:eastAsia="fr-FR"/>
        </w:rPr>
      </w:pPr>
      <w:hyperlink w:anchor="_Toc24645980" w:history="1">
        <w:r w:rsidR="009232CB" w:rsidRPr="00AD752F">
          <w:rPr>
            <w:rStyle w:val="Hyperlink"/>
            <w:lang w:val="en-US"/>
            <w14:scene3d>
              <w14:camera w14:prst="orthographicFront"/>
              <w14:lightRig w14:rig="threePt" w14:dir="t">
                <w14:rot w14:lat="0" w14:lon="0" w14:rev="0"/>
              </w14:lightRig>
            </w14:scene3d>
          </w:rPr>
          <w:t>1.8</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Work Plan</w:t>
        </w:r>
        <w:r w:rsidR="009232CB">
          <w:rPr>
            <w:webHidden/>
          </w:rPr>
          <w:tab/>
        </w:r>
        <w:r w:rsidR="009232CB">
          <w:rPr>
            <w:webHidden/>
          </w:rPr>
          <w:fldChar w:fldCharType="begin"/>
        </w:r>
        <w:r w:rsidR="009232CB">
          <w:rPr>
            <w:webHidden/>
          </w:rPr>
          <w:instrText xml:space="preserve"> PAGEREF _Toc24645980 \h </w:instrText>
        </w:r>
        <w:r w:rsidR="009232CB">
          <w:rPr>
            <w:webHidden/>
          </w:rPr>
        </w:r>
        <w:r w:rsidR="009232CB">
          <w:rPr>
            <w:webHidden/>
          </w:rPr>
          <w:fldChar w:fldCharType="separate"/>
        </w:r>
        <w:r w:rsidR="00100B15">
          <w:rPr>
            <w:webHidden/>
          </w:rPr>
          <w:t>37</w:t>
        </w:r>
        <w:r w:rsidR="009232CB">
          <w:rPr>
            <w:webHidden/>
          </w:rPr>
          <w:fldChar w:fldCharType="end"/>
        </w:r>
      </w:hyperlink>
    </w:p>
    <w:p w14:paraId="1C942F14" w14:textId="47F5DF9B" w:rsidR="009232CB" w:rsidRDefault="00D56065">
      <w:pPr>
        <w:pStyle w:val="TOC2"/>
        <w:rPr>
          <w:rFonts w:asciiTheme="minorHAnsi" w:eastAsiaTheme="minorEastAsia" w:hAnsiTheme="minorHAnsi" w:cstheme="minorBidi"/>
          <w:bCs w:val="0"/>
          <w:iCs w:val="0"/>
          <w:sz w:val="22"/>
          <w:szCs w:val="22"/>
          <w:lang w:val="fr-FR" w:eastAsia="fr-FR"/>
        </w:rPr>
      </w:pPr>
      <w:hyperlink w:anchor="_Toc24645981" w:history="1">
        <w:r w:rsidR="009232CB" w:rsidRPr="00AD752F">
          <w:rPr>
            <w:rStyle w:val="Hyperlink"/>
            <w:lang w:val="en-US"/>
            <w14:scene3d>
              <w14:camera w14:prst="orthographicFront"/>
              <w14:lightRig w14:rig="threePt" w14:dir="t">
                <w14:rot w14:lat="0" w14:lon="0" w14:rev="0"/>
              </w14:lightRig>
            </w14:scene3d>
          </w:rPr>
          <w:t>1.9</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Investment</w:t>
        </w:r>
        <w:r w:rsidR="009232CB">
          <w:rPr>
            <w:webHidden/>
          </w:rPr>
          <w:tab/>
        </w:r>
        <w:r w:rsidR="009232CB">
          <w:rPr>
            <w:webHidden/>
          </w:rPr>
          <w:fldChar w:fldCharType="begin"/>
        </w:r>
        <w:r w:rsidR="009232CB">
          <w:rPr>
            <w:webHidden/>
          </w:rPr>
          <w:instrText xml:space="preserve"> PAGEREF _Toc24645981 \h </w:instrText>
        </w:r>
        <w:r w:rsidR="009232CB">
          <w:rPr>
            <w:webHidden/>
          </w:rPr>
        </w:r>
        <w:r w:rsidR="009232CB">
          <w:rPr>
            <w:webHidden/>
          </w:rPr>
          <w:fldChar w:fldCharType="separate"/>
        </w:r>
        <w:r w:rsidR="00100B15">
          <w:rPr>
            <w:webHidden/>
          </w:rPr>
          <w:t>46</w:t>
        </w:r>
        <w:r w:rsidR="009232CB">
          <w:rPr>
            <w:webHidden/>
          </w:rPr>
          <w:fldChar w:fldCharType="end"/>
        </w:r>
      </w:hyperlink>
    </w:p>
    <w:p w14:paraId="7BDEDD0A" w14:textId="393F39B1" w:rsidR="009232CB" w:rsidRDefault="00D56065">
      <w:pPr>
        <w:pStyle w:val="TOC1"/>
        <w:rPr>
          <w:rFonts w:asciiTheme="minorHAnsi" w:eastAsiaTheme="minorEastAsia" w:hAnsiTheme="minorHAnsi" w:cstheme="minorBidi"/>
          <w:b w:val="0"/>
          <w:bCs w:val="0"/>
          <w:sz w:val="22"/>
          <w:szCs w:val="22"/>
          <w:lang w:val="fr-FR" w:eastAsia="fr-FR"/>
        </w:rPr>
      </w:pPr>
      <w:hyperlink w:anchor="_Toc24645982" w:history="1">
        <w:r w:rsidR="009232CB" w:rsidRPr="00AD752F">
          <w:rPr>
            <w:rStyle w:val="Hyperlink"/>
            <w:lang w:val="en-US"/>
          </w:rPr>
          <w:t>2</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Budget</w:t>
        </w:r>
        <w:r w:rsidR="009232CB">
          <w:rPr>
            <w:webHidden/>
          </w:rPr>
          <w:tab/>
        </w:r>
        <w:r w:rsidR="009232CB">
          <w:rPr>
            <w:webHidden/>
          </w:rPr>
          <w:fldChar w:fldCharType="begin"/>
        </w:r>
        <w:r w:rsidR="009232CB">
          <w:rPr>
            <w:webHidden/>
          </w:rPr>
          <w:instrText xml:space="preserve"> PAGEREF _Toc24645982 \h </w:instrText>
        </w:r>
        <w:r w:rsidR="009232CB">
          <w:rPr>
            <w:webHidden/>
          </w:rPr>
        </w:r>
        <w:r w:rsidR="009232CB">
          <w:rPr>
            <w:webHidden/>
          </w:rPr>
          <w:fldChar w:fldCharType="separate"/>
        </w:r>
        <w:r w:rsidR="00100B15">
          <w:rPr>
            <w:webHidden/>
          </w:rPr>
          <w:t>51</w:t>
        </w:r>
        <w:r w:rsidR="009232CB">
          <w:rPr>
            <w:webHidden/>
          </w:rPr>
          <w:fldChar w:fldCharType="end"/>
        </w:r>
      </w:hyperlink>
    </w:p>
    <w:p w14:paraId="2FD2D37A" w14:textId="776CF6D7" w:rsidR="009232CB" w:rsidRDefault="00D56065">
      <w:pPr>
        <w:pStyle w:val="TOC2"/>
        <w:rPr>
          <w:rFonts w:asciiTheme="minorHAnsi" w:eastAsiaTheme="minorEastAsia" w:hAnsiTheme="minorHAnsi" w:cstheme="minorBidi"/>
          <w:bCs w:val="0"/>
          <w:iCs w:val="0"/>
          <w:sz w:val="22"/>
          <w:szCs w:val="22"/>
          <w:lang w:val="fr-FR" w:eastAsia="fr-FR"/>
        </w:rPr>
      </w:pPr>
      <w:hyperlink w:anchor="_Toc24645983" w:history="1">
        <w:r w:rsidR="009232CB" w:rsidRPr="00AD752F">
          <w:rPr>
            <w:rStyle w:val="Hyperlink"/>
            <w:lang w:val="en-US"/>
            <w14:scene3d>
              <w14:camera w14:prst="orthographicFront"/>
              <w14:lightRig w14:rig="threePt" w14:dir="t">
                <w14:rot w14:lat="0" w14:lon="0" w14:rev="0"/>
              </w14:lightRig>
            </w14:scene3d>
          </w:rPr>
          <w:t>2.1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Eligible Costs</w:t>
        </w:r>
        <w:r w:rsidR="009232CB">
          <w:rPr>
            <w:webHidden/>
          </w:rPr>
          <w:tab/>
        </w:r>
        <w:r w:rsidR="009232CB">
          <w:rPr>
            <w:webHidden/>
          </w:rPr>
          <w:fldChar w:fldCharType="begin"/>
        </w:r>
        <w:r w:rsidR="009232CB">
          <w:rPr>
            <w:webHidden/>
          </w:rPr>
          <w:instrText xml:space="preserve"> PAGEREF _Toc24645983 \h </w:instrText>
        </w:r>
        <w:r w:rsidR="009232CB">
          <w:rPr>
            <w:webHidden/>
          </w:rPr>
        </w:r>
        <w:r w:rsidR="009232CB">
          <w:rPr>
            <w:webHidden/>
          </w:rPr>
          <w:fldChar w:fldCharType="separate"/>
        </w:r>
        <w:r w:rsidR="00100B15">
          <w:rPr>
            <w:webHidden/>
          </w:rPr>
          <w:t>51</w:t>
        </w:r>
        <w:r w:rsidR="009232CB">
          <w:rPr>
            <w:webHidden/>
          </w:rPr>
          <w:fldChar w:fldCharType="end"/>
        </w:r>
      </w:hyperlink>
    </w:p>
    <w:p w14:paraId="4607B920" w14:textId="725CF6B8" w:rsidR="009232CB" w:rsidRDefault="00D56065">
      <w:pPr>
        <w:pStyle w:val="TOC2"/>
        <w:rPr>
          <w:rFonts w:asciiTheme="minorHAnsi" w:eastAsiaTheme="minorEastAsia" w:hAnsiTheme="minorHAnsi" w:cstheme="minorBidi"/>
          <w:bCs w:val="0"/>
          <w:iCs w:val="0"/>
          <w:sz w:val="22"/>
          <w:szCs w:val="22"/>
          <w:lang w:val="fr-FR" w:eastAsia="fr-FR"/>
        </w:rPr>
      </w:pPr>
      <w:hyperlink w:anchor="_Toc24645984" w:history="1">
        <w:r w:rsidR="009232CB" w:rsidRPr="00AD752F">
          <w:rPr>
            <w:rStyle w:val="Hyperlink"/>
            <w:lang w:val="en-US"/>
            <w14:scene3d>
              <w14:camera w14:prst="orthographicFront"/>
              <w14:lightRig w14:rig="threePt" w14:dir="t">
                <w14:rot w14:lat="0" w14:lon="0" w14:rev="0"/>
              </w14:lightRig>
            </w14:scene3d>
          </w:rPr>
          <w:t>2.2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State Aid</w:t>
        </w:r>
        <w:r w:rsidR="009232CB">
          <w:rPr>
            <w:webHidden/>
          </w:rPr>
          <w:tab/>
        </w:r>
        <w:r w:rsidR="009232CB">
          <w:rPr>
            <w:webHidden/>
          </w:rPr>
          <w:fldChar w:fldCharType="begin"/>
        </w:r>
        <w:r w:rsidR="009232CB">
          <w:rPr>
            <w:webHidden/>
          </w:rPr>
          <w:instrText xml:space="preserve"> PAGEREF _Toc24645984 \h </w:instrText>
        </w:r>
        <w:r w:rsidR="009232CB">
          <w:rPr>
            <w:webHidden/>
          </w:rPr>
        </w:r>
        <w:r w:rsidR="009232CB">
          <w:rPr>
            <w:webHidden/>
          </w:rPr>
          <w:fldChar w:fldCharType="separate"/>
        </w:r>
        <w:r w:rsidR="00100B15">
          <w:rPr>
            <w:webHidden/>
          </w:rPr>
          <w:t>52</w:t>
        </w:r>
        <w:r w:rsidR="009232CB">
          <w:rPr>
            <w:webHidden/>
          </w:rPr>
          <w:fldChar w:fldCharType="end"/>
        </w:r>
      </w:hyperlink>
    </w:p>
    <w:p w14:paraId="3155D73E" w14:textId="752ACBD3" w:rsidR="009232CB" w:rsidRDefault="00D56065">
      <w:pPr>
        <w:pStyle w:val="TOC1"/>
        <w:rPr>
          <w:rFonts w:asciiTheme="minorHAnsi" w:eastAsiaTheme="minorEastAsia" w:hAnsiTheme="minorHAnsi" w:cstheme="minorBidi"/>
          <w:b w:val="0"/>
          <w:bCs w:val="0"/>
          <w:sz w:val="22"/>
          <w:szCs w:val="22"/>
          <w:lang w:val="fr-FR" w:eastAsia="fr-FR"/>
        </w:rPr>
      </w:pPr>
      <w:hyperlink w:anchor="_Toc24645985" w:history="1">
        <w:r w:rsidR="009232CB" w:rsidRPr="00AD752F">
          <w:rPr>
            <w:rStyle w:val="Hyperlink"/>
            <w:lang w:val="en-US"/>
          </w:rPr>
          <w:t>3</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Spill-over Effects</w:t>
        </w:r>
        <w:r w:rsidR="009232CB">
          <w:rPr>
            <w:webHidden/>
          </w:rPr>
          <w:tab/>
        </w:r>
        <w:r w:rsidR="009232CB">
          <w:rPr>
            <w:webHidden/>
          </w:rPr>
          <w:fldChar w:fldCharType="begin"/>
        </w:r>
        <w:r w:rsidR="009232CB">
          <w:rPr>
            <w:webHidden/>
          </w:rPr>
          <w:instrText xml:space="preserve"> PAGEREF _Toc24645985 \h </w:instrText>
        </w:r>
        <w:r w:rsidR="009232CB">
          <w:rPr>
            <w:webHidden/>
          </w:rPr>
        </w:r>
        <w:r w:rsidR="009232CB">
          <w:rPr>
            <w:webHidden/>
          </w:rPr>
          <w:fldChar w:fldCharType="separate"/>
        </w:r>
        <w:r w:rsidR="00100B15">
          <w:rPr>
            <w:webHidden/>
          </w:rPr>
          <w:t>53</w:t>
        </w:r>
        <w:r w:rsidR="009232CB">
          <w:rPr>
            <w:webHidden/>
          </w:rPr>
          <w:fldChar w:fldCharType="end"/>
        </w:r>
      </w:hyperlink>
    </w:p>
    <w:p w14:paraId="452F3E77" w14:textId="24AE738D" w:rsidR="009232CB" w:rsidRDefault="00D56065">
      <w:pPr>
        <w:pStyle w:val="TOC2"/>
        <w:rPr>
          <w:rFonts w:asciiTheme="minorHAnsi" w:eastAsiaTheme="minorEastAsia" w:hAnsiTheme="minorHAnsi" w:cstheme="minorBidi"/>
          <w:bCs w:val="0"/>
          <w:iCs w:val="0"/>
          <w:sz w:val="22"/>
          <w:szCs w:val="22"/>
          <w:lang w:val="fr-FR" w:eastAsia="fr-FR"/>
        </w:rPr>
      </w:pPr>
      <w:hyperlink w:anchor="_Toc24645986" w:history="1">
        <w:r w:rsidR="009232CB" w:rsidRPr="00AD752F">
          <w:rPr>
            <w:rStyle w:val="Hyperlink"/>
            <w:lang w:val="en-US"/>
            <w14:scene3d>
              <w14:camera w14:prst="orthographicFront"/>
              <w14:lightRig w14:rig="threePt" w14:dir="t">
                <w14:rot w14:lat="0" w14:lon="0" w14:rev="0"/>
              </w14:lightRig>
            </w14:scene3d>
          </w:rPr>
          <w:t>3.1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Spill-over by non-protected results diffusion</w:t>
        </w:r>
        <w:r w:rsidR="009232CB">
          <w:rPr>
            <w:webHidden/>
          </w:rPr>
          <w:tab/>
        </w:r>
        <w:r w:rsidR="009232CB">
          <w:rPr>
            <w:webHidden/>
          </w:rPr>
          <w:fldChar w:fldCharType="begin"/>
        </w:r>
        <w:r w:rsidR="009232CB">
          <w:rPr>
            <w:webHidden/>
          </w:rPr>
          <w:instrText xml:space="preserve"> PAGEREF _Toc24645986 \h </w:instrText>
        </w:r>
        <w:r w:rsidR="009232CB">
          <w:rPr>
            <w:webHidden/>
          </w:rPr>
        </w:r>
        <w:r w:rsidR="009232CB">
          <w:rPr>
            <w:webHidden/>
          </w:rPr>
          <w:fldChar w:fldCharType="separate"/>
        </w:r>
        <w:r w:rsidR="00100B15">
          <w:rPr>
            <w:webHidden/>
          </w:rPr>
          <w:t>53</w:t>
        </w:r>
        <w:r w:rsidR="009232CB">
          <w:rPr>
            <w:webHidden/>
          </w:rPr>
          <w:fldChar w:fldCharType="end"/>
        </w:r>
      </w:hyperlink>
    </w:p>
    <w:p w14:paraId="407C2602" w14:textId="61DA0769" w:rsidR="009232CB" w:rsidRDefault="00D56065">
      <w:pPr>
        <w:pStyle w:val="TOC2"/>
        <w:rPr>
          <w:rFonts w:asciiTheme="minorHAnsi" w:eastAsiaTheme="minorEastAsia" w:hAnsiTheme="minorHAnsi" w:cstheme="minorBidi"/>
          <w:bCs w:val="0"/>
          <w:iCs w:val="0"/>
          <w:sz w:val="22"/>
          <w:szCs w:val="22"/>
          <w:lang w:val="fr-FR" w:eastAsia="fr-FR"/>
        </w:rPr>
      </w:pPr>
      <w:hyperlink w:anchor="_Toc24645987" w:history="1">
        <w:r w:rsidR="009232CB" w:rsidRPr="00AD752F">
          <w:rPr>
            <w:rStyle w:val="Hyperlink"/>
            <w:lang w:val="en-US"/>
            <w14:scene3d>
              <w14:camera w14:prst="orthographicFront"/>
              <w14:lightRig w14:rig="threePt" w14:dir="t">
                <w14:rot w14:lat="0" w14:lon="0" w14:rev="0"/>
              </w14:lightRig>
            </w14:scene3d>
          </w:rPr>
          <w:t>3.2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Spill-over by IP protected results diffusion</w:t>
        </w:r>
        <w:r w:rsidR="009232CB">
          <w:rPr>
            <w:webHidden/>
          </w:rPr>
          <w:tab/>
        </w:r>
        <w:r w:rsidR="009232CB">
          <w:rPr>
            <w:webHidden/>
          </w:rPr>
          <w:fldChar w:fldCharType="begin"/>
        </w:r>
        <w:r w:rsidR="009232CB">
          <w:rPr>
            <w:webHidden/>
          </w:rPr>
          <w:instrText xml:space="preserve"> PAGEREF _Toc24645987 \h </w:instrText>
        </w:r>
        <w:r w:rsidR="009232CB">
          <w:rPr>
            <w:webHidden/>
          </w:rPr>
        </w:r>
        <w:r w:rsidR="009232CB">
          <w:rPr>
            <w:webHidden/>
          </w:rPr>
          <w:fldChar w:fldCharType="separate"/>
        </w:r>
        <w:r w:rsidR="00100B15">
          <w:rPr>
            <w:webHidden/>
          </w:rPr>
          <w:t>57</w:t>
        </w:r>
        <w:r w:rsidR="009232CB">
          <w:rPr>
            <w:webHidden/>
          </w:rPr>
          <w:fldChar w:fldCharType="end"/>
        </w:r>
      </w:hyperlink>
    </w:p>
    <w:p w14:paraId="75CAFF34" w14:textId="3B8DE15C" w:rsidR="009232CB" w:rsidRDefault="00D56065">
      <w:pPr>
        <w:pStyle w:val="TOC2"/>
        <w:rPr>
          <w:rFonts w:asciiTheme="minorHAnsi" w:eastAsiaTheme="minorEastAsia" w:hAnsiTheme="minorHAnsi" w:cstheme="minorBidi"/>
          <w:bCs w:val="0"/>
          <w:iCs w:val="0"/>
          <w:sz w:val="22"/>
          <w:szCs w:val="22"/>
          <w:lang w:val="fr-FR" w:eastAsia="fr-FR"/>
        </w:rPr>
      </w:pPr>
      <w:hyperlink w:anchor="_Toc24645988" w:history="1">
        <w:r w:rsidR="009232CB" w:rsidRPr="00AD752F">
          <w:rPr>
            <w:rStyle w:val="Hyperlink"/>
            <w:lang w:val="en-US"/>
            <w14:scene3d>
              <w14:camera w14:prst="orthographicFront"/>
              <w14:lightRig w14:rig="threePt" w14:dir="t">
                <w14:rot w14:lat="0" w14:lon="0" w14:rev="0"/>
              </w14:lightRig>
            </w14:scene3d>
          </w:rPr>
          <w:t>3.3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Spill-over in FID phases</w:t>
        </w:r>
        <w:r w:rsidR="009232CB">
          <w:rPr>
            <w:webHidden/>
          </w:rPr>
          <w:tab/>
        </w:r>
        <w:r w:rsidR="009232CB">
          <w:rPr>
            <w:webHidden/>
          </w:rPr>
          <w:fldChar w:fldCharType="begin"/>
        </w:r>
        <w:r w:rsidR="009232CB">
          <w:rPr>
            <w:webHidden/>
          </w:rPr>
          <w:instrText xml:space="preserve"> PAGEREF _Toc24645988 \h </w:instrText>
        </w:r>
        <w:r w:rsidR="009232CB">
          <w:rPr>
            <w:webHidden/>
          </w:rPr>
        </w:r>
        <w:r w:rsidR="009232CB">
          <w:rPr>
            <w:webHidden/>
          </w:rPr>
          <w:fldChar w:fldCharType="separate"/>
        </w:r>
        <w:r w:rsidR="00100B15">
          <w:rPr>
            <w:webHidden/>
          </w:rPr>
          <w:t>58</w:t>
        </w:r>
        <w:r w:rsidR="009232CB">
          <w:rPr>
            <w:webHidden/>
          </w:rPr>
          <w:fldChar w:fldCharType="end"/>
        </w:r>
      </w:hyperlink>
    </w:p>
    <w:p w14:paraId="07AD5DFD" w14:textId="47F761D5" w:rsidR="009232CB" w:rsidRDefault="00D56065">
      <w:pPr>
        <w:pStyle w:val="TOC1"/>
        <w:rPr>
          <w:rFonts w:asciiTheme="minorHAnsi" w:eastAsiaTheme="minorEastAsia" w:hAnsiTheme="minorHAnsi" w:cstheme="minorBidi"/>
          <w:b w:val="0"/>
          <w:bCs w:val="0"/>
          <w:sz w:val="22"/>
          <w:szCs w:val="22"/>
          <w:lang w:val="fr-FR" w:eastAsia="fr-FR"/>
        </w:rPr>
      </w:pPr>
      <w:hyperlink w:anchor="_Toc24645989" w:history="1">
        <w:r w:rsidR="009232CB" w:rsidRPr="00AD752F">
          <w:rPr>
            <w:rStyle w:val="Hyperlink"/>
            <w:lang w:val="en-US"/>
          </w:rPr>
          <w:t>4</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Other positive effect on the market</w:t>
        </w:r>
        <w:r w:rsidR="009232CB">
          <w:rPr>
            <w:webHidden/>
          </w:rPr>
          <w:tab/>
        </w:r>
        <w:r w:rsidR="009232CB">
          <w:rPr>
            <w:webHidden/>
          </w:rPr>
          <w:fldChar w:fldCharType="begin"/>
        </w:r>
        <w:r w:rsidR="009232CB">
          <w:rPr>
            <w:webHidden/>
          </w:rPr>
          <w:instrText xml:space="preserve"> PAGEREF _Toc24645989 \h </w:instrText>
        </w:r>
        <w:r w:rsidR="009232CB">
          <w:rPr>
            <w:webHidden/>
          </w:rPr>
        </w:r>
        <w:r w:rsidR="009232CB">
          <w:rPr>
            <w:webHidden/>
          </w:rPr>
          <w:fldChar w:fldCharType="separate"/>
        </w:r>
        <w:r w:rsidR="00100B15">
          <w:rPr>
            <w:webHidden/>
          </w:rPr>
          <w:t>61</w:t>
        </w:r>
        <w:r w:rsidR="009232CB">
          <w:rPr>
            <w:webHidden/>
          </w:rPr>
          <w:fldChar w:fldCharType="end"/>
        </w:r>
      </w:hyperlink>
    </w:p>
    <w:p w14:paraId="20FB5C33" w14:textId="21695BC9" w:rsidR="009232CB" w:rsidRDefault="00D56065">
      <w:pPr>
        <w:pStyle w:val="TOC2"/>
        <w:rPr>
          <w:rFonts w:asciiTheme="minorHAnsi" w:eastAsiaTheme="minorEastAsia" w:hAnsiTheme="minorHAnsi" w:cstheme="minorBidi"/>
          <w:bCs w:val="0"/>
          <w:iCs w:val="0"/>
          <w:sz w:val="22"/>
          <w:szCs w:val="22"/>
          <w:lang w:val="fr-FR" w:eastAsia="fr-FR"/>
        </w:rPr>
      </w:pPr>
      <w:hyperlink w:anchor="_Toc24645990" w:history="1">
        <w:r w:rsidR="009232CB" w:rsidRPr="00AD752F">
          <w:rPr>
            <w:rStyle w:val="Hyperlink"/>
            <w:lang w:val="en-US"/>
            <w14:scene3d>
              <w14:camera w14:prst="orthographicFront"/>
              <w14:lightRig w14:rig="threePt" w14:dir="t">
                <w14:rot w14:lat="0" w14:lon="0" w14:rev="0"/>
              </w14:lightRig>
            </w14:scene3d>
          </w:rPr>
          <w:t>4.1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Impact of the Project on Employment and New Investments in Europe</w:t>
        </w:r>
        <w:r w:rsidR="009232CB">
          <w:rPr>
            <w:webHidden/>
          </w:rPr>
          <w:tab/>
        </w:r>
        <w:r w:rsidR="009232CB">
          <w:rPr>
            <w:webHidden/>
          </w:rPr>
          <w:fldChar w:fldCharType="begin"/>
        </w:r>
        <w:r w:rsidR="009232CB">
          <w:rPr>
            <w:webHidden/>
          </w:rPr>
          <w:instrText xml:space="preserve"> PAGEREF _Toc24645990 \h </w:instrText>
        </w:r>
        <w:r w:rsidR="009232CB">
          <w:rPr>
            <w:webHidden/>
          </w:rPr>
        </w:r>
        <w:r w:rsidR="009232CB">
          <w:rPr>
            <w:webHidden/>
          </w:rPr>
          <w:fldChar w:fldCharType="separate"/>
        </w:r>
        <w:r w:rsidR="00100B15">
          <w:rPr>
            <w:webHidden/>
          </w:rPr>
          <w:t>61</w:t>
        </w:r>
        <w:r w:rsidR="009232CB">
          <w:rPr>
            <w:webHidden/>
          </w:rPr>
          <w:fldChar w:fldCharType="end"/>
        </w:r>
      </w:hyperlink>
    </w:p>
    <w:p w14:paraId="660CC739" w14:textId="4228641D" w:rsidR="009232CB" w:rsidRDefault="00D56065">
      <w:pPr>
        <w:pStyle w:val="TOC2"/>
        <w:rPr>
          <w:rFonts w:asciiTheme="minorHAnsi" w:eastAsiaTheme="minorEastAsia" w:hAnsiTheme="minorHAnsi" w:cstheme="minorBidi"/>
          <w:bCs w:val="0"/>
          <w:iCs w:val="0"/>
          <w:sz w:val="22"/>
          <w:szCs w:val="22"/>
          <w:lang w:val="fr-FR" w:eastAsia="fr-FR"/>
        </w:rPr>
      </w:pPr>
      <w:hyperlink w:anchor="_Toc24645991" w:history="1">
        <w:r w:rsidR="009232CB" w:rsidRPr="00AD752F">
          <w:rPr>
            <w:rStyle w:val="Hyperlink"/>
            <w:lang w:val="en-US"/>
            <w14:scene3d>
              <w14:camera w14:prst="orthographicFront"/>
              <w14:lightRig w14:rig="threePt" w14:dir="t">
                <w14:rot w14:lat="0" w14:lon="0" w14:rev="0"/>
              </w14:lightRig>
            </w14:scene3d>
          </w:rPr>
          <w:t>4.2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Environmental protection and energy dependence</w:t>
        </w:r>
        <w:r w:rsidR="009232CB">
          <w:rPr>
            <w:webHidden/>
          </w:rPr>
          <w:tab/>
        </w:r>
        <w:r w:rsidR="009232CB">
          <w:rPr>
            <w:webHidden/>
          </w:rPr>
          <w:fldChar w:fldCharType="begin"/>
        </w:r>
        <w:r w:rsidR="009232CB">
          <w:rPr>
            <w:webHidden/>
          </w:rPr>
          <w:instrText xml:space="preserve"> PAGEREF _Toc24645991 \h </w:instrText>
        </w:r>
        <w:r w:rsidR="009232CB">
          <w:rPr>
            <w:webHidden/>
          </w:rPr>
        </w:r>
        <w:r w:rsidR="009232CB">
          <w:rPr>
            <w:webHidden/>
          </w:rPr>
          <w:fldChar w:fldCharType="separate"/>
        </w:r>
        <w:r w:rsidR="00100B15">
          <w:rPr>
            <w:webHidden/>
          </w:rPr>
          <w:t>61</w:t>
        </w:r>
        <w:r w:rsidR="009232CB">
          <w:rPr>
            <w:webHidden/>
          </w:rPr>
          <w:fldChar w:fldCharType="end"/>
        </w:r>
      </w:hyperlink>
    </w:p>
    <w:p w14:paraId="1343C67A" w14:textId="5C9EAA90" w:rsidR="009232CB" w:rsidRDefault="00D56065">
      <w:pPr>
        <w:pStyle w:val="TOC2"/>
        <w:rPr>
          <w:rFonts w:asciiTheme="minorHAnsi" w:eastAsiaTheme="minorEastAsia" w:hAnsiTheme="minorHAnsi" w:cstheme="minorBidi"/>
          <w:bCs w:val="0"/>
          <w:iCs w:val="0"/>
          <w:sz w:val="22"/>
          <w:szCs w:val="22"/>
          <w:lang w:val="fr-FR" w:eastAsia="fr-FR"/>
        </w:rPr>
      </w:pPr>
      <w:hyperlink w:anchor="_Toc24645992" w:history="1">
        <w:r w:rsidR="009232CB" w:rsidRPr="00AD752F">
          <w:rPr>
            <w:rStyle w:val="Hyperlink"/>
            <w:lang w:val="en-US"/>
            <w14:scene3d>
              <w14:camera w14:prst="orthographicFront"/>
              <w14:lightRig w14:rig="threePt" w14:dir="t">
                <w14:rot w14:lat="0" w14:lon="0" w14:rev="0"/>
              </w14:lightRig>
            </w14:scene3d>
          </w:rPr>
          <w:t>4.3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Market failure: Coordination problems</w:t>
        </w:r>
        <w:r w:rsidR="009232CB">
          <w:rPr>
            <w:webHidden/>
          </w:rPr>
          <w:tab/>
        </w:r>
        <w:r w:rsidR="009232CB">
          <w:rPr>
            <w:webHidden/>
          </w:rPr>
          <w:fldChar w:fldCharType="begin"/>
        </w:r>
        <w:r w:rsidR="009232CB">
          <w:rPr>
            <w:webHidden/>
          </w:rPr>
          <w:instrText xml:space="preserve"> PAGEREF _Toc24645992 \h </w:instrText>
        </w:r>
        <w:r w:rsidR="009232CB">
          <w:rPr>
            <w:webHidden/>
          </w:rPr>
        </w:r>
        <w:r w:rsidR="009232CB">
          <w:rPr>
            <w:webHidden/>
          </w:rPr>
          <w:fldChar w:fldCharType="separate"/>
        </w:r>
        <w:r w:rsidR="00100B15">
          <w:rPr>
            <w:webHidden/>
          </w:rPr>
          <w:t>62</w:t>
        </w:r>
        <w:r w:rsidR="009232CB">
          <w:rPr>
            <w:webHidden/>
          </w:rPr>
          <w:fldChar w:fldCharType="end"/>
        </w:r>
      </w:hyperlink>
    </w:p>
    <w:p w14:paraId="2A21F7F6" w14:textId="48B86EE7" w:rsidR="009232CB" w:rsidRDefault="00D56065">
      <w:pPr>
        <w:pStyle w:val="TOC2"/>
        <w:rPr>
          <w:rFonts w:asciiTheme="minorHAnsi" w:eastAsiaTheme="minorEastAsia" w:hAnsiTheme="minorHAnsi" w:cstheme="minorBidi"/>
          <w:bCs w:val="0"/>
          <w:iCs w:val="0"/>
          <w:sz w:val="22"/>
          <w:szCs w:val="22"/>
          <w:lang w:val="fr-FR" w:eastAsia="fr-FR"/>
        </w:rPr>
      </w:pPr>
      <w:hyperlink w:anchor="_Toc24645993" w:history="1">
        <w:r w:rsidR="009232CB" w:rsidRPr="00AD752F">
          <w:rPr>
            <w:rStyle w:val="Hyperlink"/>
            <w:lang w:val="en-US"/>
            <w14:scene3d>
              <w14:camera w14:prst="orthographicFront"/>
              <w14:lightRig w14:rig="threePt" w14:dir="t">
                <w14:rot w14:lat="0" w14:lon="0" w14:rev="0"/>
              </w14:lightRig>
            </w14:scene3d>
          </w:rPr>
          <w:t>4.4</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Market failure: Imperfect and asymmetric information</w:t>
        </w:r>
        <w:r w:rsidR="009232CB">
          <w:rPr>
            <w:webHidden/>
          </w:rPr>
          <w:tab/>
        </w:r>
        <w:r w:rsidR="009232CB">
          <w:rPr>
            <w:webHidden/>
          </w:rPr>
          <w:fldChar w:fldCharType="begin"/>
        </w:r>
        <w:r w:rsidR="009232CB">
          <w:rPr>
            <w:webHidden/>
          </w:rPr>
          <w:instrText xml:space="preserve"> PAGEREF _Toc24645993 \h </w:instrText>
        </w:r>
        <w:r w:rsidR="009232CB">
          <w:rPr>
            <w:webHidden/>
          </w:rPr>
        </w:r>
        <w:r w:rsidR="009232CB">
          <w:rPr>
            <w:webHidden/>
          </w:rPr>
          <w:fldChar w:fldCharType="separate"/>
        </w:r>
        <w:r w:rsidR="00100B15">
          <w:rPr>
            <w:webHidden/>
          </w:rPr>
          <w:t>67</w:t>
        </w:r>
        <w:r w:rsidR="009232CB">
          <w:rPr>
            <w:webHidden/>
          </w:rPr>
          <w:fldChar w:fldCharType="end"/>
        </w:r>
      </w:hyperlink>
    </w:p>
    <w:p w14:paraId="74325056" w14:textId="5CF3A7AE" w:rsidR="009232CB" w:rsidRDefault="00D56065">
      <w:pPr>
        <w:pStyle w:val="TOC2"/>
        <w:rPr>
          <w:rFonts w:asciiTheme="minorHAnsi" w:eastAsiaTheme="minorEastAsia" w:hAnsiTheme="minorHAnsi" w:cstheme="minorBidi"/>
          <w:bCs w:val="0"/>
          <w:iCs w:val="0"/>
          <w:sz w:val="22"/>
          <w:szCs w:val="22"/>
          <w:lang w:val="fr-FR" w:eastAsia="fr-FR"/>
        </w:rPr>
      </w:pPr>
      <w:hyperlink w:anchor="_Toc24645994" w:history="1">
        <w:r w:rsidR="009232CB" w:rsidRPr="00AD752F">
          <w:rPr>
            <w:rStyle w:val="Hyperlink"/>
            <w:lang w:val="en-US"/>
            <w14:scene3d>
              <w14:camera w14:prst="orthographicFront"/>
              <w14:lightRig w14:rig="threePt" w14:dir="t">
                <w14:rot w14:lat="0" w14:lon="0" w14:rev="0"/>
              </w14:lightRig>
            </w14:scene3d>
          </w:rPr>
          <w:t>4.5</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Appropriateness of the policy / aid instrument</w:t>
        </w:r>
        <w:r w:rsidR="009232CB">
          <w:rPr>
            <w:webHidden/>
          </w:rPr>
          <w:tab/>
        </w:r>
        <w:r w:rsidR="009232CB">
          <w:rPr>
            <w:webHidden/>
          </w:rPr>
          <w:fldChar w:fldCharType="begin"/>
        </w:r>
        <w:r w:rsidR="009232CB">
          <w:rPr>
            <w:webHidden/>
          </w:rPr>
          <w:instrText xml:space="preserve"> PAGEREF _Toc24645994 \h </w:instrText>
        </w:r>
        <w:r w:rsidR="009232CB">
          <w:rPr>
            <w:webHidden/>
          </w:rPr>
        </w:r>
        <w:r w:rsidR="009232CB">
          <w:rPr>
            <w:webHidden/>
          </w:rPr>
          <w:fldChar w:fldCharType="separate"/>
        </w:r>
        <w:r w:rsidR="00100B15">
          <w:rPr>
            <w:webHidden/>
          </w:rPr>
          <w:t>70</w:t>
        </w:r>
        <w:r w:rsidR="009232CB">
          <w:rPr>
            <w:webHidden/>
          </w:rPr>
          <w:fldChar w:fldCharType="end"/>
        </w:r>
      </w:hyperlink>
    </w:p>
    <w:p w14:paraId="4940E761" w14:textId="36DFF20D" w:rsidR="009232CB" w:rsidRDefault="00D56065">
      <w:pPr>
        <w:pStyle w:val="TOC1"/>
        <w:rPr>
          <w:rFonts w:asciiTheme="minorHAnsi" w:eastAsiaTheme="minorEastAsia" w:hAnsiTheme="minorHAnsi" w:cstheme="minorBidi"/>
          <w:b w:val="0"/>
          <w:bCs w:val="0"/>
          <w:sz w:val="22"/>
          <w:szCs w:val="22"/>
          <w:lang w:val="fr-FR" w:eastAsia="fr-FR"/>
        </w:rPr>
      </w:pPr>
      <w:hyperlink w:anchor="_Toc24645995" w:history="1">
        <w:r w:rsidR="009232CB" w:rsidRPr="00AD752F">
          <w:rPr>
            <w:rStyle w:val="Hyperlink"/>
            <w:lang w:val="en-US"/>
          </w:rPr>
          <w:t>5</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Incentive Effect</w:t>
        </w:r>
        <w:r w:rsidR="009232CB">
          <w:rPr>
            <w:webHidden/>
          </w:rPr>
          <w:tab/>
        </w:r>
        <w:r w:rsidR="009232CB">
          <w:rPr>
            <w:webHidden/>
          </w:rPr>
          <w:fldChar w:fldCharType="begin"/>
        </w:r>
        <w:r w:rsidR="009232CB">
          <w:rPr>
            <w:webHidden/>
          </w:rPr>
          <w:instrText xml:space="preserve"> PAGEREF _Toc24645995 \h </w:instrText>
        </w:r>
        <w:r w:rsidR="009232CB">
          <w:rPr>
            <w:webHidden/>
          </w:rPr>
        </w:r>
        <w:r w:rsidR="009232CB">
          <w:rPr>
            <w:webHidden/>
          </w:rPr>
          <w:fldChar w:fldCharType="separate"/>
        </w:r>
        <w:r w:rsidR="00100B15">
          <w:rPr>
            <w:webHidden/>
          </w:rPr>
          <w:t>73</w:t>
        </w:r>
        <w:r w:rsidR="009232CB">
          <w:rPr>
            <w:webHidden/>
          </w:rPr>
          <w:fldChar w:fldCharType="end"/>
        </w:r>
      </w:hyperlink>
    </w:p>
    <w:p w14:paraId="59F9630E" w14:textId="17CE6C14" w:rsidR="009232CB" w:rsidRDefault="00D56065">
      <w:pPr>
        <w:pStyle w:val="TOC2"/>
        <w:rPr>
          <w:rFonts w:asciiTheme="minorHAnsi" w:eastAsiaTheme="minorEastAsia" w:hAnsiTheme="minorHAnsi" w:cstheme="minorBidi"/>
          <w:bCs w:val="0"/>
          <w:iCs w:val="0"/>
          <w:sz w:val="22"/>
          <w:szCs w:val="22"/>
          <w:lang w:val="fr-FR" w:eastAsia="fr-FR"/>
        </w:rPr>
      </w:pPr>
      <w:hyperlink w:anchor="_Toc24645996" w:history="1">
        <w:r w:rsidR="009232CB" w:rsidRPr="00AD752F">
          <w:rPr>
            <w:rStyle w:val="Hyperlink"/>
            <w:lang w:val="en-US"/>
            <w14:scene3d>
              <w14:camera w14:prst="orthographicFront"/>
              <w14:lightRig w14:rig="threePt" w14:dir="t">
                <w14:rot w14:lat="0" w14:lon="0" w14:rev="0"/>
              </w14:lightRig>
            </w14:scene3d>
          </w:rPr>
          <w:t>5.1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Absence of similar projects</w:t>
        </w:r>
        <w:r w:rsidR="009232CB">
          <w:rPr>
            <w:webHidden/>
          </w:rPr>
          <w:tab/>
        </w:r>
        <w:r w:rsidR="009232CB">
          <w:rPr>
            <w:webHidden/>
          </w:rPr>
          <w:fldChar w:fldCharType="begin"/>
        </w:r>
        <w:r w:rsidR="009232CB">
          <w:rPr>
            <w:webHidden/>
          </w:rPr>
          <w:instrText xml:space="preserve"> PAGEREF _Toc24645996 \h </w:instrText>
        </w:r>
        <w:r w:rsidR="009232CB">
          <w:rPr>
            <w:webHidden/>
          </w:rPr>
        </w:r>
        <w:r w:rsidR="009232CB">
          <w:rPr>
            <w:webHidden/>
          </w:rPr>
          <w:fldChar w:fldCharType="separate"/>
        </w:r>
        <w:r w:rsidR="00100B15">
          <w:rPr>
            <w:webHidden/>
          </w:rPr>
          <w:t>73</w:t>
        </w:r>
        <w:r w:rsidR="009232CB">
          <w:rPr>
            <w:webHidden/>
          </w:rPr>
          <w:fldChar w:fldCharType="end"/>
        </w:r>
      </w:hyperlink>
    </w:p>
    <w:p w14:paraId="4F5A02BA" w14:textId="70C12D8D" w:rsidR="009232CB" w:rsidRDefault="00D56065">
      <w:pPr>
        <w:pStyle w:val="TOC2"/>
        <w:rPr>
          <w:rFonts w:asciiTheme="minorHAnsi" w:eastAsiaTheme="minorEastAsia" w:hAnsiTheme="minorHAnsi" w:cstheme="minorBidi"/>
          <w:bCs w:val="0"/>
          <w:iCs w:val="0"/>
          <w:sz w:val="22"/>
          <w:szCs w:val="22"/>
          <w:lang w:val="fr-FR" w:eastAsia="fr-FR"/>
        </w:rPr>
      </w:pPr>
      <w:hyperlink w:anchor="_Toc24645997" w:history="1">
        <w:r w:rsidR="009232CB" w:rsidRPr="00AD752F">
          <w:rPr>
            <w:rStyle w:val="Hyperlink"/>
            <w:lang w:val="en-US"/>
            <w14:scene3d>
              <w14:camera w14:prst="orthographicFront"/>
              <w14:lightRig w14:rig="threePt" w14:dir="t">
                <w14:rot w14:lat="0" w14:lon="0" w14:rev="0"/>
              </w14:lightRig>
            </w14:scene3d>
          </w:rPr>
          <w:t>5.2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Counterfactual scenario</w:t>
        </w:r>
        <w:r w:rsidR="009232CB">
          <w:rPr>
            <w:webHidden/>
          </w:rPr>
          <w:tab/>
        </w:r>
        <w:r w:rsidR="009232CB">
          <w:rPr>
            <w:webHidden/>
          </w:rPr>
          <w:fldChar w:fldCharType="begin"/>
        </w:r>
        <w:r w:rsidR="009232CB">
          <w:rPr>
            <w:webHidden/>
          </w:rPr>
          <w:instrText xml:space="preserve"> PAGEREF _Toc24645997 \h </w:instrText>
        </w:r>
        <w:r w:rsidR="009232CB">
          <w:rPr>
            <w:webHidden/>
          </w:rPr>
        </w:r>
        <w:r w:rsidR="009232CB">
          <w:rPr>
            <w:webHidden/>
          </w:rPr>
          <w:fldChar w:fldCharType="separate"/>
        </w:r>
        <w:r w:rsidR="00100B15">
          <w:rPr>
            <w:webHidden/>
          </w:rPr>
          <w:t>73</w:t>
        </w:r>
        <w:r w:rsidR="009232CB">
          <w:rPr>
            <w:webHidden/>
          </w:rPr>
          <w:fldChar w:fldCharType="end"/>
        </w:r>
      </w:hyperlink>
    </w:p>
    <w:p w14:paraId="4B276FF6" w14:textId="40D2B365" w:rsidR="009232CB" w:rsidRDefault="00D56065">
      <w:pPr>
        <w:pStyle w:val="TOC2"/>
        <w:rPr>
          <w:rFonts w:asciiTheme="minorHAnsi" w:eastAsiaTheme="minorEastAsia" w:hAnsiTheme="minorHAnsi" w:cstheme="minorBidi"/>
          <w:bCs w:val="0"/>
          <w:iCs w:val="0"/>
          <w:sz w:val="22"/>
          <w:szCs w:val="22"/>
          <w:lang w:val="fr-FR" w:eastAsia="fr-FR"/>
        </w:rPr>
      </w:pPr>
      <w:hyperlink w:anchor="_Toc24645998" w:history="1">
        <w:r w:rsidR="009232CB" w:rsidRPr="00AD752F">
          <w:rPr>
            <w:rStyle w:val="Hyperlink"/>
            <w:lang w:val="en-US"/>
            <w14:scene3d>
              <w14:camera w14:prst="orthographicFront"/>
              <w14:lightRig w14:rig="threePt" w14:dir="t">
                <w14:rot w14:lat="0" w14:lon="0" w14:rev="0"/>
              </w14:lightRig>
            </w14:scene3d>
          </w:rPr>
          <w:t>5.3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Start date of the project</w:t>
        </w:r>
        <w:r w:rsidR="009232CB">
          <w:rPr>
            <w:webHidden/>
          </w:rPr>
          <w:tab/>
        </w:r>
        <w:r w:rsidR="009232CB">
          <w:rPr>
            <w:webHidden/>
          </w:rPr>
          <w:fldChar w:fldCharType="begin"/>
        </w:r>
        <w:r w:rsidR="009232CB">
          <w:rPr>
            <w:webHidden/>
          </w:rPr>
          <w:instrText xml:space="preserve"> PAGEREF _Toc24645998 \h </w:instrText>
        </w:r>
        <w:r w:rsidR="009232CB">
          <w:rPr>
            <w:webHidden/>
          </w:rPr>
        </w:r>
        <w:r w:rsidR="009232CB">
          <w:rPr>
            <w:webHidden/>
          </w:rPr>
          <w:fldChar w:fldCharType="separate"/>
        </w:r>
        <w:r w:rsidR="00100B15">
          <w:rPr>
            <w:webHidden/>
          </w:rPr>
          <w:t>73</w:t>
        </w:r>
        <w:r w:rsidR="009232CB">
          <w:rPr>
            <w:webHidden/>
          </w:rPr>
          <w:fldChar w:fldCharType="end"/>
        </w:r>
      </w:hyperlink>
    </w:p>
    <w:p w14:paraId="42FF1AC4" w14:textId="1D999AF3" w:rsidR="009232CB" w:rsidRDefault="00D56065">
      <w:pPr>
        <w:pStyle w:val="TOC2"/>
        <w:rPr>
          <w:rFonts w:asciiTheme="minorHAnsi" w:eastAsiaTheme="minorEastAsia" w:hAnsiTheme="minorHAnsi" w:cstheme="minorBidi"/>
          <w:bCs w:val="0"/>
          <w:iCs w:val="0"/>
          <w:sz w:val="22"/>
          <w:szCs w:val="22"/>
          <w:lang w:val="fr-FR" w:eastAsia="fr-FR"/>
        </w:rPr>
      </w:pPr>
      <w:hyperlink w:anchor="_Toc24645999" w:history="1">
        <w:r w:rsidR="009232CB" w:rsidRPr="00AD752F">
          <w:rPr>
            <w:rStyle w:val="Hyperlink"/>
            <w:lang w:val="en-US"/>
            <w14:scene3d>
              <w14:camera w14:prst="orthographicFront"/>
              <w14:lightRig w14:rig="threePt" w14:dir="t">
                <w14:rot w14:lat="0" w14:lon="0" w14:rev="0"/>
              </w14:lightRig>
            </w14:scene3d>
          </w:rPr>
          <w:t>5.4</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Increase in R&amp;D and FID efforts</w:t>
        </w:r>
        <w:r w:rsidR="009232CB">
          <w:rPr>
            <w:webHidden/>
          </w:rPr>
          <w:tab/>
        </w:r>
        <w:r w:rsidR="009232CB">
          <w:rPr>
            <w:webHidden/>
          </w:rPr>
          <w:fldChar w:fldCharType="begin"/>
        </w:r>
        <w:r w:rsidR="009232CB">
          <w:rPr>
            <w:webHidden/>
          </w:rPr>
          <w:instrText xml:space="preserve"> PAGEREF _Toc24645999 \h </w:instrText>
        </w:r>
        <w:r w:rsidR="009232CB">
          <w:rPr>
            <w:webHidden/>
          </w:rPr>
        </w:r>
        <w:r w:rsidR="009232CB">
          <w:rPr>
            <w:webHidden/>
          </w:rPr>
          <w:fldChar w:fldCharType="separate"/>
        </w:r>
        <w:r w:rsidR="00100B15">
          <w:rPr>
            <w:webHidden/>
          </w:rPr>
          <w:t>73</w:t>
        </w:r>
        <w:r w:rsidR="009232CB">
          <w:rPr>
            <w:webHidden/>
          </w:rPr>
          <w:fldChar w:fldCharType="end"/>
        </w:r>
      </w:hyperlink>
    </w:p>
    <w:p w14:paraId="4FB2A858" w14:textId="530814DA" w:rsidR="009232CB" w:rsidRDefault="00D56065">
      <w:pPr>
        <w:pStyle w:val="TOC1"/>
        <w:rPr>
          <w:rFonts w:asciiTheme="minorHAnsi" w:eastAsiaTheme="minorEastAsia" w:hAnsiTheme="minorHAnsi" w:cstheme="minorBidi"/>
          <w:b w:val="0"/>
          <w:bCs w:val="0"/>
          <w:sz w:val="22"/>
          <w:szCs w:val="22"/>
          <w:lang w:val="fr-FR" w:eastAsia="fr-FR"/>
        </w:rPr>
      </w:pPr>
      <w:hyperlink w:anchor="_Toc24646000" w:history="1">
        <w:r w:rsidR="009232CB" w:rsidRPr="00AD752F">
          <w:rPr>
            <w:rStyle w:val="Hyperlink"/>
            <w:lang w:val="en-US"/>
          </w:rPr>
          <w:t>6</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Elaboration on Terms of the Funding Gap Questionnaire</w:t>
        </w:r>
        <w:r w:rsidR="009232CB">
          <w:rPr>
            <w:webHidden/>
          </w:rPr>
          <w:tab/>
        </w:r>
        <w:r w:rsidR="009232CB">
          <w:rPr>
            <w:webHidden/>
          </w:rPr>
          <w:fldChar w:fldCharType="begin"/>
        </w:r>
        <w:r w:rsidR="009232CB">
          <w:rPr>
            <w:webHidden/>
          </w:rPr>
          <w:instrText xml:space="preserve"> PAGEREF _Toc24646000 \h </w:instrText>
        </w:r>
        <w:r w:rsidR="009232CB">
          <w:rPr>
            <w:webHidden/>
          </w:rPr>
        </w:r>
        <w:r w:rsidR="009232CB">
          <w:rPr>
            <w:webHidden/>
          </w:rPr>
          <w:fldChar w:fldCharType="separate"/>
        </w:r>
        <w:r w:rsidR="00100B15">
          <w:rPr>
            <w:webHidden/>
          </w:rPr>
          <w:t>75</w:t>
        </w:r>
        <w:r w:rsidR="009232CB">
          <w:rPr>
            <w:webHidden/>
          </w:rPr>
          <w:fldChar w:fldCharType="end"/>
        </w:r>
      </w:hyperlink>
    </w:p>
    <w:p w14:paraId="13F11B54" w14:textId="4F34FE2B" w:rsidR="009232CB" w:rsidRDefault="00D56065">
      <w:pPr>
        <w:pStyle w:val="TOC2"/>
        <w:rPr>
          <w:rFonts w:asciiTheme="minorHAnsi" w:eastAsiaTheme="minorEastAsia" w:hAnsiTheme="minorHAnsi" w:cstheme="minorBidi"/>
          <w:bCs w:val="0"/>
          <w:iCs w:val="0"/>
          <w:sz w:val="22"/>
          <w:szCs w:val="22"/>
          <w:lang w:val="fr-FR" w:eastAsia="fr-FR"/>
        </w:rPr>
      </w:pPr>
      <w:hyperlink w:anchor="_Toc24646001" w:history="1">
        <w:r w:rsidR="009232CB" w:rsidRPr="00AD752F">
          <w:rPr>
            <w:rStyle w:val="Hyperlink"/>
            <w:lang w:val="en-US"/>
            <w14:scene3d>
              <w14:camera w14:prst="orthographicFront"/>
              <w14:lightRig w14:rig="threePt" w14:dir="t">
                <w14:rot w14:lat="0" w14:lon="0" w14:rev="0"/>
              </w14:lightRig>
            </w14:scene3d>
          </w:rPr>
          <w:t>6.1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Necessity of state aid</w:t>
        </w:r>
        <w:r w:rsidR="009232CB">
          <w:rPr>
            <w:webHidden/>
          </w:rPr>
          <w:tab/>
        </w:r>
        <w:r w:rsidR="009232CB">
          <w:rPr>
            <w:webHidden/>
          </w:rPr>
          <w:fldChar w:fldCharType="begin"/>
        </w:r>
        <w:r w:rsidR="009232CB">
          <w:rPr>
            <w:webHidden/>
          </w:rPr>
          <w:instrText xml:space="preserve"> PAGEREF _Toc24646001 \h </w:instrText>
        </w:r>
        <w:r w:rsidR="009232CB">
          <w:rPr>
            <w:webHidden/>
          </w:rPr>
        </w:r>
        <w:r w:rsidR="009232CB">
          <w:rPr>
            <w:webHidden/>
          </w:rPr>
          <w:fldChar w:fldCharType="separate"/>
        </w:r>
        <w:r w:rsidR="00100B15">
          <w:rPr>
            <w:webHidden/>
          </w:rPr>
          <w:t>75</w:t>
        </w:r>
        <w:r w:rsidR="009232CB">
          <w:rPr>
            <w:webHidden/>
          </w:rPr>
          <w:fldChar w:fldCharType="end"/>
        </w:r>
      </w:hyperlink>
    </w:p>
    <w:p w14:paraId="23B21373" w14:textId="1F44BA79" w:rsidR="009232CB" w:rsidRDefault="00D56065">
      <w:pPr>
        <w:pStyle w:val="TOC2"/>
        <w:rPr>
          <w:rFonts w:asciiTheme="minorHAnsi" w:eastAsiaTheme="minorEastAsia" w:hAnsiTheme="minorHAnsi" w:cstheme="minorBidi"/>
          <w:bCs w:val="0"/>
          <w:iCs w:val="0"/>
          <w:sz w:val="22"/>
          <w:szCs w:val="22"/>
          <w:lang w:val="fr-FR" w:eastAsia="fr-FR"/>
        </w:rPr>
      </w:pPr>
      <w:hyperlink w:anchor="_Toc24646002" w:history="1">
        <w:r w:rsidR="009232CB" w:rsidRPr="00AD752F">
          <w:rPr>
            <w:rStyle w:val="Hyperlink"/>
            <w:lang w:val="en-US"/>
            <w14:scene3d>
              <w14:camera w14:prst="orthographicFront"/>
              <w14:lightRig w14:rig="threePt" w14:dir="t">
                <w14:rot w14:lat="0" w14:lon="0" w14:rev="0"/>
              </w14:lightRig>
            </w14:scene3d>
          </w:rPr>
          <w:t>6.2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Proportionality of state aid</w:t>
        </w:r>
        <w:r w:rsidR="009232CB">
          <w:rPr>
            <w:webHidden/>
          </w:rPr>
          <w:tab/>
        </w:r>
        <w:r w:rsidR="009232CB">
          <w:rPr>
            <w:webHidden/>
          </w:rPr>
          <w:fldChar w:fldCharType="begin"/>
        </w:r>
        <w:r w:rsidR="009232CB">
          <w:rPr>
            <w:webHidden/>
          </w:rPr>
          <w:instrText xml:space="preserve"> PAGEREF _Toc24646002 \h </w:instrText>
        </w:r>
        <w:r w:rsidR="009232CB">
          <w:rPr>
            <w:webHidden/>
          </w:rPr>
        </w:r>
        <w:r w:rsidR="009232CB">
          <w:rPr>
            <w:webHidden/>
          </w:rPr>
          <w:fldChar w:fldCharType="separate"/>
        </w:r>
        <w:r w:rsidR="00100B15">
          <w:rPr>
            <w:webHidden/>
          </w:rPr>
          <w:t>76</w:t>
        </w:r>
        <w:r w:rsidR="009232CB">
          <w:rPr>
            <w:webHidden/>
          </w:rPr>
          <w:fldChar w:fldCharType="end"/>
        </w:r>
      </w:hyperlink>
    </w:p>
    <w:p w14:paraId="01A0E385" w14:textId="1D69EEA1" w:rsidR="009232CB" w:rsidRDefault="00D56065">
      <w:pPr>
        <w:pStyle w:val="TOC1"/>
        <w:rPr>
          <w:rFonts w:asciiTheme="minorHAnsi" w:eastAsiaTheme="minorEastAsia" w:hAnsiTheme="minorHAnsi" w:cstheme="minorBidi"/>
          <w:b w:val="0"/>
          <w:bCs w:val="0"/>
          <w:sz w:val="22"/>
          <w:szCs w:val="22"/>
          <w:lang w:val="fr-FR" w:eastAsia="fr-FR"/>
        </w:rPr>
      </w:pPr>
      <w:hyperlink w:anchor="_Toc24646003" w:history="1">
        <w:r w:rsidR="009232CB" w:rsidRPr="00AD752F">
          <w:rPr>
            <w:rStyle w:val="Hyperlink"/>
            <w:lang w:val="en-US"/>
          </w:rPr>
          <w:t>7</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Limitation of distortion of competition and trade</w:t>
        </w:r>
        <w:r w:rsidR="009232CB">
          <w:rPr>
            <w:webHidden/>
          </w:rPr>
          <w:tab/>
        </w:r>
        <w:r w:rsidR="009232CB">
          <w:rPr>
            <w:webHidden/>
          </w:rPr>
          <w:fldChar w:fldCharType="begin"/>
        </w:r>
        <w:r w:rsidR="009232CB">
          <w:rPr>
            <w:webHidden/>
          </w:rPr>
          <w:instrText xml:space="preserve"> PAGEREF _Toc24646003 \h </w:instrText>
        </w:r>
        <w:r w:rsidR="009232CB">
          <w:rPr>
            <w:webHidden/>
          </w:rPr>
        </w:r>
        <w:r w:rsidR="009232CB">
          <w:rPr>
            <w:webHidden/>
          </w:rPr>
          <w:fldChar w:fldCharType="separate"/>
        </w:r>
        <w:r w:rsidR="00100B15">
          <w:rPr>
            <w:webHidden/>
          </w:rPr>
          <w:t>79</w:t>
        </w:r>
        <w:r w:rsidR="009232CB">
          <w:rPr>
            <w:webHidden/>
          </w:rPr>
          <w:fldChar w:fldCharType="end"/>
        </w:r>
      </w:hyperlink>
    </w:p>
    <w:p w14:paraId="14451666" w14:textId="5272249A" w:rsidR="009232CB" w:rsidRDefault="00D56065">
      <w:pPr>
        <w:pStyle w:val="TOC2"/>
        <w:rPr>
          <w:rFonts w:asciiTheme="minorHAnsi" w:eastAsiaTheme="minorEastAsia" w:hAnsiTheme="minorHAnsi" w:cstheme="minorBidi"/>
          <w:bCs w:val="0"/>
          <w:iCs w:val="0"/>
          <w:sz w:val="22"/>
          <w:szCs w:val="22"/>
          <w:lang w:val="fr-FR" w:eastAsia="fr-FR"/>
        </w:rPr>
      </w:pPr>
      <w:hyperlink w:anchor="_Toc24646004" w:history="1">
        <w:r w:rsidR="009232CB" w:rsidRPr="00AD752F">
          <w:rPr>
            <w:rStyle w:val="Hyperlink"/>
            <w:lang w:val="en-US"/>
            <w14:scene3d>
              <w14:camera w14:prst="orthographicFront"/>
              <w14:lightRig w14:rig="threePt" w14:dir="t">
                <w14:rot w14:lat="0" w14:lon="0" w14:rev="0"/>
              </w14:lightRig>
            </w14:scene3d>
          </w:rPr>
          <w:t>7.1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Market affected by the State aid</w:t>
        </w:r>
        <w:r w:rsidR="009232CB">
          <w:rPr>
            <w:webHidden/>
          </w:rPr>
          <w:tab/>
        </w:r>
        <w:r w:rsidR="009232CB">
          <w:rPr>
            <w:webHidden/>
          </w:rPr>
          <w:fldChar w:fldCharType="begin"/>
        </w:r>
        <w:r w:rsidR="009232CB">
          <w:rPr>
            <w:webHidden/>
          </w:rPr>
          <w:instrText xml:space="preserve"> PAGEREF _Toc24646004 \h </w:instrText>
        </w:r>
        <w:r w:rsidR="009232CB">
          <w:rPr>
            <w:webHidden/>
          </w:rPr>
        </w:r>
        <w:r w:rsidR="009232CB">
          <w:rPr>
            <w:webHidden/>
          </w:rPr>
          <w:fldChar w:fldCharType="separate"/>
        </w:r>
        <w:r w:rsidR="00100B15">
          <w:rPr>
            <w:webHidden/>
          </w:rPr>
          <w:t>79</w:t>
        </w:r>
        <w:r w:rsidR="009232CB">
          <w:rPr>
            <w:webHidden/>
          </w:rPr>
          <w:fldChar w:fldCharType="end"/>
        </w:r>
      </w:hyperlink>
    </w:p>
    <w:p w14:paraId="3978F98F" w14:textId="2A52F9C7" w:rsidR="009232CB" w:rsidRDefault="00D56065">
      <w:pPr>
        <w:pStyle w:val="TOC2"/>
        <w:rPr>
          <w:rFonts w:asciiTheme="minorHAnsi" w:eastAsiaTheme="minorEastAsia" w:hAnsiTheme="minorHAnsi" w:cstheme="minorBidi"/>
          <w:bCs w:val="0"/>
          <w:iCs w:val="0"/>
          <w:sz w:val="22"/>
          <w:szCs w:val="22"/>
          <w:lang w:val="fr-FR" w:eastAsia="fr-FR"/>
        </w:rPr>
      </w:pPr>
      <w:hyperlink w:anchor="_Toc24646005" w:history="1">
        <w:r w:rsidR="009232CB" w:rsidRPr="00AD752F">
          <w:rPr>
            <w:rStyle w:val="Hyperlink"/>
            <w:lang w:val="en-US"/>
            <w14:scene3d>
              <w14:camera w14:prst="orthographicFront"/>
              <w14:lightRig w14:rig="threePt" w14:dir="t">
                <w14:rot w14:lat="0" w14:lon="0" w14:rev="0"/>
              </w14:lightRig>
            </w14:scene3d>
          </w:rPr>
          <w:t>7.2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No creation nor strengthening of market power</w:t>
        </w:r>
        <w:r w:rsidR="009232CB">
          <w:rPr>
            <w:webHidden/>
          </w:rPr>
          <w:tab/>
        </w:r>
        <w:r w:rsidR="009232CB">
          <w:rPr>
            <w:webHidden/>
          </w:rPr>
          <w:fldChar w:fldCharType="begin"/>
        </w:r>
        <w:r w:rsidR="009232CB">
          <w:rPr>
            <w:webHidden/>
          </w:rPr>
          <w:instrText xml:space="preserve"> PAGEREF _Toc24646005 \h </w:instrText>
        </w:r>
        <w:r w:rsidR="009232CB">
          <w:rPr>
            <w:webHidden/>
          </w:rPr>
        </w:r>
        <w:r w:rsidR="009232CB">
          <w:rPr>
            <w:webHidden/>
          </w:rPr>
          <w:fldChar w:fldCharType="separate"/>
        </w:r>
        <w:r w:rsidR="00100B15">
          <w:rPr>
            <w:webHidden/>
          </w:rPr>
          <w:t>80</w:t>
        </w:r>
        <w:r w:rsidR="009232CB">
          <w:rPr>
            <w:webHidden/>
          </w:rPr>
          <w:fldChar w:fldCharType="end"/>
        </w:r>
      </w:hyperlink>
    </w:p>
    <w:p w14:paraId="710AB242" w14:textId="0FE48BC1" w:rsidR="009232CB" w:rsidRDefault="00D56065">
      <w:pPr>
        <w:pStyle w:val="TOC2"/>
        <w:rPr>
          <w:rFonts w:asciiTheme="minorHAnsi" w:eastAsiaTheme="minorEastAsia" w:hAnsiTheme="minorHAnsi" w:cstheme="minorBidi"/>
          <w:bCs w:val="0"/>
          <w:iCs w:val="0"/>
          <w:sz w:val="22"/>
          <w:szCs w:val="22"/>
          <w:lang w:val="fr-FR" w:eastAsia="fr-FR"/>
        </w:rPr>
      </w:pPr>
      <w:hyperlink w:anchor="_Toc24646006" w:history="1">
        <w:r w:rsidR="009232CB" w:rsidRPr="00AD752F">
          <w:rPr>
            <w:rStyle w:val="Hyperlink"/>
            <w:lang w:val="en-US"/>
            <w14:scene3d>
              <w14:camera w14:prst="orthographicFront"/>
              <w14:lightRig w14:rig="threePt" w14:dir="t">
                <w14:rot w14:lat="0" w14:lon="0" w14:rev="0"/>
              </w14:lightRig>
            </w14:scene3d>
          </w:rPr>
          <w:t>7.3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Limiting distortion of dynamic incentives</w:t>
        </w:r>
        <w:r w:rsidR="009232CB">
          <w:rPr>
            <w:webHidden/>
          </w:rPr>
          <w:tab/>
        </w:r>
        <w:r w:rsidR="009232CB">
          <w:rPr>
            <w:webHidden/>
          </w:rPr>
          <w:fldChar w:fldCharType="begin"/>
        </w:r>
        <w:r w:rsidR="009232CB">
          <w:rPr>
            <w:webHidden/>
          </w:rPr>
          <w:instrText xml:space="preserve"> PAGEREF _Toc24646006 \h </w:instrText>
        </w:r>
        <w:r w:rsidR="009232CB">
          <w:rPr>
            <w:webHidden/>
          </w:rPr>
        </w:r>
        <w:r w:rsidR="009232CB">
          <w:rPr>
            <w:webHidden/>
          </w:rPr>
          <w:fldChar w:fldCharType="separate"/>
        </w:r>
        <w:r w:rsidR="00100B15">
          <w:rPr>
            <w:webHidden/>
          </w:rPr>
          <w:t>81</w:t>
        </w:r>
        <w:r w:rsidR="009232CB">
          <w:rPr>
            <w:webHidden/>
          </w:rPr>
          <w:fldChar w:fldCharType="end"/>
        </w:r>
      </w:hyperlink>
    </w:p>
    <w:p w14:paraId="42658543" w14:textId="13C677AE" w:rsidR="009232CB" w:rsidRDefault="00D56065">
      <w:pPr>
        <w:pStyle w:val="TOC2"/>
        <w:rPr>
          <w:rFonts w:asciiTheme="minorHAnsi" w:eastAsiaTheme="minorEastAsia" w:hAnsiTheme="minorHAnsi" w:cstheme="minorBidi"/>
          <w:bCs w:val="0"/>
          <w:iCs w:val="0"/>
          <w:sz w:val="22"/>
          <w:szCs w:val="22"/>
          <w:lang w:val="fr-FR" w:eastAsia="fr-FR"/>
        </w:rPr>
      </w:pPr>
      <w:hyperlink w:anchor="_Toc24646007" w:history="1">
        <w:r w:rsidR="009232CB" w:rsidRPr="00AD752F">
          <w:rPr>
            <w:rStyle w:val="Hyperlink"/>
            <w:lang w:val="en-US"/>
            <w14:scene3d>
              <w14:camera w14:prst="orthographicFront"/>
              <w14:lightRig w14:rig="threePt" w14:dir="t">
                <w14:rot w14:lat="0" w14:lon="0" w14:rev="0"/>
              </w14:lightRig>
            </w14:scene3d>
          </w:rPr>
          <w:t>7.4</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No maintaining of an inefficient market structure</w:t>
        </w:r>
        <w:r w:rsidR="009232CB">
          <w:rPr>
            <w:webHidden/>
          </w:rPr>
          <w:tab/>
        </w:r>
        <w:r w:rsidR="009232CB">
          <w:rPr>
            <w:webHidden/>
          </w:rPr>
          <w:fldChar w:fldCharType="begin"/>
        </w:r>
        <w:r w:rsidR="009232CB">
          <w:rPr>
            <w:webHidden/>
          </w:rPr>
          <w:instrText xml:space="preserve"> PAGEREF _Toc24646007 \h </w:instrText>
        </w:r>
        <w:r w:rsidR="009232CB">
          <w:rPr>
            <w:webHidden/>
          </w:rPr>
        </w:r>
        <w:r w:rsidR="009232CB">
          <w:rPr>
            <w:webHidden/>
          </w:rPr>
          <w:fldChar w:fldCharType="separate"/>
        </w:r>
        <w:r w:rsidR="00100B15">
          <w:rPr>
            <w:webHidden/>
          </w:rPr>
          <w:t>82</w:t>
        </w:r>
        <w:r w:rsidR="009232CB">
          <w:rPr>
            <w:webHidden/>
          </w:rPr>
          <w:fldChar w:fldCharType="end"/>
        </w:r>
      </w:hyperlink>
    </w:p>
    <w:p w14:paraId="4BB63BC6" w14:textId="135A600E" w:rsidR="009232CB" w:rsidRDefault="00D56065">
      <w:pPr>
        <w:pStyle w:val="TOC2"/>
        <w:rPr>
          <w:rFonts w:asciiTheme="minorHAnsi" w:eastAsiaTheme="minorEastAsia" w:hAnsiTheme="minorHAnsi" w:cstheme="minorBidi"/>
          <w:bCs w:val="0"/>
          <w:iCs w:val="0"/>
          <w:sz w:val="22"/>
          <w:szCs w:val="22"/>
          <w:lang w:val="fr-FR" w:eastAsia="fr-FR"/>
        </w:rPr>
      </w:pPr>
      <w:hyperlink w:anchor="_Toc24646008" w:history="1">
        <w:r w:rsidR="009232CB" w:rsidRPr="00AD752F">
          <w:rPr>
            <w:rStyle w:val="Hyperlink"/>
            <w:lang w:val="en-US"/>
            <w14:scene3d>
              <w14:camera w14:prst="orthographicFront"/>
              <w14:lightRig w14:rig="threePt" w14:dir="t">
                <w14:rot w14:lat="0" w14:lon="0" w14:rev="0"/>
              </w14:lightRig>
            </w14:scene3d>
          </w:rPr>
          <w:t>7.5</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No effect on the location of activities</w:t>
        </w:r>
        <w:r w:rsidR="009232CB">
          <w:rPr>
            <w:webHidden/>
          </w:rPr>
          <w:tab/>
        </w:r>
        <w:r w:rsidR="009232CB">
          <w:rPr>
            <w:webHidden/>
          </w:rPr>
          <w:fldChar w:fldCharType="begin"/>
        </w:r>
        <w:r w:rsidR="009232CB">
          <w:rPr>
            <w:webHidden/>
          </w:rPr>
          <w:instrText xml:space="preserve"> PAGEREF _Toc24646008 \h </w:instrText>
        </w:r>
        <w:r w:rsidR="009232CB">
          <w:rPr>
            <w:webHidden/>
          </w:rPr>
        </w:r>
        <w:r w:rsidR="009232CB">
          <w:rPr>
            <w:webHidden/>
          </w:rPr>
          <w:fldChar w:fldCharType="separate"/>
        </w:r>
        <w:r w:rsidR="00100B15">
          <w:rPr>
            <w:webHidden/>
          </w:rPr>
          <w:t>82</w:t>
        </w:r>
        <w:r w:rsidR="009232CB">
          <w:rPr>
            <w:webHidden/>
          </w:rPr>
          <w:fldChar w:fldCharType="end"/>
        </w:r>
      </w:hyperlink>
    </w:p>
    <w:p w14:paraId="291FEC01" w14:textId="2E718D09" w:rsidR="009232CB" w:rsidRDefault="00D56065">
      <w:pPr>
        <w:pStyle w:val="TOC1"/>
        <w:rPr>
          <w:rFonts w:asciiTheme="minorHAnsi" w:eastAsiaTheme="minorEastAsia" w:hAnsiTheme="minorHAnsi" w:cstheme="minorBidi"/>
          <w:b w:val="0"/>
          <w:bCs w:val="0"/>
          <w:sz w:val="22"/>
          <w:szCs w:val="22"/>
          <w:lang w:val="fr-FR" w:eastAsia="fr-FR"/>
        </w:rPr>
      </w:pPr>
      <w:hyperlink w:anchor="_Toc24646009" w:history="1">
        <w:r w:rsidR="009232CB" w:rsidRPr="00AD752F">
          <w:rPr>
            <w:rStyle w:val="Hyperlink"/>
            <w:lang w:val="en-US"/>
          </w:rPr>
          <w:t>8</w:t>
        </w:r>
        <w:r w:rsidR="009232CB">
          <w:rPr>
            <w:rFonts w:asciiTheme="minorHAnsi" w:eastAsiaTheme="minorEastAsia" w:hAnsiTheme="minorHAnsi" w:cstheme="minorBidi"/>
            <w:b w:val="0"/>
            <w:bCs w:val="0"/>
            <w:sz w:val="22"/>
            <w:szCs w:val="22"/>
            <w:lang w:val="fr-FR" w:eastAsia="fr-FR"/>
          </w:rPr>
          <w:tab/>
        </w:r>
        <w:r w:rsidR="009232CB" w:rsidRPr="00AD752F">
          <w:rPr>
            <w:rStyle w:val="Hyperlink"/>
            <w:lang w:val="en-US"/>
          </w:rPr>
          <w:t>Annex to the Portfolio</w:t>
        </w:r>
        <w:r w:rsidR="009232CB">
          <w:rPr>
            <w:webHidden/>
          </w:rPr>
          <w:tab/>
        </w:r>
        <w:r w:rsidR="009232CB">
          <w:rPr>
            <w:webHidden/>
          </w:rPr>
          <w:fldChar w:fldCharType="begin"/>
        </w:r>
        <w:r w:rsidR="009232CB">
          <w:rPr>
            <w:webHidden/>
          </w:rPr>
          <w:instrText xml:space="preserve"> PAGEREF _Toc24646009 \h </w:instrText>
        </w:r>
        <w:r w:rsidR="009232CB">
          <w:rPr>
            <w:webHidden/>
          </w:rPr>
        </w:r>
        <w:r w:rsidR="009232CB">
          <w:rPr>
            <w:webHidden/>
          </w:rPr>
          <w:fldChar w:fldCharType="separate"/>
        </w:r>
        <w:r w:rsidR="00100B15">
          <w:rPr>
            <w:webHidden/>
          </w:rPr>
          <w:t>83</w:t>
        </w:r>
        <w:r w:rsidR="009232CB">
          <w:rPr>
            <w:webHidden/>
          </w:rPr>
          <w:fldChar w:fldCharType="end"/>
        </w:r>
      </w:hyperlink>
    </w:p>
    <w:p w14:paraId="48ADAA5F" w14:textId="07AADB44" w:rsidR="009232CB" w:rsidRDefault="00D56065">
      <w:pPr>
        <w:pStyle w:val="TOC2"/>
        <w:rPr>
          <w:rFonts w:asciiTheme="minorHAnsi" w:eastAsiaTheme="minorEastAsia" w:hAnsiTheme="minorHAnsi" w:cstheme="minorBidi"/>
          <w:bCs w:val="0"/>
          <w:iCs w:val="0"/>
          <w:sz w:val="22"/>
          <w:szCs w:val="22"/>
          <w:lang w:val="fr-FR" w:eastAsia="fr-FR"/>
        </w:rPr>
      </w:pPr>
      <w:hyperlink w:anchor="_Toc24646010" w:history="1">
        <w:r w:rsidR="009232CB" w:rsidRPr="00AD752F">
          <w:rPr>
            <w:rStyle w:val="Hyperlink"/>
            <w:lang w:val="fr-FR"/>
            <w14:scene3d>
              <w14:camera w14:prst="orthographicFront"/>
              <w14:lightRig w14:rig="threePt" w14:dir="t">
                <w14:rot w14:lat="0" w14:lon="0" w14:rev="0"/>
              </w14:lightRig>
            </w14:scene3d>
          </w:rPr>
          <w:t>8.1</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fr-FR"/>
          </w:rPr>
          <w:t>Annex A : Carbone Savoie WACC calculation</w:t>
        </w:r>
        <w:r w:rsidR="009232CB">
          <w:rPr>
            <w:webHidden/>
          </w:rPr>
          <w:tab/>
        </w:r>
        <w:r w:rsidR="009232CB">
          <w:rPr>
            <w:webHidden/>
          </w:rPr>
          <w:fldChar w:fldCharType="begin"/>
        </w:r>
        <w:r w:rsidR="009232CB">
          <w:rPr>
            <w:webHidden/>
          </w:rPr>
          <w:instrText xml:space="preserve"> PAGEREF _Toc24646010 \h </w:instrText>
        </w:r>
        <w:r w:rsidR="009232CB">
          <w:rPr>
            <w:webHidden/>
          </w:rPr>
        </w:r>
        <w:r w:rsidR="009232CB">
          <w:rPr>
            <w:webHidden/>
          </w:rPr>
          <w:fldChar w:fldCharType="separate"/>
        </w:r>
        <w:r w:rsidR="00100B15">
          <w:rPr>
            <w:webHidden/>
          </w:rPr>
          <w:t>84</w:t>
        </w:r>
        <w:r w:rsidR="009232CB">
          <w:rPr>
            <w:webHidden/>
          </w:rPr>
          <w:fldChar w:fldCharType="end"/>
        </w:r>
      </w:hyperlink>
    </w:p>
    <w:p w14:paraId="496DC757" w14:textId="64B2CD29" w:rsidR="009232CB" w:rsidRDefault="00D56065">
      <w:pPr>
        <w:pStyle w:val="TOC2"/>
        <w:rPr>
          <w:rFonts w:asciiTheme="minorHAnsi" w:eastAsiaTheme="minorEastAsia" w:hAnsiTheme="minorHAnsi" w:cstheme="minorBidi"/>
          <w:bCs w:val="0"/>
          <w:iCs w:val="0"/>
          <w:sz w:val="22"/>
          <w:szCs w:val="22"/>
          <w:lang w:val="fr-FR" w:eastAsia="fr-FR"/>
        </w:rPr>
      </w:pPr>
      <w:hyperlink w:anchor="_Toc24646011" w:history="1">
        <w:r w:rsidR="009232CB" w:rsidRPr="00AD752F">
          <w:rPr>
            <w:rStyle w:val="Hyperlink"/>
            <w:lang w:val="en-US"/>
            <w14:scene3d>
              <w14:camera w14:prst="orthographicFront"/>
              <w14:lightRig w14:rig="threePt" w14:dir="t">
                <w14:rot w14:lat="0" w14:lon="0" w14:rev="0"/>
              </w14:lightRig>
            </w14:scene3d>
          </w:rPr>
          <w:t>8.2</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Annex B : Funding gap detailed assumptions</w:t>
        </w:r>
        <w:r w:rsidR="009232CB">
          <w:rPr>
            <w:webHidden/>
          </w:rPr>
          <w:tab/>
        </w:r>
        <w:r w:rsidR="009232CB">
          <w:rPr>
            <w:webHidden/>
          </w:rPr>
          <w:fldChar w:fldCharType="begin"/>
        </w:r>
        <w:r w:rsidR="009232CB">
          <w:rPr>
            <w:webHidden/>
          </w:rPr>
          <w:instrText xml:space="preserve"> PAGEREF _Toc24646011 \h </w:instrText>
        </w:r>
        <w:r w:rsidR="009232CB">
          <w:rPr>
            <w:webHidden/>
          </w:rPr>
        </w:r>
        <w:r w:rsidR="009232CB">
          <w:rPr>
            <w:webHidden/>
          </w:rPr>
          <w:fldChar w:fldCharType="separate"/>
        </w:r>
        <w:r w:rsidR="00100B15">
          <w:rPr>
            <w:webHidden/>
          </w:rPr>
          <w:t>86</w:t>
        </w:r>
        <w:r w:rsidR="009232CB">
          <w:rPr>
            <w:webHidden/>
          </w:rPr>
          <w:fldChar w:fldCharType="end"/>
        </w:r>
      </w:hyperlink>
    </w:p>
    <w:p w14:paraId="138543BA" w14:textId="480932C3" w:rsidR="009232CB" w:rsidRDefault="00D56065">
      <w:pPr>
        <w:pStyle w:val="TOC2"/>
        <w:rPr>
          <w:rFonts w:asciiTheme="minorHAnsi" w:eastAsiaTheme="minorEastAsia" w:hAnsiTheme="minorHAnsi" w:cstheme="minorBidi"/>
          <w:bCs w:val="0"/>
          <w:iCs w:val="0"/>
          <w:sz w:val="22"/>
          <w:szCs w:val="22"/>
          <w:lang w:val="fr-FR" w:eastAsia="fr-FR"/>
        </w:rPr>
      </w:pPr>
      <w:hyperlink w:anchor="_Toc24646012" w:history="1">
        <w:r w:rsidR="009232CB" w:rsidRPr="00AD752F">
          <w:rPr>
            <w:rStyle w:val="Hyperlink"/>
            <w:lang w:val="en-US"/>
            <w14:scene3d>
              <w14:camera w14:prst="orthographicFront"/>
              <w14:lightRig w14:rig="threePt" w14:dir="t">
                <w14:rot w14:lat="0" w14:lon="0" w14:rev="0"/>
              </w14:lightRig>
            </w14:scene3d>
          </w:rPr>
          <w:t>8.3</w:t>
        </w:r>
        <w:r w:rsidR="009232CB">
          <w:rPr>
            <w:rFonts w:asciiTheme="minorHAnsi" w:eastAsiaTheme="minorEastAsia" w:hAnsiTheme="minorHAnsi" w:cstheme="minorBidi"/>
            <w:bCs w:val="0"/>
            <w:iCs w:val="0"/>
            <w:sz w:val="22"/>
            <w:szCs w:val="22"/>
            <w:lang w:val="fr-FR" w:eastAsia="fr-FR"/>
          </w:rPr>
          <w:tab/>
        </w:r>
        <w:r w:rsidR="009232CB" w:rsidRPr="00AD752F">
          <w:rPr>
            <w:rStyle w:val="Hyperlink"/>
            <w:lang w:val="en-US"/>
          </w:rPr>
          <w:t>Annex C : Production value of Carbone Savoie by Prodcom</w:t>
        </w:r>
        <w:r w:rsidR="009232CB">
          <w:rPr>
            <w:webHidden/>
          </w:rPr>
          <w:tab/>
        </w:r>
        <w:r w:rsidR="009232CB">
          <w:rPr>
            <w:webHidden/>
          </w:rPr>
          <w:fldChar w:fldCharType="begin"/>
        </w:r>
        <w:r w:rsidR="009232CB">
          <w:rPr>
            <w:webHidden/>
          </w:rPr>
          <w:instrText xml:space="preserve"> PAGEREF _Toc24646012 \h </w:instrText>
        </w:r>
        <w:r w:rsidR="009232CB">
          <w:rPr>
            <w:webHidden/>
          </w:rPr>
        </w:r>
        <w:r w:rsidR="009232CB">
          <w:rPr>
            <w:webHidden/>
          </w:rPr>
          <w:fldChar w:fldCharType="separate"/>
        </w:r>
        <w:r w:rsidR="00100B15">
          <w:rPr>
            <w:webHidden/>
          </w:rPr>
          <w:t>89</w:t>
        </w:r>
        <w:r w:rsidR="009232CB">
          <w:rPr>
            <w:webHidden/>
          </w:rPr>
          <w:fldChar w:fldCharType="end"/>
        </w:r>
      </w:hyperlink>
    </w:p>
    <w:p w14:paraId="192561DE" w14:textId="64B6BCB4" w:rsidR="007C13B3" w:rsidRPr="00580401" w:rsidRDefault="00FB08CE">
      <w:pPr>
        <w:spacing w:after="200"/>
        <w:rPr>
          <w:sz w:val="28"/>
          <w:lang w:val="en-US"/>
        </w:rPr>
      </w:pPr>
      <w:r w:rsidRPr="00580401">
        <w:rPr>
          <w:sz w:val="28"/>
          <w:lang w:val="en-US"/>
        </w:rPr>
        <w:fldChar w:fldCharType="end"/>
      </w:r>
      <w:r w:rsidR="007C13B3" w:rsidRPr="00580401">
        <w:rPr>
          <w:sz w:val="28"/>
          <w:lang w:val="en-US"/>
        </w:rPr>
        <w:br w:type="page"/>
      </w:r>
    </w:p>
    <w:p w14:paraId="192561DF" w14:textId="77777777" w:rsidR="00A274BD" w:rsidRPr="00580401" w:rsidRDefault="00A274BD" w:rsidP="0042387C">
      <w:pPr>
        <w:pStyle w:val="N1"/>
        <w:rPr>
          <w:lang w:val="en-US"/>
        </w:rPr>
      </w:pPr>
      <w:bookmarkStart w:id="0" w:name="_Toc495919885"/>
      <w:bookmarkStart w:id="1" w:name="_Toc24645972"/>
      <w:r w:rsidRPr="00580401">
        <w:rPr>
          <w:lang w:val="en-US"/>
        </w:rPr>
        <w:lastRenderedPageBreak/>
        <w:t>Project Outline</w:t>
      </w:r>
      <w:bookmarkEnd w:id="0"/>
      <w:bookmarkEnd w:id="1"/>
    </w:p>
    <w:p w14:paraId="192561E0" w14:textId="77777777" w:rsidR="00FB71D8" w:rsidRPr="00580401" w:rsidRDefault="00F96B3D" w:rsidP="009944BE">
      <w:pPr>
        <w:pStyle w:val="N2"/>
        <w:rPr>
          <w:lang w:val="en-US"/>
        </w:rPr>
      </w:pPr>
      <w:bookmarkStart w:id="2" w:name="_Toc24645973"/>
      <w:r w:rsidRPr="00580401">
        <w:rPr>
          <w:lang w:val="en-US"/>
        </w:rPr>
        <w:t xml:space="preserve">Company </w:t>
      </w:r>
      <w:r w:rsidR="00DD5ED5" w:rsidRPr="00580401">
        <w:rPr>
          <w:lang w:val="en-US"/>
        </w:rPr>
        <w:t>P</w:t>
      </w:r>
      <w:r w:rsidRPr="00580401">
        <w:rPr>
          <w:lang w:val="en-US"/>
        </w:rPr>
        <w:t xml:space="preserve">resentation </w:t>
      </w:r>
      <w:r w:rsidR="00EF41D9" w:rsidRPr="00580401">
        <w:rPr>
          <w:lang w:val="en-US"/>
        </w:rPr>
        <w:t>&amp; project executive summary</w:t>
      </w:r>
      <w:bookmarkEnd w:id="2"/>
    </w:p>
    <w:p w14:paraId="192561E1" w14:textId="77777777" w:rsidR="00A570BF" w:rsidRPr="00580401" w:rsidRDefault="00A570BF" w:rsidP="00D546C6">
      <w:pPr>
        <w:pStyle w:val="ITAbsatzohneNr"/>
        <w:rPr>
          <w:lang w:val="en-US"/>
        </w:rPr>
      </w:pPr>
    </w:p>
    <w:p w14:paraId="192561E2" w14:textId="77777777" w:rsidR="00E005C3" w:rsidRPr="00580401" w:rsidRDefault="00E005C3" w:rsidP="00F8185F">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a French company established in 1897, is a 35,000 tons a year producer of synthetic graphite and carbon solutions. Carbone </w:t>
      </w:r>
      <w:proofErr w:type="spellStart"/>
      <w:r w:rsidRPr="00580401">
        <w:rPr>
          <w:lang w:val="en-US"/>
        </w:rPr>
        <w:t>Savoie</w:t>
      </w:r>
      <w:proofErr w:type="spellEnd"/>
      <w:r w:rsidRPr="00580401">
        <w:rPr>
          <w:lang w:val="en-US"/>
        </w:rPr>
        <w:t xml:space="preserve"> supplies a full range of </w:t>
      </w:r>
      <w:r w:rsidR="00284E74" w:rsidRPr="00580401">
        <w:rPr>
          <w:lang w:val="en-US"/>
        </w:rPr>
        <w:t>high-quality</w:t>
      </w:r>
      <w:r w:rsidRPr="00580401">
        <w:rPr>
          <w:lang w:val="en-US"/>
        </w:rPr>
        <w:t xml:space="preserve"> graphite products for various applications and offers valuable services to customers all around the world. Every day Carbone </w:t>
      </w:r>
      <w:proofErr w:type="spellStart"/>
      <w:r w:rsidRPr="00580401">
        <w:rPr>
          <w:lang w:val="en-US"/>
        </w:rPr>
        <w:t>Savoie</w:t>
      </w:r>
      <w:proofErr w:type="spellEnd"/>
      <w:r w:rsidRPr="00580401">
        <w:rPr>
          <w:lang w:val="en-US"/>
        </w:rPr>
        <w:t xml:space="preserve"> delivers excellence in the world of </w:t>
      </w:r>
      <w:r w:rsidR="00836270" w:rsidRPr="00580401">
        <w:rPr>
          <w:lang w:val="en-US"/>
        </w:rPr>
        <w:t>aluminu</w:t>
      </w:r>
      <w:r w:rsidRPr="00580401">
        <w:rPr>
          <w:lang w:val="en-US"/>
        </w:rPr>
        <w:t xml:space="preserve">m production, specialties graphite, and </w:t>
      </w:r>
      <w:r w:rsidR="00820A48" w:rsidRPr="00580401">
        <w:rPr>
          <w:lang w:val="en-US"/>
        </w:rPr>
        <w:t xml:space="preserve">graphite </w:t>
      </w:r>
      <w:r w:rsidRPr="00580401">
        <w:rPr>
          <w:lang w:val="en-US"/>
        </w:rPr>
        <w:t>powders.</w:t>
      </w:r>
    </w:p>
    <w:p w14:paraId="192561E3" w14:textId="77777777" w:rsidR="00E005C3" w:rsidRPr="00580401" w:rsidRDefault="00E005C3" w:rsidP="00F8185F">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is located in France and employs 400 persons. The total turnover has reached 119 million Euros in 2018.</w:t>
      </w:r>
      <w:r w:rsidR="00F8185F" w:rsidRPr="00580401">
        <w:rPr>
          <w:lang w:val="en-US"/>
        </w:rPr>
        <w:t xml:space="preserve"> </w:t>
      </w:r>
      <w:r w:rsidRPr="00580401">
        <w:rPr>
          <w:lang w:val="en-US"/>
        </w:rPr>
        <w:t xml:space="preserve">Carbone </w:t>
      </w:r>
      <w:proofErr w:type="spellStart"/>
      <w:r w:rsidRPr="00580401">
        <w:rPr>
          <w:lang w:val="en-US"/>
        </w:rPr>
        <w:t>Savoie</w:t>
      </w:r>
      <w:proofErr w:type="spellEnd"/>
      <w:r w:rsidRPr="00580401">
        <w:rPr>
          <w:lang w:val="en-US"/>
        </w:rPr>
        <w:t xml:space="preserve"> is certified ISO 9001, ISO 14001, OHSAS18001 and ISO 50001.</w:t>
      </w:r>
    </w:p>
    <w:p w14:paraId="192561E4" w14:textId="77777777" w:rsidR="00601045" w:rsidRPr="00580401" w:rsidRDefault="00601045" w:rsidP="0040474D">
      <w:pPr>
        <w:pStyle w:val="ITStandard"/>
        <w:rPr>
          <w:lang w:val="en-US"/>
        </w:rPr>
      </w:pPr>
      <w:r w:rsidRPr="00580401">
        <w:rPr>
          <w:lang w:val="en-US"/>
        </w:rPr>
        <w:t xml:space="preserve">By joining the IPCEI </w:t>
      </w:r>
      <w:r w:rsidR="00730A71" w:rsidRPr="00580401">
        <w:rPr>
          <w:lang w:val="en-US"/>
        </w:rPr>
        <w:t xml:space="preserve">on </w:t>
      </w:r>
      <w:r w:rsidRPr="00580401">
        <w:rPr>
          <w:lang w:val="en-US"/>
        </w:rPr>
        <w:t xml:space="preserve">Batteries initiative, Carbone </w:t>
      </w:r>
      <w:proofErr w:type="spellStart"/>
      <w:r w:rsidRPr="00580401">
        <w:rPr>
          <w:lang w:val="en-US"/>
        </w:rPr>
        <w:t>Savoie</w:t>
      </w:r>
      <w:proofErr w:type="spellEnd"/>
      <w:r w:rsidRPr="00580401">
        <w:rPr>
          <w:lang w:val="en-US"/>
        </w:rPr>
        <w:t xml:space="preserve"> intends to become </w:t>
      </w:r>
      <w:r w:rsidR="0076612B" w:rsidRPr="00580401">
        <w:rPr>
          <w:lang w:val="en-US"/>
        </w:rPr>
        <w:t xml:space="preserve">one of the leading </w:t>
      </w:r>
      <w:r w:rsidRPr="00580401">
        <w:rPr>
          <w:lang w:val="en-US"/>
        </w:rPr>
        <w:t xml:space="preserve">technological </w:t>
      </w:r>
      <w:r w:rsidR="00022BE6" w:rsidRPr="00580401">
        <w:rPr>
          <w:lang w:val="en-US"/>
        </w:rPr>
        <w:t>innovator</w:t>
      </w:r>
      <w:r w:rsidR="0076612B" w:rsidRPr="00580401">
        <w:rPr>
          <w:lang w:val="en-US"/>
        </w:rPr>
        <w:t xml:space="preserve"> </w:t>
      </w:r>
      <w:r w:rsidRPr="00580401">
        <w:rPr>
          <w:lang w:val="en-US"/>
        </w:rPr>
        <w:t xml:space="preserve">on Secondary Synthetic Graphite (SSG) powders for the manufacturing of the anodes for lithium-ion batteries (henceforth </w:t>
      </w:r>
      <w:proofErr w:type="spellStart"/>
      <w:r w:rsidRPr="00580401">
        <w:rPr>
          <w:lang w:val="en-US"/>
        </w:rPr>
        <w:t>LiB</w:t>
      </w:r>
      <w:proofErr w:type="spellEnd"/>
      <w:r w:rsidRPr="00580401">
        <w:rPr>
          <w:lang w:val="en-US"/>
        </w:rPr>
        <w:t xml:space="preserve">). </w:t>
      </w:r>
    </w:p>
    <w:p w14:paraId="192561E5" w14:textId="77777777" w:rsidR="0076612B" w:rsidRPr="00580401" w:rsidRDefault="0076612B" w:rsidP="0040474D">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innovative project is directly in line with the European Commission strategic objectives: </w:t>
      </w:r>
    </w:p>
    <w:p w14:paraId="192561E6" w14:textId="77777777" w:rsidR="0076612B" w:rsidRPr="00580401" w:rsidRDefault="0040474D" w:rsidP="0040474D">
      <w:pPr>
        <w:pStyle w:val="ListParagraph"/>
        <w:numPr>
          <w:ilvl w:val="1"/>
          <w:numId w:val="24"/>
        </w:numPr>
        <w:spacing w:after="160" w:line="259" w:lineRule="auto"/>
        <w:ind w:left="567"/>
        <w:jc w:val="both"/>
        <w:rPr>
          <w:sz w:val="22"/>
          <w:lang w:val="en-US"/>
        </w:rPr>
      </w:pPr>
      <w:r w:rsidRPr="00580401">
        <w:rPr>
          <w:i/>
          <w:sz w:val="22"/>
          <w:lang w:val="en-US"/>
        </w:rPr>
        <w:t>Fight again</w:t>
      </w:r>
      <w:r w:rsidR="003433AD" w:rsidRPr="00580401">
        <w:rPr>
          <w:i/>
          <w:sz w:val="22"/>
          <w:lang w:val="en-US"/>
        </w:rPr>
        <w:t>st</w:t>
      </w:r>
      <w:r w:rsidRPr="00580401">
        <w:rPr>
          <w:i/>
          <w:sz w:val="22"/>
          <w:lang w:val="en-US"/>
        </w:rPr>
        <w:t xml:space="preserve"> climate change and reduce </w:t>
      </w:r>
      <w:r w:rsidR="0076612B" w:rsidRPr="00580401">
        <w:rPr>
          <w:i/>
          <w:sz w:val="22"/>
          <w:lang w:val="en-US"/>
        </w:rPr>
        <w:t>CO2 emission</w:t>
      </w:r>
      <w:r w:rsidR="0076612B" w:rsidRPr="00580401">
        <w:rPr>
          <w:sz w:val="22"/>
          <w:lang w:val="en-US"/>
        </w:rPr>
        <w:t xml:space="preserve">: Carbone </w:t>
      </w:r>
      <w:proofErr w:type="spellStart"/>
      <w:r w:rsidR="0076612B" w:rsidRPr="00580401">
        <w:rPr>
          <w:sz w:val="22"/>
          <w:lang w:val="en-US"/>
        </w:rPr>
        <w:t>Savoie</w:t>
      </w:r>
      <w:proofErr w:type="spellEnd"/>
      <w:r w:rsidR="0076612B" w:rsidRPr="00580401">
        <w:rPr>
          <w:sz w:val="22"/>
          <w:lang w:val="en-US"/>
        </w:rPr>
        <w:t xml:space="preserve"> </w:t>
      </w:r>
      <w:r w:rsidRPr="00580401">
        <w:rPr>
          <w:sz w:val="22"/>
          <w:lang w:val="en-US"/>
        </w:rPr>
        <w:t xml:space="preserve">innovative project will deliver </w:t>
      </w:r>
      <w:r w:rsidR="00776C48" w:rsidRPr="00580401">
        <w:rPr>
          <w:sz w:val="22"/>
          <w:lang w:val="en-US"/>
        </w:rPr>
        <w:t>high-quality graphite,</w:t>
      </w:r>
      <w:r w:rsidRPr="00580401">
        <w:rPr>
          <w:sz w:val="22"/>
          <w:lang w:val="en-US"/>
        </w:rPr>
        <w:t xml:space="preserve"> using 50% less energy</w:t>
      </w:r>
      <w:r w:rsidR="00776C48" w:rsidRPr="00580401">
        <w:rPr>
          <w:sz w:val="22"/>
          <w:lang w:val="en-US"/>
        </w:rPr>
        <w:t xml:space="preserve"> per ton</w:t>
      </w:r>
      <w:r w:rsidRPr="00580401">
        <w:rPr>
          <w:sz w:val="22"/>
          <w:lang w:val="en-US"/>
        </w:rPr>
        <w:t xml:space="preserve"> than current mainstream technology</w:t>
      </w:r>
      <w:r w:rsidR="00776C48" w:rsidRPr="00580401">
        <w:rPr>
          <w:sz w:val="22"/>
          <w:lang w:val="en-US"/>
        </w:rPr>
        <w:t>.</w:t>
      </w:r>
    </w:p>
    <w:p w14:paraId="192561E7" w14:textId="77777777" w:rsidR="0040474D" w:rsidRPr="00580401" w:rsidRDefault="0040474D" w:rsidP="001133F2">
      <w:pPr>
        <w:pStyle w:val="ListParagraph"/>
        <w:spacing w:after="160" w:line="259" w:lineRule="auto"/>
        <w:ind w:left="567"/>
        <w:jc w:val="both"/>
        <w:rPr>
          <w:sz w:val="22"/>
          <w:lang w:val="en-US"/>
        </w:rPr>
      </w:pPr>
    </w:p>
    <w:p w14:paraId="192561E8" w14:textId="5A877D51" w:rsidR="0040474D" w:rsidRPr="00580401" w:rsidRDefault="0076612B" w:rsidP="001133F2">
      <w:pPr>
        <w:pStyle w:val="ListParagraph"/>
        <w:numPr>
          <w:ilvl w:val="1"/>
          <w:numId w:val="24"/>
        </w:numPr>
        <w:spacing w:after="160" w:line="259" w:lineRule="auto"/>
        <w:ind w:left="567"/>
        <w:jc w:val="both"/>
        <w:rPr>
          <w:sz w:val="22"/>
          <w:lang w:val="en-US"/>
        </w:rPr>
      </w:pPr>
      <w:r w:rsidRPr="00580401">
        <w:rPr>
          <w:i/>
          <w:sz w:val="22"/>
          <w:lang w:val="en-US"/>
        </w:rPr>
        <w:t>Contribution to growth</w:t>
      </w:r>
      <w:r w:rsidRPr="00580401">
        <w:rPr>
          <w:sz w:val="22"/>
          <w:lang w:val="en-US"/>
        </w:rPr>
        <w:t xml:space="preserve">: </w:t>
      </w:r>
      <w:r w:rsidR="0040474D" w:rsidRPr="00580401">
        <w:rPr>
          <w:sz w:val="22"/>
          <w:lang w:val="en-US"/>
        </w:rPr>
        <w:t xml:space="preserve">Carbone </w:t>
      </w:r>
      <w:proofErr w:type="spellStart"/>
      <w:r w:rsidR="0040474D" w:rsidRPr="00580401">
        <w:rPr>
          <w:sz w:val="22"/>
          <w:lang w:val="en-US"/>
        </w:rPr>
        <w:t>Savoie</w:t>
      </w:r>
      <w:proofErr w:type="spellEnd"/>
      <w:r w:rsidR="0040474D" w:rsidRPr="00580401">
        <w:rPr>
          <w:sz w:val="22"/>
          <w:lang w:val="en-US"/>
        </w:rPr>
        <w:t xml:space="preserve"> innovative project </w:t>
      </w:r>
      <w:r w:rsidR="00776C48" w:rsidRPr="00580401">
        <w:rPr>
          <w:sz w:val="22"/>
          <w:lang w:val="en-US"/>
        </w:rPr>
        <w:t xml:space="preserve">is driven by improvement of the performance-cost balance. Carbone </w:t>
      </w:r>
      <w:proofErr w:type="spellStart"/>
      <w:r w:rsidR="00776C48" w:rsidRPr="00580401">
        <w:rPr>
          <w:sz w:val="22"/>
          <w:lang w:val="en-US"/>
        </w:rPr>
        <w:t>Savoie</w:t>
      </w:r>
      <w:proofErr w:type="spellEnd"/>
      <w:r w:rsidR="00776C48" w:rsidRPr="00580401">
        <w:rPr>
          <w:sz w:val="22"/>
          <w:lang w:val="en-US"/>
        </w:rPr>
        <w:t xml:space="preserve"> process </w:t>
      </w:r>
      <w:r w:rsidR="00022BE6" w:rsidRPr="00580401">
        <w:rPr>
          <w:sz w:val="22"/>
          <w:lang w:val="en-US"/>
        </w:rPr>
        <w:t>could</w:t>
      </w:r>
      <w:r w:rsidR="0040474D" w:rsidRPr="00580401">
        <w:rPr>
          <w:sz w:val="22"/>
          <w:lang w:val="en-US"/>
        </w:rPr>
        <w:t xml:space="preserve"> become </w:t>
      </w:r>
      <w:r w:rsidR="00776C48" w:rsidRPr="00580401">
        <w:rPr>
          <w:sz w:val="22"/>
          <w:lang w:val="en-US"/>
        </w:rPr>
        <w:t xml:space="preserve">a </w:t>
      </w:r>
      <w:r w:rsidR="009D1DCF" w:rsidRPr="00580401">
        <w:rPr>
          <w:sz w:val="22"/>
          <w:lang w:val="en-US"/>
        </w:rPr>
        <w:t xml:space="preserve">mainstream </w:t>
      </w:r>
      <w:r w:rsidR="0040474D" w:rsidRPr="00580401">
        <w:rPr>
          <w:sz w:val="22"/>
          <w:lang w:val="en-US"/>
        </w:rPr>
        <w:t>technology and</w:t>
      </w:r>
      <w:r w:rsidR="00776C48" w:rsidRPr="00580401">
        <w:rPr>
          <w:sz w:val="22"/>
          <w:lang w:val="en-US"/>
        </w:rPr>
        <w:t xml:space="preserve"> provide a competitive advantage to </w:t>
      </w:r>
      <w:r w:rsidR="00634792">
        <w:rPr>
          <w:sz w:val="22"/>
          <w:lang w:val="en-US"/>
        </w:rPr>
        <w:t>its</w:t>
      </w:r>
      <w:r w:rsidR="00634792" w:rsidRPr="00580401">
        <w:rPr>
          <w:sz w:val="22"/>
          <w:lang w:val="en-US"/>
        </w:rPr>
        <w:t xml:space="preserve"> </w:t>
      </w:r>
      <w:r w:rsidR="00776C48" w:rsidRPr="00580401">
        <w:rPr>
          <w:sz w:val="22"/>
          <w:lang w:val="en-US"/>
        </w:rPr>
        <w:t xml:space="preserve">European customers. </w:t>
      </w:r>
    </w:p>
    <w:p w14:paraId="192561E9" w14:textId="77777777" w:rsidR="0040474D" w:rsidRPr="00580401" w:rsidRDefault="0040474D" w:rsidP="001133F2">
      <w:pPr>
        <w:pStyle w:val="ListParagraph"/>
        <w:spacing w:after="160" w:line="259" w:lineRule="auto"/>
        <w:ind w:left="567"/>
        <w:jc w:val="both"/>
        <w:rPr>
          <w:sz w:val="22"/>
          <w:lang w:val="en-US"/>
        </w:rPr>
      </w:pPr>
    </w:p>
    <w:p w14:paraId="192561EA" w14:textId="4F5E9542" w:rsidR="0040474D" w:rsidRPr="00580401" w:rsidRDefault="0040474D" w:rsidP="001133F2">
      <w:pPr>
        <w:pStyle w:val="ListParagraph"/>
        <w:numPr>
          <w:ilvl w:val="1"/>
          <w:numId w:val="24"/>
        </w:numPr>
        <w:spacing w:after="160" w:line="259" w:lineRule="auto"/>
        <w:ind w:left="567"/>
        <w:jc w:val="both"/>
        <w:rPr>
          <w:sz w:val="22"/>
          <w:lang w:val="en-US"/>
        </w:rPr>
      </w:pPr>
      <w:r w:rsidRPr="00580401">
        <w:rPr>
          <w:i/>
          <w:sz w:val="22"/>
          <w:lang w:val="en-US"/>
        </w:rPr>
        <w:t>H</w:t>
      </w:r>
      <w:r w:rsidR="0076612B" w:rsidRPr="00580401">
        <w:rPr>
          <w:i/>
          <w:sz w:val="22"/>
          <w:lang w:val="en-US"/>
        </w:rPr>
        <w:t>igh value job creation</w:t>
      </w:r>
      <w:r w:rsidRPr="00580401">
        <w:rPr>
          <w:sz w:val="22"/>
          <w:lang w:val="en-US"/>
        </w:rPr>
        <w:t xml:space="preserve">: </w:t>
      </w:r>
      <w:r w:rsidR="00776C48" w:rsidRPr="00580401">
        <w:rPr>
          <w:sz w:val="22"/>
          <w:lang w:val="en-US"/>
        </w:rPr>
        <w:t xml:space="preserve">Synthetic graphite industry is a very demanding process-driven chemical industry. This industry requires a lot of expertise. As of today, 40% of </w:t>
      </w:r>
      <w:r w:rsidR="00634792">
        <w:rPr>
          <w:sz w:val="22"/>
          <w:lang w:val="en-US"/>
        </w:rPr>
        <w:t>the company’s</w:t>
      </w:r>
      <w:r w:rsidR="00634792" w:rsidRPr="00580401">
        <w:rPr>
          <w:sz w:val="22"/>
          <w:lang w:val="en-US"/>
        </w:rPr>
        <w:t xml:space="preserve"> </w:t>
      </w:r>
      <w:r w:rsidR="00776C48" w:rsidRPr="00580401">
        <w:rPr>
          <w:sz w:val="22"/>
          <w:lang w:val="en-US"/>
        </w:rPr>
        <w:t xml:space="preserve">employees are white collars. Carbone </w:t>
      </w:r>
      <w:proofErr w:type="spellStart"/>
      <w:r w:rsidR="00776C48" w:rsidRPr="00580401">
        <w:rPr>
          <w:sz w:val="22"/>
          <w:lang w:val="en-US"/>
        </w:rPr>
        <w:t>Savoie</w:t>
      </w:r>
      <w:proofErr w:type="spellEnd"/>
      <w:r w:rsidR="00776C48" w:rsidRPr="00580401">
        <w:rPr>
          <w:sz w:val="22"/>
          <w:lang w:val="en-US"/>
        </w:rPr>
        <w:t xml:space="preserve"> project will increase the proportion of white collars and lead to more than 100 </w:t>
      </w:r>
      <w:r w:rsidR="00022BE6" w:rsidRPr="00580401">
        <w:rPr>
          <w:sz w:val="22"/>
          <w:lang w:val="en-US"/>
        </w:rPr>
        <w:t xml:space="preserve">direct </w:t>
      </w:r>
      <w:r w:rsidR="00776C48" w:rsidRPr="00580401">
        <w:rPr>
          <w:sz w:val="22"/>
          <w:lang w:val="en-US"/>
        </w:rPr>
        <w:t xml:space="preserve">job creations. </w:t>
      </w:r>
    </w:p>
    <w:p w14:paraId="192561EB" w14:textId="77777777" w:rsidR="0040474D" w:rsidRPr="00580401" w:rsidRDefault="0040474D" w:rsidP="001133F2">
      <w:pPr>
        <w:pStyle w:val="ListParagraph"/>
        <w:spacing w:after="160" w:line="259" w:lineRule="auto"/>
        <w:ind w:left="567"/>
        <w:jc w:val="both"/>
        <w:rPr>
          <w:sz w:val="22"/>
          <w:lang w:val="en-US"/>
        </w:rPr>
      </w:pPr>
    </w:p>
    <w:p w14:paraId="192561EC" w14:textId="798A9245" w:rsidR="0040474D" w:rsidRPr="00580401" w:rsidRDefault="0040474D" w:rsidP="0040474D">
      <w:pPr>
        <w:pStyle w:val="ListParagraph"/>
        <w:numPr>
          <w:ilvl w:val="1"/>
          <w:numId w:val="24"/>
        </w:numPr>
        <w:spacing w:after="160" w:line="259" w:lineRule="auto"/>
        <w:ind w:left="567"/>
        <w:jc w:val="both"/>
        <w:rPr>
          <w:sz w:val="22"/>
          <w:lang w:val="en-US"/>
        </w:rPr>
      </w:pPr>
      <w:r w:rsidRPr="00580401">
        <w:rPr>
          <w:i/>
          <w:sz w:val="22"/>
          <w:lang w:val="en-US"/>
        </w:rPr>
        <w:t>Circular economy</w:t>
      </w:r>
      <w:r w:rsidRPr="00580401">
        <w:rPr>
          <w:sz w:val="22"/>
          <w:lang w:val="en-US"/>
        </w:rPr>
        <w:t xml:space="preserve">: Carbone </w:t>
      </w:r>
      <w:proofErr w:type="spellStart"/>
      <w:r w:rsidRPr="00580401">
        <w:rPr>
          <w:sz w:val="22"/>
          <w:lang w:val="en-US"/>
        </w:rPr>
        <w:t>Savoie</w:t>
      </w:r>
      <w:proofErr w:type="spellEnd"/>
      <w:r w:rsidRPr="00580401">
        <w:rPr>
          <w:sz w:val="22"/>
          <w:lang w:val="en-US"/>
        </w:rPr>
        <w:t xml:space="preserve"> innovative project aims at </w:t>
      </w:r>
      <w:r w:rsidR="009D1DCF" w:rsidRPr="00580401">
        <w:rPr>
          <w:sz w:val="22"/>
          <w:lang w:val="en-US"/>
        </w:rPr>
        <w:t xml:space="preserve">dividing by 5 waste generated by the production of synthetic graphite for Lithium ion batteries and at reincorporating waste and scrap products into </w:t>
      </w:r>
      <w:r w:rsidR="00634792">
        <w:rPr>
          <w:sz w:val="22"/>
          <w:lang w:val="en-US"/>
        </w:rPr>
        <w:t>its</w:t>
      </w:r>
      <w:r w:rsidR="00634792" w:rsidRPr="00580401">
        <w:rPr>
          <w:sz w:val="22"/>
          <w:lang w:val="en-US"/>
        </w:rPr>
        <w:t xml:space="preserve"> </w:t>
      </w:r>
      <w:r w:rsidR="009D1DCF" w:rsidRPr="00580401">
        <w:rPr>
          <w:sz w:val="22"/>
          <w:lang w:val="en-US"/>
        </w:rPr>
        <w:t>production process</w:t>
      </w:r>
      <w:r w:rsidRPr="00580401">
        <w:rPr>
          <w:sz w:val="22"/>
          <w:lang w:val="en-US"/>
        </w:rPr>
        <w:t xml:space="preserve">. </w:t>
      </w:r>
    </w:p>
    <w:p w14:paraId="192561ED" w14:textId="77777777" w:rsidR="0076612B" w:rsidRPr="00580401" w:rsidRDefault="0076612B" w:rsidP="00F8185F">
      <w:pPr>
        <w:pStyle w:val="ITStandard"/>
        <w:rPr>
          <w:lang w:val="en-US"/>
        </w:rPr>
      </w:pPr>
    </w:p>
    <w:p w14:paraId="192561EE" w14:textId="77777777" w:rsidR="00E005C3" w:rsidRPr="00580401" w:rsidRDefault="00E005C3" w:rsidP="00F8185F">
      <w:pPr>
        <w:pStyle w:val="ITStandard"/>
        <w:rPr>
          <w:lang w:val="en-US"/>
        </w:rPr>
      </w:pPr>
      <w:r w:rsidRPr="00580401">
        <w:rPr>
          <w:lang w:val="en-US"/>
        </w:rPr>
        <w:t xml:space="preserve">Graphite is an essential raw material for </w:t>
      </w:r>
      <w:proofErr w:type="spellStart"/>
      <w:r w:rsidR="004B4860" w:rsidRPr="00580401">
        <w:rPr>
          <w:lang w:val="en-US"/>
        </w:rPr>
        <w:t>LiB</w:t>
      </w:r>
      <w:r w:rsidRPr="00580401">
        <w:rPr>
          <w:lang w:val="en-US"/>
        </w:rPr>
        <w:t>.</w:t>
      </w:r>
      <w:proofErr w:type="spellEnd"/>
      <w:r w:rsidRPr="00580401">
        <w:rPr>
          <w:lang w:val="en-US"/>
        </w:rPr>
        <w:t xml:space="preserve"> </w:t>
      </w:r>
      <w:r w:rsidR="00F8185F" w:rsidRPr="00580401">
        <w:rPr>
          <w:lang w:val="en-US"/>
        </w:rPr>
        <w:t>In 2018</w:t>
      </w:r>
      <w:r w:rsidRPr="00580401">
        <w:rPr>
          <w:lang w:val="en-US"/>
        </w:rPr>
        <w:t xml:space="preserve">, </w:t>
      </w:r>
      <w:r w:rsidR="00F8185F" w:rsidRPr="00580401">
        <w:rPr>
          <w:lang w:val="en-US"/>
        </w:rPr>
        <w:t xml:space="preserve">according the </w:t>
      </w:r>
      <w:proofErr w:type="spellStart"/>
      <w:r w:rsidR="00F8185F" w:rsidRPr="00580401">
        <w:rPr>
          <w:lang w:val="en-US"/>
        </w:rPr>
        <w:t>Avicenne</w:t>
      </w:r>
      <w:proofErr w:type="spellEnd"/>
      <w:r w:rsidR="00F8185F" w:rsidRPr="00580401">
        <w:rPr>
          <w:lang w:val="en-US"/>
        </w:rPr>
        <w:t xml:space="preserve"> consulting firm, </w:t>
      </w:r>
      <w:proofErr w:type="spellStart"/>
      <w:r w:rsidRPr="00580401">
        <w:rPr>
          <w:lang w:val="en-US"/>
        </w:rPr>
        <w:t>LiB</w:t>
      </w:r>
      <w:proofErr w:type="spellEnd"/>
      <w:r w:rsidRPr="00580401">
        <w:rPr>
          <w:lang w:val="en-US"/>
        </w:rPr>
        <w:t xml:space="preserve"> anode production has reached </w:t>
      </w:r>
      <w:r w:rsidR="00F8185F" w:rsidRPr="00580401">
        <w:rPr>
          <w:lang w:val="en-US"/>
        </w:rPr>
        <w:t>218</w:t>
      </w:r>
      <w:r w:rsidRPr="00580401">
        <w:rPr>
          <w:lang w:val="en-US"/>
        </w:rPr>
        <w:t> 000 tons</w:t>
      </w:r>
      <w:r w:rsidR="003845D1" w:rsidRPr="00580401">
        <w:rPr>
          <w:rStyle w:val="FootnoteReference"/>
          <w:lang w:val="en-US"/>
        </w:rPr>
        <w:footnoteReference w:id="2"/>
      </w:r>
      <w:r w:rsidR="008A3EF2" w:rsidRPr="00580401">
        <w:rPr>
          <w:lang w:val="en-US"/>
        </w:rPr>
        <w:t xml:space="preserve"> worldwide</w:t>
      </w:r>
      <w:r w:rsidRPr="00580401">
        <w:rPr>
          <w:lang w:val="en-US"/>
        </w:rPr>
        <w:t xml:space="preserve">, 93% of it being graphite </w:t>
      </w:r>
      <w:proofErr w:type="gramStart"/>
      <w:r w:rsidRPr="00580401">
        <w:rPr>
          <w:lang w:val="en-US"/>
        </w:rPr>
        <w:t>materials</w:t>
      </w:r>
      <w:r w:rsidR="00080960" w:rsidRPr="00580401">
        <w:rPr>
          <w:lang w:val="en-US"/>
        </w:rPr>
        <w:t xml:space="preserve">  (</w:t>
      </w:r>
      <w:proofErr w:type="gramEnd"/>
      <w:r w:rsidR="00080960" w:rsidRPr="00580401">
        <w:rPr>
          <w:lang w:val="en-US"/>
        </w:rPr>
        <w:t>202,000 tons in 2018)</w:t>
      </w:r>
      <w:r w:rsidRPr="00580401">
        <w:rPr>
          <w:lang w:val="en-US"/>
        </w:rPr>
        <w:t xml:space="preserve">. The consumption of graphite is then split between </w:t>
      </w:r>
      <w:r w:rsidR="001801A8" w:rsidRPr="00580401">
        <w:rPr>
          <w:lang w:val="en-US"/>
        </w:rPr>
        <w:t>synthetic graphite (61%</w:t>
      </w:r>
      <w:r w:rsidR="002C59F4" w:rsidRPr="00580401">
        <w:rPr>
          <w:lang w:val="en-US"/>
        </w:rPr>
        <w:t xml:space="preserve"> - 120,000 tons</w:t>
      </w:r>
      <w:r w:rsidR="00080960" w:rsidRPr="00580401">
        <w:rPr>
          <w:lang w:val="en-US"/>
        </w:rPr>
        <w:t xml:space="preserve"> 2018</w:t>
      </w:r>
      <w:r w:rsidR="001801A8" w:rsidRPr="00580401">
        <w:rPr>
          <w:lang w:val="en-US"/>
        </w:rPr>
        <w:t xml:space="preserve">) and </w:t>
      </w:r>
      <w:r w:rsidRPr="00580401">
        <w:rPr>
          <w:lang w:val="en-US"/>
        </w:rPr>
        <w:t xml:space="preserve">natural graphite </w:t>
      </w:r>
      <w:r w:rsidR="001801A8" w:rsidRPr="00580401">
        <w:rPr>
          <w:lang w:val="en-US"/>
        </w:rPr>
        <w:t>(39%</w:t>
      </w:r>
      <w:r w:rsidR="00080960" w:rsidRPr="00580401">
        <w:rPr>
          <w:lang w:val="en-US"/>
        </w:rPr>
        <w:t xml:space="preserve"> - 82</w:t>
      </w:r>
      <w:r w:rsidR="002C59F4" w:rsidRPr="00580401">
        <w:rPr>
          <w:lang w:val="en-US"/>
        </w:rPr>
        <w:t>,000 tons</w:t>
      </w:r>
      <w:r w:rsidR="00080960" w:rsidRPr="00580401">
        <w:rPr>
          <w:lang w:val="en-US"/>
        </w:rPr>
        <w:t xml:space="preserve"> in 2018</w:t>
      </w:r>
      <w:r w:rsidR="001801A8" w:rsidRPr="00580401">
        <w:rPr>
          <w:lang w:val="en-US"/>
        </w:rPr>
        <w:t>)</w:t>
      </w:r>
      <w:r w:rsidRPr="00580401">
        <w:rPr>
          <w:lang w:val="en-US"/>
        </w:rPr>
        <w:t>.</w:t>
      </w:r>
    </w:p>
    <w:p w14:paraId="192561EF" w14:textId="77777777" w:rsidR="00FF3656" w:rsidRPr="00580401" w:rsidRDefault="00E005C3" w:rsidP="00F8185F">
      <w:pPr>
        <w:pStyle w:val="ITStandard"/>
        <w:rPr>
          <w:lang w:val="en-US"/>
        </w:rPr>
      </w:pPr>
      <w:r w:rsidRPr="00580401">
        <w:rPr>
          <w:lang w:val="en-US"/>
        </w:rPr>
        <w:lastRenderedPageBreak/>
        <w:t xml:space="preserve">Graphite demand is driven by </w:t>
      </w:r>
      <w:r w:rsidR="00AD1990" w:rsidRPr="00580401">
        <w:rPr>
          <w:lang w:val="en-US"/>
        </w:rPr>
        <w:t xml:space="preserve">the </w:t>
      </w:r>
      <w:r w:rsidRPr="00580401">
        <w:rPr>
          <w:lang w:val="en-US"/>
        </w:rPr>
        <w:t xml:space="preserve">rapid growth for lithium-ion battery sector. According to </w:t>
      </w:r>
      <w:r w:rsidR="005E2502" w:rsidRPr="00580401">
        <w:rPr>
          <w:lang w:val="en-US"/>
        </w:rPr>
        <w:t xml:space="preserve">the report from the European Commission on the </w:t>
      </w:r>
      <w:r w:rsidR="005E2502" w:rsidRPr="00580401">
        <w:rPr>
          <w:i/>
          <w:lang w:val="en-US"/>
        </w:rPr>
        <w:t>Implementation of the Strategic Action Plan on Batteries: Building a Strategic Battery Value Chain in Europe</w:t>
      </w:r>
      <w:r w:rsidR="003845D1" w:rsidRPr="00580401">
        <w:rPr>
          <w:rStyle w:val="FootnoteReference"/>
          <w:lang w:val="en-US"/>
        </w:rPr>
        <w:footnoteReference w:id="3"/>
      </w:r>
      <w:r w:rsidRPr="00580401">
        <w:rPr>
          <w:lang w:val="en-US"/>
        </w:rPr>
        <w:t xml:space="preserve">, </w:t>
      </w:r>
      <w:r w:rsidR="00FF3656" w:rsidRPr="00580401">
        <w:rPr>
          <w:lang w:val="en-US"/>
        </w:rPr>
        <w:t xml:space="preserve">number of Electrical </w:t>
      </w:r>
      <w:proofErr w:type="spellStart"/>
      <w:r w:rsidR="00FF3656" w:rsidRPr="00580401">
        <w:rPr>
          <w:lang w:val="en-US"/>
        </w:rPr>
        <w:t>Vehicule</w:t>
      </w:r>
      <w:proofErr w:type="spellEnd"/>
      <w:r w:rsidR="00FF3656" w:rsidRPr="00580401">
        <w:rPr>
          <w:lang w:val="en-US"/>
        </w:rPr>
        <w:t xml:space="preserve"> with </w:t>
      </w:r>
      <w:proofErr w:type="spellStart"/>
      <w:r w:rsidR="00FF3656" w:rsidRPr="00580401">
        <w:rPr>
          <w:lang w:val="en-US"/>
        </w:rPr>
        <w:t>LiB</w:t>
      </w:r>
      <w:proofErr w:type="spellEnd"/>
      <w:r w:rsidR="00FF3656" w:rsidRPr="00580401">
        <w:rPr>
          <w:lang w:val="en-US"/>
        </w:rPr>
        <w:t xml:space="preserve"> on the road will grow to between 50 and 200 million by 2028 and to reach up to 900 million by 2040</w:t>
      </w:r>
      <w:r w:rsidR="005E2502" w:rsidRPr="00580401">
        <w:rPr>
          <w:lang w:val="en-US"/>
        </w:rPr>
        <w:t>.</w:t>
      </w:r>
    </w:p>
    <w:p w14:paraId="192561F0" w14:textId="77777777" w:rsidR="001801A8" w:rsidRPr="00580401" w:rsidRDefault="005E2502" w:rsidP="0040474D">
      <w:pPr>
        <w:pStyle w:val="ITStandard"/>
        <w:rPr>
          <w:lang w:val="en-US"/>
        </w:rPr>
      </w:pPr>
      <w:r w:rsidRPr="00580401">
        <w:rPr>
          <w:lang w:val="en-US"/>
        </w:rPr>
        <w:t>G</w:t>
      </w:r>
      <w:r w:rsidR="00E005C3" w:rsidRPr="00580401">
        <w:rPr>
          <w:lang w:val="en-US"/>
        </w:rPr>
        <w:t>raphite</w:t>
      </w:r>
      <w:r w:rsidRPr="00580401">
        <w:rPr>
          <w:lang w:val="en-US"/>
        </w:rPr>
        <w:t>,</w:t>
      </w:r>
      <w:r w:rsidR="00E005C3" w:rsidRPr="00580401">
        <w:rPr>
          <w:lang w:val="en-US"/>
        </w:rPr>
        <w:t xml:space="preserve"> </w:t>
      </w:r>
      <w:r w:rsidRPr="00580401">
        <w:rPr>
          <w:lang w:val="en-US"/>
        </w:rPr>
        <w:t xml:space="preserve">as the unchallenged material for anode in </w:t>
      </w:r>
      <w:proofErr w:type="spellStart"/>
      <w:r w:rsidRPr="00580401">
        <w:rPr>
          <w:lang w:val="en-US"/>
        </w:rPr>
        <w:t>LiB</w:t>
      </w:r>
      <w:proofErr w:type="spellEnd"/>
      <w:r w:rsidRPr="00580401">
        <w:rPr>
          <w:lang w:val="en-US"/>
        </w:rPr>
        <w:t xml:space="preserve">, </w:t>
      </w:r>
      <w:r w:rsidR="00E005C3" w:rsidRPr="00580401">
        <w:rPr>
          <w:lang w:val="en-US"/>
        </w:rPr>
        <w:t>is expected to grow</w:t>
      </w:r>
      <w:r w:rsidR="00FF3656" w:rsidRPr="00580401">
        <w:rPr>
          <w:lang w:val="en-US"/>
        </w:rPr>
        <w:t xml:space="preserve"> globally</w:t>
      </w:r>
      <w:r w:rsidR="00E005C3" w:rsidRPr="00580401">
        <w:rPr>
          <w:lang w:val="en-US"/>
        </w:rPr>
        <w:t xml:space="preserve"> at a</w:t>
      </w:r>
      <w:r w:rsidRPr="00580401">
        <w:rPr>
          <w:lang w:val="en-US"/>
        </w:rPr>
        <w:t xml:space="preserve"> CAGR of 24.4% from 2018 to 20</w:t>
      </w:r>
      <w:r w:rsidR="00FF3656" w:rsidRPr="00580401">
        <w:rPr>
          <w:lang w:val="en-US"/>
        </w:rPr>
        <w:t>28</w:t>
      </w:r>
      <w:r w:rsidRPr="00580401">
        <w:rPr>
          <w:lang w:val="en-US"/>
        </w:rPr>
        <w:t>. T</w:t>
      </w:r>
      <w:r w:rsidR="00E005C3" w:rsidRPr="00580401">
        <w:rPr>
          <w:lang w:val="en-US"/>
        </w:rPr>
        <w:t xml:space="preserve">otal graphite demand </w:t>
      </w:r>
      <w:r w:rsidRPr="00580401">
        <w:rPr>
          <w:lang w:val="en-US"/>
        </w:rPr>
        <w:t xml:space="preserve">for EV only </w:t>
      </w:r>
      <w:r w:rsidR="00E005C3" w:rsidRPr="00580401">
        <w:rPr>
          <w:lang w:val="en-US"/>
        </w:rPr>
        <w:t>would reach</w:t>
      </w:r>
      <w:r w:rsidR="008528FB" w:rsidRPr="00580401">
        <w:rPr>
          <w:lang w:val="en-US"/>
        </w:rPr>
        <w:t xml:space="preserve"> an extraordinary</w:t>
      </w:r>
      <w:r w:rsidR="00E005C3" w:rsidRPr="00580401">
        <w:rPr>
          <w:lang w:val="en-US"/>
        </w:rPr>
        <w:t xml:space="preserve"> 1.2</w:t>
      </w:r>
      <w:r w:rsidR="001801A8" w:rsidRPr="00580401">
        <w:rPr>
          <w:lang w:val="en-US"/>
        </w:rPr>
        <w:t xml:space="preserve"> million tons by 2030</w:t>
      </w:r>
      <w:r w:rsidR="008528FB" w:rsidRPr="00580401">
        <w:rPr>
          <w:lang w:val="en-US"/>
        </w:rPr>
        <w:t>, equivalent to the current worldwide market for graphite electrodes</w:t>
      </w:r>
      <w:r w:rsidR="00022BE6" w:rsidRPr="00580401">
        <w:rPr>
          <w:lang w:val="en-US"/>
        </w:rPr>
        <w:t xml:space="preserve"> for the steel industry</w:t>
      </w:r>
      <w:r w:rsidR="00E005C3" w:rsidRPr="00580401">
        <w:rPr>
          <w:lang w:val="en-US"/>
        </w:rPr>
        <w:t>. By 2027, consumption of graphite in battery applications could be 10 times</w:t>
      </w:r>
      <w:r w:rsidR="008528FB" w:rsidRPr="00580401">
        <w:rPr>
          <w:lang w:val="en-US"/>
        </w:rPr>
        <w:t xml:space="preserve"> higher than the current level.</w:t>
      </w:r>
    </w:p>
    <w:p w14:paraId="192561F1" w14:textId="77777777" w:rsidR="00B71543" w:rsidRPr="00580401" w:rsidRDefault="00182ADE" w:rsidP="0040474D">
      <w:pPr>
        <w:pStyle w:val="ITStandard"/>
        <w:rPr>
          <w:lang w:val="en-US"/>
        </w:rPr>
      </w:pPr>
      <w:r w:rsidRPr="00580401">
        <w:rPr>
          <w:lang w:val="en-US"/>
        </w:rPr>
        <w:t>Historically,</w:t>
      </w:r>
      <w:r w:rsidR="00687501" w:rsidRPr="00580401">
        <w:rPr>
          <w:lang w:val="en-US"/>
        </w:rPr>
        <w:t xml:space="preserve"> the</w:t>
      </w:r>
      <w:r w:rsidRPr="00580401">
        <w:rPr>
          <w:lang w:val="en-US"/>
        </w:rPr>
        <w:t xml:space="preserve"> </w:t>
      </w:r>
      <w:r w:rsidR="00687501" w:rsidRPr="00580401">
        <w:rPr>
          <w:lang w:val="en-US"/>
        </w:rPr>
        <w:t>development of lithium-ion batteries ha</w:t>
      </w:r>
      <w:r w:rsidR="006A35DC" w:rsidRPr="00580401">
        <w:rPr>
          <w:lang w:val="en-US"/>
        </w:rPr>
        <w:t>s</w:t>
      </w:r>
      <w:r w:rsidRPr="00580401">
        <w:rPr>
          <w:lang w:val="en-US"/>
        </w:rPr>
        <w:t xml:space="preserve"> been </w:t>
      </w:r>
      <w:r w:rsidR="00687501" w:rsidRPr="00580401">
        <w:rPr>
          <w:lang w:val="en-US"/>
        </w:rPr>
        <w:t>driven</w:t>
      </w:r>
      <w:r w:rsidRPr="00580401">
        <w:rPr>
          <w:lang w:val="en-US"/>
        </w:rPr>
        <w:t xml:space="preserve"> </w:t>
      </w:r>
      <w:r w:rsidR="006A35DC" w:rsidRPr="00580401">
        <w:rPr>
          <w:lang w:val="en-US"/>
        </w:rPr>
        <w:t xml:space="preserve">by consumer electronic </w:t>
      </w:r>
      <w:r w:rsidR="00B71543" w:rsidRPr="00580401">
        <w:rPr>
          <w:lang w:val="en-US"/>
        </w:rPr>
        <w:t>applications (laptop, cellphone, etc…</w:t>
      </w:r>
      <w:r w:rsidRPr="00580401">
        <w:rPr>
          <w:lang w:val="en-US"/>
        </w:rPr>
        <w:t>)</w:t>
      </w:r>
      <w:r w:rsidR="00B71543" w:rsidRPr="00580401">
        <w:rPr>
          <w:lang w:val="en-US"/>
        </w:rPr>
        <w:t>.</w:t>
      </w:r>
      <w:r w:rsidRPr="00580401">
        <w:rPr>
          <w:lang w:val="en-US"/>
        </w:rPr>
        <w:t xml:space="preserve"> </w:t>
      </w:r>
      <w:r w:rsidR="00B71543" w:rsidRPr="00580401">
        <w:rPr>
          <w:lang w:val="en-US"/>
        </w:rPr>
        <w:t xml:space="preserve">Energy capacity </w:t>
      </w:r>
      <w:r w:rsidR="006A35DC" w:rsidRPr="00580401">
        <w:rPr>
          <w:lang w:val="en-US"/>
        </w:rPr>
        <w:t>and cost have</w:t>
      </w:r>
      <w:r w:rsidR="00B71543" w:rsidRPr="00580401">
        <w:rPr>
          <w:lang w:val="en-US"/>
        </w:rPr>
        <w:t xml:space="preserve"> always been</w:t>
      </w:r>
      <w:r w:rsidRPr="00580401">
        <w:rPr>
          <w:lang w:val="en-US"/>
        </w:rPr>
        <w:t xml:space="preserve"> critical for </w:t>
      </w:r>
      <w:r w:rsidR="00B71543" w:rsidRPr="00580401">
        <w:rPr>
          <w:lang w:val="en-US"/>
        </w:rPr>
        <w:t>such</w:t>
      </w:r>
      <w:r w:rsidRPr="00580401">
        <w:rPr>
          <w:lang w:val="en-US"/>
        </w:rPr>
        <w:t xml:space="preserve"> application</w:t>
      </w:r>
      <w:r w:rsidR="00B71543" w:rsidRPr="00580401">
        <w:rPr>
          <w:lang w:val="en-US"/>
        </w:rPr>
        <w:t xml:space="preserve">s and natural graphite was the main </w:t>
      </w:r>
      <w:r w:rsidR="006A35DC" w:rsidRPr="00580401">
        <w:rPr>
          <w:lang w:val="en-US"/>
        </w:rPr>
        <w:t>raw material for battery anode materials</w:t>
      </w:r>
      <w:r w:rsidR="00B71543" w:rsidRPr="00580401">
        <w:rPr>
          <w:lang w:val="en-US"/>
        </w:rPr>
        <w:t xml:space="preserve">. </w:t>
      </w:r>
      <w:r w:rsidRPr="00580401">
        <w:rPr>
          <w:lang w:val="en-US"/>
        </w:rPr>
        <w:t xml:space="preserve"> </w:t>
      </w:r>
    </w:p>
    <w:p w14:paraId="192561F2" w14:textId="77777777" w:rsidR="001801A8" w:rsidRPr="00580401" w:rsidRDefault="00182ADE">
      <w:pPr>
        <w:pStyle w:val="ITStandard"/>
        <w:rPr>
          <w:lang w:val="en-US"/>
        </w:rPr>
      </w:pPr>
      <w:r w:rsidRPr="00580401">
        <w:rPr>
          <w:lang w:val="en-US"/>
        </w:rPr>
        <w:t xml:space="preserve">However, </w:t>
      </w:r>
      <w:r w:rsidR="006A35DC" w:rsidRPr="00580401">
        <w:rPr>
          <w:lang w:val="en-US"/>
        </w:rPr>
        <w:t xml:space="preserve">batteries for </w:t>
      </w:r>
      <w:r w:rsidR="00B71543" w:rsidRPr="00580401">
        <w:rPr>
          <w:lang w:val="en-US"/>
        </w:rPr>
        <w:t>e</w:t>
      </w:r>
      <w:r w:rsidRPr="00580401">
        <w:rPr>
          <w:lang w:val="en-US"/>
        </w:rPr>
        <w:t xml:space="preserve">lectrical vehicles </w:t>
      </w:r>
      <w:r w:rsidR="00B71543" w:rsidRPr="00580401">
        <w:rPr>
          <w:lang w:val="en-US"/>
        </w:rPr>
        <w:t>require</w:t>
      </w:r>
      <w:r w:rsidR="00687501" w:rsidRPr="00580401">
        <w:rPr>
          <w:lang w:val="en-US"/>
        </w:rPr>
        <w:t xml:space="preserve"> </w:t>
      </w:r>
      <w:r w:rsidR="006A35DC" w:rsidRPr="00580401">
        <w:rPr>
          <w:lang w:val="en-US"/>
        </w:rPr>
        <w:t xml:space="preserve">different </w:t>
      </w:r>
      <w:r w:rsidR="00687501" w:rsidRPr="00580401">
        <w:rPr>
          <w:lang w:val="en-US"/>
        </w:rPr>
        <w:t>specifications</w:t>
      </w:r>
      <w:r w:rsidR="006A35DC" w:rsidRPr="00580401">
        <w:rPr>
          <w:lang w:val="en-US"/>
        </w:rPr>
        <w:t xml:space="preserve"> (battery l</w:t>
      </w:r>
      <w:r w:rsidRPr="00580401">
        <w:rPr>
          <w:lang w:val="en-US"/>
        </w:rPr>
        <w:t xml:space="preserve">ife </w:t>
      </w:r>
      <w:r w:rsidR="006A35DC" w:rsidRPr="00580401">
        <w:rPr>
          <w:lang w:val="en-US"/>
        </w:rPr>
        <w:t>&amp;</w:t>
      </w:r>
      <w:r w:rsidRPr="00580401">
        <w:rPr>
          <w:lang w:val="en-US"/>
        </w:rPr>
        <w:t xml:space="preserve"> fast charging</w:t>
      </w:r>
      <w:r w:rsidR="006A35DC" w:rsidRPr="00580401">
        <w:rPr>
          <w:lang w:val="en-US"/>
        </w:rPr>
        <w:t>, lower swelling, environment conscious</w:t>
      </w:r>
      <w:r w:rsidR="0040474D" w:rsidRPr="00580401">
        <w:rPr>
          <w:lang w:val="en-US"/>
        </w:rPr>
        <w:t xml:space="preserve"> production process</w:t>
      </w:r>
      <w:r w:rsidR="006A35DC" w:rsidRPr="00580401">
        <w:rPr>
          <w:lang w:val="en-US"/>
        </w:rPr>
        <w:t xml:space="preserve">, </w:t>
      </w:r>
      <w:r w:rsidR="0040474D" w:rsidRPr="00580401">
        <w:rPr>
          <w:lang w:val="en-US"/>
        </w:rPr>
        <w:t>better</w:t>
      </w:r>
      <w:r w:rsidR="006A35DC" w:rsidRPr="00580401">
        <w:rPr>
          <w:lang w:val="en-US"/>
        </w:rPr>
        <w:t xml:space="preserve"> product</w:t>
      </w:r>
      <w:r w:rsidR="0040474D" w:rsidRPr="00580401">
        <w:rPr>
          <w:lang w:val="en-US"/>
        </w:rPr>
        <w:t xml:space="preserve"> consistency</w:t>
      </w:r>
      <w:r w:rsidR="006A35DC" w:rsidRPr="00580401">
        <w:rPr>
          <w:lang w:val="en-US"/>
        </w:rPr>
        <w:t>,</w:t>
      </w:r>
      <w:r w:rsidR="0040474D" w:rsidRPr="00580401">
        <w:rPr>
          <w:lang w:val="en-US"/>
        </w:rPr>
        <w:t xml:space="preserve"> etc</w:t>
      </w:r>
      <w:r w:rsidR="006A35DC" w:rsidRPr="00580401">
        <w:rPr>
          <w:lang w:val="en-US"/>
        </w:rPr>
        <w:t xml:space="preserve"> …). </w:t>
      </w:r>
      <w:r w:rsidRPr="00580401">
        <w:rPr>
          <w:lang w:val="en-US"/>
        </w:rPr>
        <w:t xml:space="preserve">On </w:t>
      </w:r>
      <w:r w:rsidR="006A35DC" w:rsidRPr="00580401">
        <w:rPr>
          <w:lang w:val="en-US"/>
        </w:rPr>
        <w:t xml:space="preserve">each </w:t>
      </w:r>
      <w:r w:rsidRPr="00580401">
        <w:rPr>
          <w:lang w:val="en-US"/>
        </w:rPr>
        <w:t xml:space="preserve">of these dimensions, </w:t>
      </w:r>
      <w:r w:rsidR="006A35DC" w:rsidRPr="00580401">
        <w:rPr>
          <w:lang w:val="en-US"/>
        </w:rPr>
        <w:t>synthetic</w:t>
      </w:r>
      <w:r w:rsidRPr="00580401">
        <w:rPr>
          <w:lang w:val="en-US"/>
        </w:rPr>
        <w:t xml:space="preserve"> graphite perform</w:t>
      </w:r>
      <w:r w:rsidR="006A35DC" w:rsidRPr="00580401">
        <w:rPr>
          <w:lang w:val="en-US"/>
        </w:rPr>
        <w:t>s</w:t>
      </w:r>
      <w:r w:rsidRPr="00580401">
        <w:rPr>
          <w:lang w:val="en-US"/>
        </w:rPr>
        <w:t xml:space="preserve"> </w:t>
      </w:r>
      <w:r w:rsidR="006A35DC" w:rsidRPr="00580401">
        <w:rPr>
          <w:lang w:val="en-US"/>
        </w:rPr>
        <w:t xml:space="preserve">better than natural graphite and </w:t>
      </w:r>
      <w:r w:rsidR="001801A8" w:rsidRPr="00580401">
        <w:rPr>
          <w:lang w:val="en-US"/>
        </w:rPr>
        <w:t xml:space="preserve">is </w:t>
      </w:r>
      <w:r w:rsidR="006A35DC" w:rsidRPr="00580401">
        <w:rPr>
          <w:lang w:val="en-US"/>
        </w:rPr>
        <w:t xml:space="preserve">therefore </w:t>
      </w:r>
      <w:r w:rsidR="008528FB" w:rsidRPr="00580401">
        <w:rPr>
          <w:lang w:val="en-US"/>
        </w:rPr>
        <w:t>better suited</w:t>
      </w:r>
      <w:r w:rsidR="001801A8" w:rsidRPr="00580401">
        <w:rPr>
          <w:lang w:val="en-US"/>
        </w:rPr>
        <w:t xml:space="preserve"> to produce high quality batteries</w:t>
      </w:r>
      <w:r w:rsidR="008528FB" w:rsidRPr="00580401">
        <w:rPr>
          <w:lang w:val="en-US"/>
        </w:rPr>
        <w:t xml:space="preserve"> for Electrical vehicle</w:t>
      </w:r>
      <w:r w:rsidR="002C59F4" w:rsidRPr="00580401">
        <w:rPr>
          <w:lang w:val="en-US"/>
        </w:rPr>
        <w:t xml:space="preserve">. </w:t>
      </w:r>
      <w:r w:rsidR="00AD1990" w:rsidRPr="00580401">
        <w:rPr>
          <w:lang w:val="en-US"/>
        </w:rPr>
        <w:t>Synthetic</w:t>
      </w:r>
      <w:r w:rsidR="002C59F4" w:rsidRPr="00580401">
        <w:rPr>
          <w:lang w:val="en-US"/>
        </w:rPr>
        <w:t xml:space="preserve"> graphite </w:t>
      </w:r>
      <w:r w:rsidR="001801A8" w:rsidRPr="00580401">
        <w:rPr>
          <w:lang w:val="en-US"/>
        </w:rPr>
        <w:t>offer</w:t>
      </w:r>
      <w:r w:rsidR="002C59F4" w:rsidRPr="00580401">
        <w:rPr>
          <w:lang w:val="en-US"/>
        </w:rPr>
        <w:t>s</w:t>
      </w:r>
      <w:r w:rsidR="001801A8" w:rsidRPr="00580401">
        <w:rPr>
          <w:lang w:val="en-US"/>
        </w:rPr>
        <w:t xml:space="preserve"> </w:t>
      </w:r>
      <w:r w:rsidR="008528FB" w:rsidRPr="00580401">
        <w:rPr>
          <w:lang w:val="en-US"/>
        </w:rPr>
        <w:t>a much longer life cycle, a lower swelling (</w:t>
      </w:r>
      <w:r w:rsidR="00C142C1" w:rsidRPr="00580401">
        <w:rPr>
          <w:lang w:val="en-US"/>
        </w:rPr>
        <w:t>critical</w:t>
      </w:r>
      <w:r w:rsidR="008528FB" w:rsidRPr="00580401">
        <w:rPr>
          <w:lang w:val="en-US"/>
        </w:rPr>
        <w:t xml:space="preserve"> to increase capacity with Si add-on) and </w:t>
      </w:r>
      <w:r w:rsidR="001801A8" w:rsidRPr="00580401">
        <w:rPr>
          <w:lang w:val="en-US"/>
        </w:rPr>
        <w:t xml:space="preserve">an excellent uniformity due to rigorous control of raw materials and synthesis processes. </w:t>
      </w:r>
    </w:p>
    <w:p w14:paraId="192561F3" w14:textId="77777777" w:rsidR="0040474D" w:rsidRPr="00580401" w:rsidRDefault="001801A8" w:rsidP="0040474D">
      <w:pPr>
        <w:jc w:val="both"/>
        <w:rPr>
          <w:sz w:val="22"/>
          <w:lang w:val="en-US"/>
        </w:rPr>
      </w:pPr>
      <w:r w:rsidRPr="00580401">
        <w:rPr>
          <w:sz w:val="22"/>
          <w:lang w:val="en-US"/>
        </w:rPr>
        <w:t xml:space="preserve">Contrary to the Asian </w:t>
      </w:r>
      <w:r w:rsidR="008528FB" w:rsidRPr="00580401">
        <w:rPr>
          <w:sz w:val="22"/>
          <w:lang w:val="en-US"/>
        </w:rPr>
        <w:t>market</w:t>
      </w:r>
      <w:r w:rsidRPr="00580401">
        <w:rPr>
          <w:sz w:val="22"/>
          <w:lang w:val="en-US"/>
        </w:rPr>
        <w:t xml:space="preserve"> that is driven by both Electrical </w:t>
      </w:r>
      <w:r w:rsidR="008528FB" w:rsidRPr="00580401">
        <w:rPr>
          <w:sz w:val="22"/>
          <w:lang w:val="en-US"/>
        </w:rPr>
        <w:t>vehicle</w:t>
      </w:r>
      <w:r w:rsidRPr="00580401">
        <w:rPr>
          <w:sz w:val="22"/>
          <w:lang w:val="en-US"/>
        </w:rPr>
        <w:t xml:space="preserve"> and consumer </w:t>
      </w:r>
      <w:r w:rsidR="008528FB" w:rsidRPr="00580401">
        <w:rPr>
          <w:sz w:val="22"/>
          <w:lang w:val="en-US"/>
        </w:rPr>
        <w:t>electronic</w:t>
      </w:r>
      <w:r w:rsidRPr="00580401">
        <w:rPr>
          <w:sz w:val="22"/>
          <w:lang w:val="en-US"/>
        </w:rPr>
        <w:t xml:space="preserve"> markets, the European </w:t>
      </w:r>
      <w:proofErr w:type="spellStart"/>
      <w:r w:rsidRPr="00580401">
        <w:rPr>
          <w:sz w:val="22"/>
          <w:lang w:val="en-US"/>
        </w:rPr>
        <w:t>LiB</w:t>
      </w:r>
      <w:proofErr w:type="spellEnd"/>
      <w:r w:rsidRPr="00580401">
        <w:rPr>
          <w:sz w:val="22"/>
          <w:lang w:val="en-US"/>
        </w:rPr>
        <w:t xml:space="preserve"> market will be mainly driven by </w:t>
      </w:r>
      <w:r w:rsidR="006A35DC" w:rsidRPr="00580401">
        <w:rPr>
          <w:sz w:val="22"/>
          <w:lang w:val="en-US"/>
        </w:rPr>
        <w:t xml:space="preserve">the </w:t>
      </w:r>
      <w:r w:rsidRPr="00580401">
        <w:rPr>
          <w:sz w:val="22"/>
          <w:lang w:val="en-US"/>
        </w:rPr>
        <w:t xml:space="preserve">Electrical </w:t>
      </w:r>
      <w:r w:rsidR="002C59F4" w:rsidRPr="00580401">
        <w:rPr>
          <w:sz w:val="22"/>
          <w:lang w:val="en-US"/>
        </w:rPr>
        <w:t>V</w:t>
      </w:r>
      <w:r w:rsidRPr="00580401">
        <w:rPr>
          <w:sz w:val="22"/>
          <w:lang w:val="en-US"/>
        </w:rPr>
        <w:t>ehicle</w:t>
      </w:r>
      <w:r w:rsidR="006A35DC" w:rsidRPr="00580401">
        <w:rPr>
          <w:sz w:val="22"/>
          <w:lang w:val="en-US"/>
        </w:rPr>
        <w:t xml:space="preserve"> markets</w:t>
      </w:r>
      <w:r w:rsidRPr="00580401">
        <w:rPr>
          <w:sz w:val="22"/>
          <w:lang w:val="en-US"/>
        </w:rPr>
        <w:t xml:space="preserve">. As a result, experts considers that </w:t>
      </w:r>
      <w:r w:rsidR="006A35DC" w:rsidRPr="00580401">
        <w:rPr>
          <w:sz w:val="22"/>
          <w:lang w:val="en-US"/>
        </w:rPr>
        <w:t>the mix between natural graphite and synthetic graphite will be different in Europe</w:t>
      </w:r>
      <w:r w:rsidR="0040474D" w:rsidRPr="00580401">
        <w:rPr>
          <w:sz w:val="22"/>
          <w:lang w:val="en-US"/>
        </w:rPr>
        <w:t>,</w:t>
      </w:r>
      <w:r w:rsidR="006A35DC" w:rsidRPr="00580401">
        <w:rPr>
          <w:sz w:val="22"/>
          <w:lang w:val="en-US"/>
        </w:rPr>
        <w:t xml:space="preserve"> </w:t>
      </w:r>
      <w:r w:rsidR="0040474D" w:rsidRPr="00580401">
        <w:rPr>
          <w:sz w:val="22"/>
          <w:lang w:val="en-US"/>
        </w:rPr>
        <w:t>compared to</w:t>
      </w:r>
      <w:r w:rsidR="006A35DC" w:rsidRPr="00580401">
        <w:rPr>
          <w:sz w:val="22"/>
          <w:lang w:val="en-US"/>
        </w:rPr>
        <w:t xml:space="preserve"> Asia. </w:t>
      </w:r>
      <w:r w:rsidR="0040474D" w:rsidRPr="00580401">
        <w:rPr>
          <w:sz w:val="22"/>
          <w:lang w:val="en-US"/>
        </w:rPr>
        <w:t>A</w:t>
      </w:r>
      <w:r w:rsidRPr="00580401">
        <w:rPr>
          <w:sz w:val="22"/>
          <w:lang w:val="en-US"/>
        </w:rPr>
        <w:t xml:space="preserve">node material in Europe will be </w:t>
      </w:r>
      <w:r w:rsidR="008528FB" w:rsidRPr="00580401">
        <w:rPr>
          <w:sz w:val="22"/>
          <w:lang w:val="en-US"/>
        </w:rPr>
        <w:t xml:space="preserve">composed of </w:t>
      </w:r>
      <w:r w:rsidRPr="00580401">
        <w:rPr>
          <w:sz w:val="22"/>
          <w:lang w:val="en-US"/>
        </w:rPr>
        <w:t>more than 80%</w:t>
      </w:r>
      <w:r w:rsidR="006B0D94" w:rsidRPr="00580401">
        <w:rPr>
          <w:rStyle w:val="FootnoteReference"/>
          <w:lang w:val="en-US"/>
        </w:rPr>
        <w:footnoteReference w:id="4"/>
      </w:r>
      <w:r w:rsidRPr="00580401">
        <w:rPr>
          <w:sz w:val="22"/>
          <w:lang w:val="en-US"/>
        </w:rPr>
        <w:t xml:space="preserve"> </w:t>
      </w:r>
      <w:r w:rsidR="008528FB" w:rsidRPr="00580401">
        <w:rPr>
          <w:sz w:val="22"/>
          <w:lang w:val="en-US"/>
        </w:rPr>
        <w:t xml:space="preserve">of </w:t>
      </w:r>
      <w:r w:rsidR="00AD1990" w:rsidRPr="00580401">
        <w:rPr>
          <w:sz w:val="22"/>
          <w:lang w:val="en-US"/>
        </w:rPr>
        <w:t>synthetic</w:t>
      </w:r>
      <w:r w:rsidR="008528FB" w:rsidRPr="00580401">
        <w:rPr>
          <w:sz w:val="22"/>
          <w:lang w:val="en-US"/>
        </w:rPr>
        <w:t xml:space="preserve"> graphite</w:t>
      </w:r>
      <w:r w:rsidR="006A35DC" w:rsidRPr="00580401">
        <w:rPr>
          <w:sz w:val="22"/>
          <w:lang w:val="en-US"/>
        </w:rPr>
        <w:t xml:space="preserve"> by 2025</w:t>
      </w:r>
      <w:r w:rsidR="008528FB" w:rsidRPr="00580401">
        <w:rPr>
          <w:sz w:val="22"/>
          <w:lang w:val="en-US"/>
        </w:rPr>
        <w:t>.</w:t>
      </w:r>
      <w:r w:rsidR="00C142C1" w:rsidRPr="00580401">
        <w:rPr>
          <w:sz w:val="22"/>
          <w:lang w:val="en-US"/>
        </w:rPr>
        <w:t xml:space="preserve"> </w:t>
      </w:r>
    </w:p>
    <w:p w14:paraId="192561F4" w14:textId="77777777" w:rsidR="0040474D" w:rsidRPr="00580401" w:rsidRDefault="0040474D" w:rsidP="0040474D">
      <w:pPr>
        <w:jc w:val="both"/>
        <w:rPr>
          <w:sz w:val="22"/>
          <w:lang w:val="en-US"/>
        </w:rPr>
      </w:pPr>
    </w:p>
    <w:p w14:paraId="192561F5" w14:textId="77777777" w:rsidR="008528FB" w:rsidRPr="00580401" w:rsidRDefault="008528FB" w:rsidP="0040474D">
      <w:pPr>
        <w:jc w:val="both"/>
        <w:rPr>
          <w:sz w:val="22"/>
          <w:lang w:val="en-US"/>
        </w:rPr>
      </w:pPr>
      <w:r w:rsidRPr="00580401">
        <w:rPr>
          <w:sz w:val="22"/>
          <w:lang w:val="en-US"/>
        </w:rPr>
        <w:t>In 2018, 9</w:t>
      </w:r>
      <w:r w:rsidR="0040474D" w:rsidRPr="00580401">
        <w:rPr>
          <w:sz w:val="22"/>
          <w:lang w:val="en-US"/>
        </w:rPr>
        <w:t>0</w:t>
      </w:r>
      <w:r w:rsidRPr="00580401">
        <w:rPr>
          <w:sz w:val="22"/>
          <w:lang w:val="en-US"/>
        </w:rPr>
        <w:t>%</w:t>
      </w:r>
      <w:r w:rsidR="006B0D94" w:rsidRPr="00580401">
        <w:rPr>
          <w:rStyle w:val="FootnoteReference"/>
          <w:lang w:val="en-US"/>
        </w:rPr>
        <w:t>3</w:t>
      </w:r>
      <w:r w:rsidRPr="00580401">
        <w:rPr>
          <w:sz w:val="22"/>
          <w:lang w:val="en-US"/>
        </w:rPr>
        <w:t xml:space="preserve"> of </w:t>
      </w:r>
      <w:r w:rsidR="00AD1990" w:rsidRPr="00580401">
        <w:rPr>
          <w:sz w:val="22"/>
          <w:lang w:val="en-US"/>
        </w:rPr>
        <w:t>synthetic</w:t>
      </w:r>
      <w:r w:rsidRPr="00580401">
        <w:rPr>
          <w:sz w:val="22"/>
          <w:lang w:val="en-US"/>
        </w:rPr>
        <w:t xml:space="preserve"> graphite for </w:t>
      </w:r>
      <w:proofErr w:type="spellStart"/>
      <w:r w:rsidRPr="00580401">
        <w:rPr>
          <w:sz w:val="22"/>
          <w:lang w:val="en-US"/>
        </w:rPr>
        <w:t>LiB</w:t>
      </w:r>
      <w:proofErr w:type="spellEnd"/>
      <w:r w:rsidRPr="00580401">
        <w:rPr>
          <w:sz w:val="22"/>
          <w:lang w:val="en-US"/>
        </w:rPr>
        <w:t xml:space="preserve"> was produced in Asia, mainly i</w:t>
      </w:r>
      <w:r w:rsidR="00C142C1" w:rsidRPr="00580401">
        <w:rPr>
          <w:sz w:val="22"/>
          <w:lang w:val="en-US"/>
        </w:rPr>
        <w:t>n China (+80% of market share). Key Asian players (</w:t>
      </w:r>
      <w:proofErr w:type="spellStart"/>
      <w:r w:rsidR="00C142C1" w:rsidRPr="00580401">
        <w:rPr>
          <w:sz w:val="22"/>
          <w:lang w:val="en-US"/>
        </w:rPr>
        <w:t>Zichen</w:t>
      </w:r>
      <w:proofErr w:type="spellEnd"/>
      <w:r w:rsidR="00C142C1" w:rsidRPr="00580401">
        <w:rPr>
          <w:sz w:val="22"/>
          <w:lang w:val="en-US"/>
        </w:rPr>
        <w:t xml:space="preserve">, BTR, Shanshan, </w:t>
      </w:r>
      <w:r w:rsidR="002C59F4" w:rsidRPr="00580401">
        <w:rPr>
          <w:sz w:val="22"/>
          <w:lang w:val="en-US"/>
        </w:rPr>
        <w:t>H</w:t>
      </w:r>
      <w:r w:rsidR="00C142C1" w:rsidRPr="00580401">
        <w:rPr>
          <w:sz w:val="22"/>
          <w:lang w:val="en-US"/>
        </w:rPr>
        <w:t xml:space="preserve">itachi Chemicals…) have been working for years on improving graphite performance into batteries. </w:t>
      </w:r>
    </w:p>
    <w:p w14:paraId="192561F6" w14:textId="77777777" w:rsidR="00A570BF" w:rsidRPr="00580401" w:rsidRDefault="00A570BF" w:rsidP="001801A8">
      <w:pPr>
        <w:rPr>
          <w:sz w:val="22"/>
          <w:lang w:val="en-US"/>
        </w:rPr>
      </w:pPr>
    </w:p>
    <w:p w14:paraId="192561F7" w14:textId="77777777" w:rsidR="006B0D94" w:rsidRPr="00580401" w:rsidRDefault="008876AC" w:rsidP="0047601E">
      <w:pPr>
        <w:pStyle w:val="ITStandard"/>
        <w:rPr>
          <w:lang w:val="en-US"/>
        </w:rPr>
      </w:pPr>
      <w:r w:rsidRPr="00580401">
        <w:rPr>
          <w:lang w:val="en-US"/>
        </w:rPr>
        <w:t>A</w:t>
      </w:r>
      <w:r w:rsidR="006B0D94" w:rsidRPr="00580401">
        <w:rPr>
          <w:lang w:val="en-US"/>
        </w:rPr>
        <w:t xml:space="preserve">s an innovative leader on the highly demanding specialties graphite markets, Carbone </w:t>
      </w:r>
      <w:proofErr w:type="spellStart"/>
      <w:r w:rsidR="006B0D94" w:rsidRPr="00580401">
        <w:rPr>
          <w:lang w:val="en-US"/>
        </w:rPr>
        <w:t>Savoie</w:t>
      </w:r>
      <w:proofErr w:type="spellEnd"/>
      <w:r w:rsidR="006B0D94" w:rsidRPr="00580401">
        <w:rPr>
          <w:lang w:val="en-US"/>
        </w:rPr>
        <w:t xml:space="preserve"> is ideally placed to leverage its expertise and develop innovative and highly performing anode materials and production processes. </w:t>
      </w:r>
    </w:p>
    <w:p w14:paraId="192561F8" w14:textId="77777777" w:rsidR="00D546C6" w:rsidRPr="00580401" w:rsidRDefault="006B0D94" w:rsidP="0047601E">
      <w:pPr>
        <w:pStyle w:val="ITStandard"/>
        <w:rPr>
          <w:i/>
          <w:lang w:val="en-US"/>
        </w:rPr>
      </w:pPr>
      <w:r w:rsidRPr="00580401">
        <w:rPr>
          <w:lang w:val="en-US"/>
        </w:rPr>
        <w:t xml:space="preserve">Carbone </w:t>
      </w:r>
      <w:proofErr w:type="spellStart"/>
      <w:r w:rsidRPr="00580401">
        <w:rPr>
          <w:lang w:val="en-US"/>
        </w:rPr>
        <w:t>Savoie’s</w:t>
      </w:r>
      <w:proofErr w:type="spellEnd"/>
      <w:r w:rsidRPr="00580401">
        <w:rPr>
          <w:lang w:val="en-US"/>
        </w:rPr>
        <w:t xml:space="preserve"> </w:t>
      </w:r>
      <w:r w:rsidR="00730A71" w:rsidRPr="00580401">
        <w:rPr>
          <w:lang w:val="en-US"/>
        </w:rPr>
        <w:t xml:space="preserve">activities in the </w:t>
      </w:r>
      <w:r w:rsidRPr="00580401">
        <w:rPr>
          <w:lang w:val="en-US"/>
        </w:rPr>
        <w:t xml:space="preserve">IPCEI </w:t>
      </w:r>
      <w:r w:rsidR="00730A71" w:rsidRPr="00580401">
        <w:rPr>
          <w:lang w:val="en-US"/>
        </w:rPr>
        <w:t xml:space="preserve">on Batteries </w:t>
      </w:r>
      <w:r w:rsidRPr="00580401">
        <w:rPr>
          <w:lang w:val="en-US"/>
        </w:rPr>
        <w:t xml:space="preserve">will contribute to the strategic objectives of the European Commission and help building an innovative, competitive and integrated </w:t>
      </w:r>
      <w:r w:rsidRPr="00580401">
        <w:rPr>
          <w:lang w:val="en-US"/>
        </w:rPr>
        <w:lastRenderedPageBreak/>
        <w:t>European anode materials supply chain</w:t>
      </w:r>
      <w:r w:rsidR="002D666B" w:rsidRPr="00580401">
        <w:rPr>
          <w:lang w:val="en-US"/>
        </w:rPr>
        <w:t xml:space="preserve">. Carbone </w:t>
      </w:r>
      <w:proofErr w:type="spellStart"/>
      <w:r w:rsidR="002D666B" w:rsidRPr="00580401">
        <w:rPr>
          <w:lang w:val="en-US"/>
        </w:rPr>
        <w:t>Savo</w:t>
      </w:r>
      <w:r w:rsidR="008876AC" w:rsidRPr="00580401">
        <w:rPr>
          <w:lang w:val="en-US"/>
        </w:rPr>
        <w:t>ie</w:t>
      </w:r>
      <w:proofErr w:type="spellEnd"/>
      <w:r w:rsidR="008876AC" w:rsidRPr="00580401">
        <w:rPr>
          <w:lang w:val="en-US"/>
        </w:rPr>
        <w:t xml:space="preserve"> </w:t>
      </w:r>
      <w:r w:rsidR="00730A71" w:rsidRPr="00580401">
        <w:rPr>
          <w:lang w:val="en-US"/>
        </w:rPr>
        <w:t xml:space="preserve">activities in the </w:t>
      </w:r>
      <w:r w:rsidR="008876AC" w:rsidRPr="00580401">
        <w:rPr>
          <w:lang w:val="en-US"/>
        </w:rPr>
        <w:t xml:space="preserve">IPCEI </w:t>
      </w:r>
      <w:r w:rsidR="00730A71" w:rsidRPr="00580401">
        <w:rPr>
          <w:lang w:val="en-US"/>
        </w:rPr>
        <w:t>on Batteries are</w:t>
      </w:r>
      <w:r w:rsidR="008876AC" w:rsidRPr="00580401">
        <w:rPr>
          <w:lang w:val="en-US"/>
        </w:rPr>
        <w:t xml:space="preserve"> part of Work Stream 1 </w:t>
      </w:r>
      <w:r w:rsidR="008876AC" w:rsidRPr="00580401">
        <w:rPr>
          <w:i/>
          <w:lang w:val="en-US"/>
        </w:rPr>
        <w:t xml:space="preserve">Raw Materials &amp; </w:t>
      </w:r>
      <w:r w:rsidR="002D666B" w:rsidRPr="00580401">
        <w:rPr>
          <w:i/>
          <w:lang w:val="en-US"/>
        </w:rPr>
        <w:t>Advanced Materials.</w:t>
      </w:r>
    </w:p>
    <w:p w14:paraId="192561F9" w14:textId="77777777" w:rsidR="0047601E" w:rsidRPr="00580401" w:rsidRDefault="0047601E" w:rsidP="00AD1990">
      <w:pPr>
        <w:rPr>
          <w:sz w:val="22"/>
          <w:lang w:val="en-US"/>
        </w:rPr>
      </w:pPr>
    </w:p>
    <w:p w14:paraId="192561FA" w14:textId="77777777" w:rsidR="00AD1990" w:rsidRPr="00580401" w:rsidRDefault="00AD1990" w:rsidP="00AD1990">
      <w:pPr>
        <w:rPr>
          <w:sz w:val="22"/>
          <w:lang w:val="en-US"/>
        </w:rPr>
      </w:pPr>
    </w:p>
    <w:p w14:paraId="192561FB" w14:textId="1BFE8E9D" w:rsidR="00E005C3" w:rsidRPr="00580401" w:rsidRDefault="005D0265" w:rsidP="00F8185F">
      <w:pPr>
        <w:pStyle w:val="ITStandard"/>
        <w:rPr>
          <w:lang w:val="en-US"/>
        </w:rPr>
      </w:pPr>
      <w:r w:rsidRPr="00580401">
        <w:rPr>
          <w:lang w:val="en-US"/>
        </w:rPr>
        <w:t xml:space="preserve">Research &amp; Development has always played a significant role in Carbone </w:t>
      </w:r>
      <w:proofErr w:type="spellStart"/>
      <w:r w:rsidRPr="00580401">
        <w:rPr>
          <w:lang w:val="en-US"/>
        </w:rPr>
        <w:t>Savoie</w:t>
      </w:r>
      <w:proofErr w:type="spellEnd"/>
      <w:r w:rsidRPr="00580401">
        <w:rPr>
          <w:lang w:val="en-US"/>
        </w:rPr>
        <w:t xml:space="preserve">. Today, more than 1.5% of </w:t>
      </w:r>
      <w:r w:rsidR="00E54ADC">
        <w:rPr>
          <w:lang w:val="en-US"/>
        </w:rPr>
        <w:t>the company’s</w:t>
      </w:r>
      <w:r w:rsidR="00E54ADC" w:rsidRPr="00580401">
        <w:rPr>
          <w:lang w:val="en-US"/>
        </w:rPr>
        <w:t xml:space="preserve"> </w:t>
      </w:r>
      <w:r w:rsidRPr="00580401">
        <w:rPr>
          <w:lang w:val="en-US"/>
        </w:rPr>
        <w:t xml:space="preserve">turnover and 22 people (among them 6 engineers and PhD), work in </w:t>
      </w:r>
      <w:r w:rsidR="00E54ADC">
        <w:rPr>
          <w:lang w:val="en-US"/>
        </w:rPr>
        <w:t>its</w:t>
      </w:r>
      <w:r w:rsidR="00E54ADC" w:rsidRPr="00580401">
        <w:rPr>
          <w:lang w:val="en-US"/>
        </w:rPr>
        <w:t xml:space="preserve"> </w:t>
      </w:r>
      <w:r w:rsidRPr="00580401">
        <w:rPr>
          <w:lang w:val="en-US"/>
        </w:rPr>
        <w:t xml:space="preserve">in-house </w:t>
      </w:r>
      <w:r w:rsidR="008876AC" w:rsidRPr="00580401">
        <w:rPr>
          <w:lang w:val="en-US"/>
        </w:rPr>
        <w:t xml:space="preserve">synthetic graphite-dedicated R&amp;D </w:t>
      </w:r>
      <w:proofErr w:type="spellStart"/>
      <w:r w:rsidR="008876AC" w:rsidRPr="00580401">
        <w:rPr>
          <w:lang w:val="en-US"/>
        </w:rPr>
        <w:t>centre</w:t>
      </w:r>
      <w:proofErr w:type="spellEnd"/>
      <w:r w:rsidRPr="00580401">
        <w:rPr>
          <w:lang w:val="en-US"/>
        </w:rPr>
        <w:t xml:space="preserve">, located near Lyon, France. </w:t>
      </w:r>
      <w:r w:rsidR="00E005C3" w:rsidRPr="00580401">
        <w:rPr>
          <w:lang w:val="en-US"/>
        </w:rPr>
        <w:t xml:space="preserve">Carbone </w:t>
      </w:r>
      <w:proofErr w:type="spellStart"/>
      <w:r w:rsidR="00E005C3" w:rsidRPr="00580401">
        <w:rPr>
          <w:lang w:val="en-US"/>
        </w:rPr>
        <w:t>Savoie’s</w:t>
      </w:r>
      <w:proofErr w:type="spellEnd"/>
      <w:r w:rsidR="00E005C3" w:rsidRPr="00580401">
        <w:rPr>
          <w:lang w:val="en-US"/>
        </w:rPr>
        <w:t xml:space="preserve"> </w:t>
      </w:r>
      <w:r w:rsidR="00AD1990" w:rsidRPr="00580401">
        <w:rPr>
          <w:lang w:val="en-US"/>
        </w:rPr>
        <w:t>re</w:t>
      </w:r>
      <w:r w:rsidR="00E005C3" w:rsidRPr="00580401">
        <w:rPr>
          <w:lang w:val="en-US"/>
        </w:rPr>
        <w:t xml:space="preserve">searchers have for decades devoted all their energy and know-how to </w:t>
      </w:r>
      <w:r w:rsidR="0064432B" w:rsidRPr="00580401">
        <w:rPr>
          <w:lang w:val="en-US"/>
        </w:rPr>
        <w:t xml:space="preserve">innovate by </w:t>
      </w:r>
      <w:r w:rsidR="00E005C3" w:rsidRPr="00580401">
        <w:rPr>
          <w:lang w:val="en-US"/>
        </w:rPr>
        <w:t>rethink</w:t>
      </w:r>
      <w:r w:rsidR="0064432B" w:rsidRPr="00580401">
        <w:rPr>
          <w:lang w:val="en-US"/>
        </w:rPr>
        <w:t>ing</w:t>
      </w:r>
      <w:r w:rsidR="00E005C3" w:rsidRPr="00580401">
        <w:rPr>
          <w:lang w:val="en-US"/>
        </w:rPr>
        <w:t xml:space="preserve"> and reinvent</w:t>
      </w:r>
      <w:r w:rsidR="0064432B" w:rsidRPr="00580401">
        <w:rPr>
          <w:lang w:val="en-US"/>
        </w:rPr>
        <w:t>ing</w:t>
      </w:r>
      <w:r w:rsidR="00E005C3" w:rsidRPr="00580401">
        <w:rPr>
          <w:lang w:val="en-US"/>
        </w:rPr>
        <w:t xml:space="preserve"> synthetic graphite solutions in order to improve final product performances, to reduce the environmental footprint and the ones of its customers. </w:t>
      </w:r>
    </w:p>
    <w:p w14:paraId="192561FC" w14:textId="77777777" w:rsidR="002D666B" w:rsidRPr="00580401" w:rsidRDefault="002D666B" w:rsidP="00F8185F">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is recognized as a reliable producer guaranteeing synthetic graphite with superior electrical and thermal conductivity, high purity and structure stability.</w:t>
      </w:r>
    </w:p>
    <w:p w14:paraId="192561FD" w14:textId="77777777" w:rsidR="00E005C3" w:rsidRPr="00580401" w:rsidRDefault="00E005C3" w:rsidP="00F8185F">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sees its clients and suppliers as</w:t>
      </w:r>
      <w:r w:rsidR="00C142C1" w:rsidRPr="00580401">
        <w:rPr>
          <w:lang w:val="en-US"/>
        </w:rPr>
        <w:t xml:space="preserve"> long-term</w:t>
      </w:r>
      <w:r w:rsidRPr="00580401">
        <w:rPr>
          <w:lang w:val="en-US"/>
        </w:rPr>
        <w:t xml:space="preserve"> partners</w:t>
      </w:r>
      <w:r w:rsidR="00C142C1" w:rsidRPr="00580401">
        <w:rPr>
          <w:lang w:val="en-US"/>
        </w:rPr>
        <w:t xml:space="preserve"> and has always looked for collaborative, win-win relationship with its partner</w:t>
      </w:r>
      <w:r w:rsidR="002C59F4" w:rsidRPr="00580401">
        <w:rPr>
          <w:lang w:val="en-US"/>
        </w:rPr>
        <w:t>s</w:t>
      </w:r>
      <w:r w:rsidRPr="00580401">
        <w:rPr>
          <w:lang w:val="en-US"/>
        </w:rPr>
        <w:t xml:space="preserve">. As of today, Carbone </w:t>
      </w:r>
      <w:proofErr w:type="spellStart"/>
      <w:r w:rsidRPr="00580401">
        <w:rPr>
          <w:lang w:val="en-US"/>
        </w:rPr>
        <w:t>Savoie</w:t>
      </w:r>
      <w:proofErr w:type="spellEnd"/>
      <w:r w:rsidRPr="00580401">
        <w:rPr>
          <w:lang w:val="en-US"/>
        </w:rPr>
        <w:t xml:space="preserve"> has </w:t>
      </w:r>
      <w:r w:rsidR="008A3EF2" w:rsidRPr="00580401">
        <w:rPr>
          <w:lang w:val="en-US"/>
        </w:rPr>
        <w:t xml:space="preserve">three </w:t>
      </w:r>
      <w:r w:rsidRPr="00580401">
        <w:rPr>
          <w:lang w:val="en-US"/>
        </w:rPr>
        <w:t>R&amp;D framework agreement</w:t>
      </w:r>
      <w:r w:rsidR="00B76CDA" w:rsidRPr="00580401">
        <w:rPr>
          <w:lang w:val="en-US"/>
        </w:rPr>
        <w:t>s</w:t>
      </w:r>
      <w:r w:rsidRPr="00580401">
        <w:rPr>
          <w:lang w:val="en-US"/>
        </w:rPr>
        <w:t xml:space="preserve"> with its three most technologically advanced clients and </w:t>
      </w:r>
      <w:r w:rsidR="008A3EF2" w:rsidRPr="00580401">
        <w:rPr>
          <w:lang w:val="en-US"/>
        </w:rPr>
        <w:t xml:space="preserve">four </w:t>
      </w:r>
      <w:r w:rsidRPr="00580401">
        <w:rPr>
          <w:lang w:val="en-US"/>
        </w:rPr>
        <w:t xml:space="preserve">R&amp;D framework agreements with suppliers and industrial partners. Naturally, in such a technologically advanced field, research and development is carried out in close co-operation with technical departments of universities, academic laboratories and other research organizations like R&amp;D Carbon in Switzerland or Hydro </w:t>
      </w:r>
      <w:proofErr w:type="spellStart"/>
      <w:r w:rsidRPr="00580401">
        <w:rPr>
          <w:lang w:val="en-US"/>
        </w:rPr>
        <w:t>Aluminium</w:t>
      </w:r>
      <w:proofErr w:type="spellEnd"/>
      <w:r w:rsidRPr="00580401">
        <w:rPr>
          <w:lang w:val="en-US"/>
        </w:rPr>
        <w:t xml:space="preserve"> in Norway. </w:t>
      </w:r>
    </w:p>
    <w:p w14:paraId="192561FE" w14:textId="691D5AAE" w:rsidR="00A4619E" w:rsidRPr="00580401" w:rsidRDefault="00E005C3" w:rsidP="00F8185F">
      <w:pPr>
        <w:pStyle w:val="ITStandard"/>
        <w:rPr>
          <w:lang w:val="en-US"/>
        </w:rPr>
      </w:pPr>
      <w:r w:rsidRPr="00580401">
        <w:rPr>
          <w:lang w:val="en-US"/>
        </w:rPr>
        <w:t xml:space="preserve">It is </w:t>
      </w:r>
      <w:r w:rsidR="00CB52FA" w:rsidRPr="00580401">
        <w:rPr>
          <w:lang w:val="en-US"/>
        </w:rPr>
        <w:t xml:space="preserve">Carbone </w:t>
      </w:r>
      <w:proofErr w:type="spellStart"/>
      <w:r w:rsidR="00CB52FA" w:rsidRPr="00580401">
        <w:rPr>
          <w:lang w:val="en-US"/>
        </w:rPr>
        <w:t>Savoie’s</w:t>
      </w:r>
      <w:proofErr w:type="spellEnd"/>
      <w:r w:rsidR="00CB52FA" w:rsidRPr="00580401">
        <w:rPr>
          <w:lang w:val="en-US"/>
        </w:rPr>
        <w:t xml:space="preserve"> </w:t>
      </w:r>
      <w:r w:rsidRPr="00580401">
        <w:rPr>
          <w:lang w:val="en-US"/>
        </w:rPr>
        <w:t xml:space="preserve">vision to let </w:t>
      </w:r>
      <w:r w:rsidR="00CB52FA" w:rsidRPr="00580401">
        <w:rPr>
          <w:lang w:val="en-US"/>
        </w:rPr>
        <w:t xml:space="preserve">its </w:t>
      </w:r>
      <w:r w:rsidRPr="00580401">
        <w:rPr>
          <w:lang w:val="en-US"/>
        </w:rPr>
        <w:t xml:space="preserve">actions be directed by respect for the environment at all levels, to </w:t>
      </w:r>
      <w:r w:rsidR="00CB52FA" w:rsidRPr="00580401">
        <w:rPr>
          <w:lang w:val="en-US"/>
        </w:rPr>
        <w:t xml:space="preserve">become </w:t>
      </w:r>
      <w:r w:rsidRPr="00580401">
        <w:rPr>
          <w:lang w:val="en-US"/>
        </w:rPr>
        <w:t xml:space="preserve">the most reliable company operating in the market today, and to be the manufacturer of the best products that money can buy. Some of </w:t>
      </w:r>
      <w:r w:rsidR="00E54ADC">
        <w:rPr>
          <w:lang w:val="en-US"/>
        </w:rPr>
        <w:t>the company’s</w:t>
      </w:r>
      <w:r w:rsidR="00E54ADC" w:rsidRPr="00580401">
        <w:rPr>
          <w:lang w:val="en-US"/>
        </w:rPr>
        <w:t xml:space="preserve"> </w:t>
      </w:r>
      <w:r w:rsidRPr="00580401">
        <w:rPr>
          <w:lang w:val="en-US"/>
        </w:rPr>
        <w:t xml:space="preserve">profits will continue to be directed back into research and into environmental protection. </w:t>
      </w:r>
      <w:r w:rsidR="002C59F4" w:rsidRPr="00580401">
        <w:rPr>
          <w:lang w:val="en-US"/>
        </w:rPr>
        <w:t>This</w:t>
      </w:r>
      <w:r w:rsidRPr="00580401">
        <w:rPr>
          <w:lang w:val="en-US"/>
        </w:rPr>
        <w:t xml:space="preserve"> is what </w:t>
      </w:r>
      <w:r w:rsidR="00E54ADC">
        <w:rPr>
          <w:lang w:val="en-US"/>
        </w:rPr>
        <w:t>its</w:t>
      </w:r>
      <w:r w:rsidR="00E54ADC" w:rsidRPr="00580401">
        <w:rPr>
          <w:lang w:val="en-US"/>
        </w:rPr>
        <w:t xml:space="preserve"> </w:t>
      </w:r>
      <w:r w:rsidRPr="00580401">
        <w:rPr>
          <w:lang w:val="en-US"/>
        </w:rPr>
        <w:t xml:space="preserve">customers expect from </w:t>
      </w:r>
      <w:r w:rsidR="00E54ADC">
        <w:rPr>
          <w:lang w:val="en-US"/>
        </w:rPr>
        <w:t xml:space="preserve">Carbone </w:t>
      </w:r>
      <w:proofErr w:type="spellStart"/>
      <w:r w:rsidR="00E54ADC">
        <w:rPr>
          <w:lang w:val="en-US"/>
        </w:rPr>
        <w:t>Savoie</w:t>
      </w:r>
      <w:proofErr w:type="spellEnd"/>
      <w:r w:rsidR="00E54ADC" w:rsidRPr="00580401">
        <w:rPr>
          <w:lang w:val="en-US"/>
        </w:rPr>
        <w:t xml:space="preserve"> </w:t>
      </w:r>
      <w:r w:rsidRPr="00580401">
        <w:rPr>
          <w:lang w:val="en-US"/>
        </w:rPr>
        <w:t xml:space="preserve">in </w:t>
      </w:r>
      <w:r w:rsidR="00E74611" w:rsidRPr="00580401">
        <w:rPr>
          <w:lang w:val="en-US"/>
        </w:rPr>
        <w:t>a constantly changing world.</w:t>
      </w:r>
      <w:r w:rsidRPr="00580401">
        <w:rPr>
          <w:lang w:val="en-US"/>
        </w:rPr>
        <w:t xml:space="preserve"> </w:t>
      </w:r>
    </w:p>
    <w:p w14:paraId="192561FF" w14:textId="77777777" w:rsidR="00A274BD" w:rsidRPr="00580401" w:rsidRDefault="00FB71D8" w:rsidP="009944BE">
      <w:pPr>
        <w:pStyle w:val="N2"/>
        <w:rPr>
          <w:lang w:val="en-US"/>
        </w:rPr>
      </w:pPr>
      <w:bookmarkStart w:id="3" w:name="_Toc24645974"/>
      <w:r w:rsidRPr="00580401">
        <w:rPr>
          <w:lang w:val="en-US"/>
        </w:rPr>
        <w:t>O</w:t>
      </w:r>
      <w:r w:rsidR="00DD5ED5" w:rsidRPr="00580401">
        <w:rPr>
          <w:lang w:val="en-US"/>
        </w:rPr>
        <w:t xml:space="preserve">bjectives of </w:t>
      </w:r>
      <w:r w:rsidR="009C5620" w:rsidRPr="00580401">
        <w:rPr>
          <w:lang w:val="en-US"/>
        </w:rPr>
        <w:t>the company in the IPCEI in all technical fields it’s involved</w:t>
      </w:r>
      <w:bookmarkEnd w:id="3"/>
    </w:p>
    <w:p w14:paraId="19256200" w14:textId="77777777" w:rsidR="000E32C1" w:rsidRPr="00580401" w:rsidRDefault="000E32C1" w:rsidP="000E32C1">
      <w:pPr>
        <w:pStyle w:val="ITStandard"/>
        <w:rPr>
          <w:lang w:val="en-US"/>
        </w:rPr>
      </w:pPr>
      <w:r w:rsidRPr="00580401">
        <w:rPr>
          <w:lang w:val="en-US"/>
        </w:rPr>
        <w:t xml:space="preserve">The Carbone </w:t>
      </w:r>
      <w:proofErr w:type="spellStart"/>
      <w:r w:rsidRPr="00580401">
        <w:rPr>
          <w:lang w:val="en-US"/>
        </w:rPr>
        <w:t>Savoie</w:t>
      </w:r>
      <w:proofErr w:type="spellEnd"/>
      <w:r w:rsidRPr="00580401">
        <w:rPr>
          <w:lang w:val="en-US"/>
        </w:rPr>
        <w:t xml:space="preserve"> project is only focusing on the Work Stream 1: Raw Materials &amp; Advanced materials</w:t>
      </w:r>
      <w:r w:rsidR="001E0C44" w:rsidRPr="00580401">
        <w:rPr>
          <w:lang w:val="en-US"/>
        </w:rPr>
        <w:t>.</w:t>
      </w:r>
    </w:p>
    <w:p w14:paraId="19256201" w14:textId="77777777" w:rsidR="003A6EB7" w:rsidRPr="00580401" w:rsidRDefault="003A6EB7" w:rsidP="003A6EB7">
      <w:pPr>
        <w:pStyle w:val="ITStandard"/>
        <w:rPr>
          <w:lang w:val="en-US"/>
        </w:rPr>
      </w:pPr>
      <w:r w:rsidRPr="00580401">
        <w:rPr>
          <w:lang w:val="en-US"/>
        </w:rPr>
        <w:t xml:space="preserve">In order to understand the objective of Carbone </w:t>
      </w:r>
      <w:proofErr w:type="spellStart"/>
      <w:r w:rsidRPr="00580401">
        <w:rPr>
          <w:lang w:val="en-US"/>
        </w:rPr>
        <w:t>Savoie</w:t>
      </w:r>
      <w:proofErr w:type="spellEnd"/>
      <w:r w:rsidRPr="00580401">
        <w:rPr>
          <w:lang w:val="en-US"/>
        </w:rPr>
        <w:t xml:space="preserve"> in the IPCEI</w:t>
      </w:r>
      <w:r w:rsidR="00AD1990" w:rsidRPr="00580401">
        <w:rPr>
          <w:lang w:val="en-US"/>
        </w:rPr>
        <w:t xml:space="preserve"> on </w:t>
      </w:r>
      <w:r w:rsidR="00D5046B" w:rsidRPr="00580401">
        <w:rPr>
          <w:lang w:val="en-US"/>
        </w:rPr>
        <w:t>Batteries</w:t>
      </w:r>
      <w:r w:rsidRPr="00580401">
        <w:rPr>
          <w:lang w:val="en-US"/>
        </w:rPr>
        <w:t>, it is critical to understand first the current</w:t>
      </w:r>
      <w:r w:rsidR="00056961" w:rsidRPr="00580401">
        <w:rPr>
          <w:lang w:val="en-US"/>
        </w:rPr>
        <w:t xml:space="preserve"> mainstream</w:t>
      </w:r>
      <w:r w:rsidRPr="00580401">
        <w:rPr>
          <w:lang w:val="en-US"/>
        </w:rPr>
        <w:t xml:space="preserve"> technology used by the Asian anode materials producers</w:t>
      </w:r>
      <w:r w:rsidR="00056961" w:rsidRPr="00580401">
        <w:rPr>
          <w:lang w:val="en-US"/>
        </w:rPr>
        <w:t xml:space="preserve"> (refer to section 1.4 for further detail</w:t>
      </w:r>
      <w:r w:rsidR="0087060E" w:rsidRPr="00580401">
        <w:rPr>
          <w:lang w:val="en-US"/>
        </w:rPr>
        <w:t>s</w:t>
      </w:r>
      <w:r w:rsidR="00056961" w:rsidRPr="00580401">
        <w:rPr>
          <w:lang w:val="en-US"/>
        </w:rPr>
        <w:t>)</w:t>
      </w:r>
      <w:r w:rsidRPr="00580401">
        <w:rPr>
          <w:lang w:val="en-US"/>
        </w:rPr>
        <w:t xml:space="preserve">. </w:t>
      </w:r>
    </w:p>
    <w:p w14:paraId="19256202" w14:textId="77777777" w:rsidR="003A6EB7" w:rsidRPr="00580401" w:rsidRDefault="008876AC" w:rsidP="003A6EB7">
      <w:pPr>
        <w:pStyle w:val="ITStandard"/>
        <w:rPr>
          <w:lang w:val="en-US"/>
        </w:rPr>
      </w:pPr>
      <w:r w:rsidRPr="00580401">
        <w:rPr>
          <w:i/>
          <w:u w:val="single"/>
          <w:lang w:val="en-US"/>
        </w:rPr>
        <w:t>Description of the current mainstream technology:</w:t>
      </w:r>
      <w:r w:rsidRPr="00580401">
        <w:rPr>
          <w:lang w:val="en-US"/>
        </w:rPr>
        <w:t xml:space="preserve"> </w:t>
      </w:r>
      <w:r w:rsidR="00056961" w:rsidRPr="00580401">
        <w:rPr>
          <w:lang w:val="en-US"/>
        </w:rPr>
        <w:t>87</w:t>
      </w:r>
      <w:r w:rsidR="003A6EB7" w:rsidRPr="00580401">
        <w:rPr>
          <w:lang w:val="en-US"/>
        </w:rPr>
        <w:t>% of the current production process of synthetic graphite for anode materials for batteries is made by first milling coke into very fin</w:t>
      </w:r>
      <w:r w:rsidR="00123762" w:rsidRPr="00580401">
        <w:rPr>
          <w:lang w:val="en-US"/>
        </w:rPr>
        <w:t>e powders, then graphitizing the</w:t>
      </w:r>
      <w:r w:rsidR="003A6EB7" w:rsidRPr="00580401">
        <w:rPr>
          <w:lang w:val="en-US"/>
        </w:rPr>
        <w:t>s</w:t>
      </w:r>
      <w:r w:rsidR="00123762" w:rsidRPr="00580401">
        <w:rPr>
          <w:lang w:val="en-US"/>
        </w:rPr>
        <w:t>e</w:t>
      </w:r>
      <w:r w:rsidR="003A6EB7" w:rsidRPr="00580401">
        <w:rPr>
          <w:lang w:val="en-US"/>
        </w:rPr>
        <w:t xml:space="preserve"> powders in </w:t>
      </w:r>
      <w:r w:rsidR="00AA2692" w:rsidRPr="00580401">
        <w:rPr>
          <w:lang w:val="en-US"/>
        </w:rPr>
        <w:t>crucibles</w:t>
      </w:r>
      <w:r w:rsidR="003A6EB7" w:rsidRPr="00580401">
        <w:rPr>
          <w:lang w:val="en-US"/>
        </w:rPr>
        <w:t xml:space="preserve"> placed in </w:t>
      </w:r>
      <w:r w:rsidR="00AD1990" w:rsidRPr="00580401">
        <w:rPr>
          <w:lang w:val="en-US"/>
        </w:rPr>
        <w:t>so-called “</w:t>
      </w:r>
      <w:r w:rsidR="00123762" w:rsidRPr="00580401">
        <w:rPr>
          <w:lang w:val="en-US"/>
        </w:rPr>
        <w:t>Acheson</w:t>
      </w:r>
      <w:r w:rsidR="00AD1990" w:rsidRPr="00580401">
        <w:rPr>
          <w:lang w:val="en-US"/>
        </w:rPr>
        <w:t>”</w:t>
      </w:r>
      <w:r w:rsidR="00123762" w:rsidRPr="00580401">
        <w:rPr>
          <w:lang w:val="en-US"/>
        </w:rPr>
        <w:t xml:space="preserve"> </w:t>
      </w:r>
      <w:r w:rsidR="003A6EB7" w:rsidRPr="00580401">
        <w:rPr>
          <w:lang w:val="en-US"/>
        </w:rPr>
        <w:t>graphit</w:t>
      </w:r>
      <w:r w:rsidR="00123762" w:rsidRPr="00580401">
        <w:rPr>
          <w:lang w:val="en-US"/>
        </w:rPr>
        <w:t>i</w:t>
      </w:r>
      <w:r w:rsidR="003A6EB7" w:rsidRPr="00580401">
        <w:rPr>
          <w:lang w:val="en-US"/>
        </w:rPr>
        <w:t xml:space="preserve">zation furnaces. </w:t>
      </w:r>
      <w:r w:rsidR="00123762" w:rsidRPr="00580401">
        <w:rPr>
          <w:lang w:val="en-US"/>
        </w:rPr>
        <w:t>Such a production process</w:t>
      </w:r>
      <w:r w:rsidR="00AA2692" w:rsidRPr="00580401">
        <w:rPr>
          <w:lang w:val="en-US"/>
        </w:rPr>
        <w:t>, even though mainstream today,</w:t>
      </w:r>
      <w:r w:rsidR="003A6EB7" w:rsidRPr="00580401">
        <w:rPr>
          <w:lang w:val="en-US"/>
        </w:rPr>
        <w:t xml:space="preserve"> is not sustainable for the following reasons: </w:t>
      </w:r>
    </w:p>
    <w:p w14:paraId="19256203" w14:textId="77777777" w:rsidR="003A6EB7" w:rsidRPr="00580401" w:rsidRDefault="003A6EB7" w:rsidP="0058647D">
      <w:pPr>
        <w:pStyle w:val="ITStandard"/>
        <w:numPr>
          <w:ilvl w:val="0"/>
          <w:numId w:val="17"/>
        </w:numPr>
        <w:rPr>
          <w:lang w:val="en-US"/>
        </w:rPr>
      </w:pPr>
      <w:r w:rsidRPr="00580401">
        <w:rPr>
          <w:lang w:val="en-US"/>
        </w:rPr>
        <w:t>The energy consumption of</w:t>
      </w:r>
      <w:r w:rsidR="00A25DB2" w:rsidRPr="00580401">
        <w:rPr>
          <w:lang w:val="en-US"/>
        </w:rPr>
        <w:t xml:space="preserve"> the Acheson furnace is twice that of </w:t>
      </w:r>
      <w:r w:rsidRPr="00580401">
        <w:rPr>
          <w:lang w:val="en-US"/>
        </w:rPr>
        <w:t xml:space="preserve">the </w:t>
      </w:r>
      <w:r w:rsidR="00AD1990" w:rsidRPr="00580401">
        <w:rPr>
          <w:lang w:val="en-US"/>
        </w:rPr>
        <w:t>so-called “</w:t>
      </w:r>
      <w:proofErr w:type="spellStart"/>
      <w:r w:rsidR="00AD1990" w:rsidRPr="00580401">
        <w:rPr>
          <w:lang w:val="en-US"/>
        </w:rPr>
        <w:t>C</w:t>
      </w:r>
      <w:r w:rsidRPr="00580401">
        <w:rPr>
          <w:lang w:val="en-US"/>
        </w:rPr>
        <w:t>astner</w:t>
      </w:r>
      <w:proofErr w:type="spellEnd"/>
      <w:r w:rsidR="00123762" w:rsidRPr="00580401">
        <w:rPr>
          <w:lang w:val="en-US"/>
        </w:rPr>
        <w:t>/LWG</w:t>
      </w:r>
      <w:r w:rsidR="00AD1990" w:rsidRPr="00580401">
        <w:rPr>
          <w:lang w:val="en-US"/>
        </w:rPr>
        <w:t>”</w:t>
      </w:r>
      <w:r w:rsidR="00123762" w:rsidRPr="00580401">
        <w:rPr>
          <w:lang w:val="en-US"/>
        </w:rPr>
        <w:t xml:space="preserve"> furnaces</w:t>
      </w:r>
      <w:r w:rsidR="00A25DB2" w:rsidRPr="00580401">
        <w:rPr>
          <w:lang w:val="en-US"/>
        </w:rPr>
        <w:t xml:space="preserve"> (3MW</w:t>
      </w:r>
      <w:r w:rsidR="00023062" w:rsidRPr="00580401">
        <w:rPr>
          <w:lang w:val="en-US"/>
        </w:rPr>
        <w:t>h</w:t>
      </w:r>
      <w:r w:rsidR="00A25DB2" w:rsidRPr="00580401">
        <w:rPr>
          <w:lang w:val="en-US"/>
        </w:rPr>
        <w:t xml:space="preserve"> / ton for Caster</w:t>
      </w:r>
      <w:r w:rsidR="00023062" w:rsidRPr="00580401">
        <w:rPr>
          <w:lang w:val="en-US"/>
        </w:rPr>
        <w:t>-LWG technology versus</w:t>
      </w:r>
      <w:r w:rsidR="00A25DB2" w:rsidRPr="00580401">
        <w:rPr>
          <w:lang w:val="en-US"/>
        </w:rPr>
        <w:t xml:space="preserve"> 6MW</w:t>
      </w:r>
      <w:r w:rsidR="00023062" w:rsidRPr="00580401">
        <w:rPr>
          <w:lang w:val="en-US"/>
        </w:rPr>
        <w:t>h</w:t>
      </w:r>
      <w:r w:rsidR="00A25DB2" w:rsidRPr="00580401">
        <w:rPr>
          <w:lang w:val="en-US"/>
        </w:rPr>
        <w:t xml:space="preserve"> / ton for Acheson technology). </w:t>
      </w:r>
      <w:r w:rsidR="00123762" w:rsidRPr="00580401">
        <w:rPr>
          <w:lang w:val="en-US"/>
        </w:rPr>
        <w:t xml:space="preserve">Graphitization is an electric-intensive production process. Therefore, the Acheson processes generate much higher CO2 emissions, especially </w:t>
      </w:r>
      <w:r w:rsidR="00123762" w:rsidRPr="00580401">
        <w:rPr>
          <w:lang w:val="en-US"/>
        </w:rPr>
        <w:lastRenderedPageBreak/>
        <w:t xml:space="preserve">in countries where electricity </w:t>
      </w:r>
      <w:r w:rsidR="00AD1990" w:rsidRPr="00580401">
        <w:rPr>
          <w:lang w:val="en-US"/>
        </w:rPr>
        <w:t>production significantly relies on</w:t>
      </w:r>
      <w:r w:rsidR="00123762" w:rsidRPr="00580401">
        <w:rPr>
          <w:lang w:val="en-US"/>
        </w:rPr>
        <w:t xml:space="preserve"> from coal</w:t>
      </w:r>
      <w:r w:rsidR="00E50502" w:rsidRPr="00580401">
        <w:rPr>
          <w:lang w:val="en-US"/>
        </w:rPr>
        <w:t xml:space="preserve"> (i.e. </w:t>
      </w:r>
      <w:proofErr w:type="gramStart"/>
      <w:r w:rsidR="00E50502" w:rsidRPr="00580401">
        <w:rPr>
          <w:lang w:val="en-US"/>
        </w:rPr>
        <w:t>China</w:t>
      </w:r>
      <w:r w:rsidR="008876AC" w:rsidRPr="00580401">
        <w:rPr>
          <w:lang w:val="en-US"/>
        </w:rPr>
        <w:t>,  Poland</w:t>
      </w:r>
      <w:proofErr w:type="gramEnd"/>
      <w:r w:rsidR="00E50502" w:rsidRPr="00580401">
        <w:rPr>
          <w:lang w:val="en-US"/>
        </w:rPr>
        <w:t>)</w:t>
      </w:r>
      <w:r w:rsidR="00123762" w:rsidRPr="00580401">
        <w:rPr>
          <w:lang w:val="en-US"/>
        </w:rPr>
        <w:t>.</w:t>
      </w:r>
    </w:p>
    <w:p w14:paraId="19256204" w14:textId="77777777" w:rsidR="00123762" w:rsidRPr="00580401" w:rsidRDefault="003A6EB7" w:rsidP="0058647D">
      <w:pPr>
        <w:pStyle w:val="ITStandard"/>
        <w:numPr>
          <w:ilvl w:val="0"/>
          <w:numId w:val="17"/>
        </w:numPr>
        <w:rPr>
          <w:lang w:val="en-US"/>
        </w:rPr>
      </w:pPr>
      <w:r w:rsidRPr="00580401">
        <w:rPr>
          <w:lang w:val="en-US"/>
        </w:rPr>
        <w:t>This process generate</w:t>
      </w:r>
      <w:r w:rsidR="00123762" w:rsidRPr="00580401">
        <w:rPr>
          <w:lang w:val="en-US"/>
        </w:rPr>
        <w:t>s</w:t>
      </w:r>
      <w:r w:rsidR="00AD1990" w:rsidRPr="00580401">
        <w:rPr>
          <w:lang w:val="en-US"/>
        </w:rPr>
        <w:t xml:space="preserve"> about three</w:t>
      </w:r>
      <w:r w:rsidRPr="00580401">
        <w:rPr>
          <w:lang w:val="en-US"/>
        </w:rPr>
        <w:t xml:space="preserve"> times more </w:t>
      </w:r>
      <w:r w:rsidR="00123762" w:rsidRPr="00580401">
        <w:rPr>
          <w:lang w:val="en-US"/>
        </w:rPr>
        <w:t xml:space="preserve">contaminated </w:t>
      </w:r>
      <w:r w:rsidRPr="00580401">
        <w:rPr>
          <w:lang w:val="en-US"/>
        </w:rPr>
        <w:t xml:space="preserve">pet coke </w:t>
      </w:r>
      <w:r w:rsidR="00123762" w:rsidRPr="00580401">
        <w:rPr>
          <w:lang w:val="en-US"/>
        </w:rPr>
        <w:t>(with c</w:t>
      </w:r>
      <w:r w:rsidRPr="00580401">
        <w:rPr>
          <w:lang w:val="en-US"/>
        </w:rPr>
        <w:t>arbide</w:t>
      </w:r>
      <w:r w:rsidR="004016BE" w:rsidRPr="00580401">
        <w:rPr>
          <w:lang w:val="en-US"/>
        </w:rPr>
        <w:t xml:space="preserve"> issued from the pack/insulation materials</w:t>
      </w:r>
      <w:r w:rsidRPr="00580401">
        <w:rPr>
          <w:lang w:val="en-US"/>
        </w:rPr>
        <w:t xml:space="preserve">) </w:t>
      </w:r>
      <w:r w:rsidR="00123762" w:rsidRPr="00580401">
        <w:rPr>
          <w:lang w:val="en-US"/>
        </w:rPr>
        <w:t xml:space="preserve">than good </w:t>
      </w:r>
      <w:r w:rsidR="00E50502" w:rsidRPr="00580401">
        <w:rPr>
          <w:lang w:val="en-US"/>
        </w:rPr>
        <w:t xml:space="preserve">graphite </w:t>
      </w:r>
      <w:r w:rsidR="00123762" w:rsidRPr="00580401">
        <w:rPr>
          <w:lang w:val="en-US"/>
        </w:rPr>
        <w:t xml:space="preserve">anode materials </w:t>
      </w:r>
      <w:r w:rsidR="00E50502" w:rsidRPr="00580401">
        <w:rPr>
          <w:lang w:val="en-US"/>
        </w:rPr>
        <w:t xml:space="preserve">for </w:t>
      </w:r>
      <w:proofErr w:type="spellStart"/>
      <w:r w:rsidR="00E50502" w:rsidRPr="00580401">
        <w:rPr>
          <w:lang w:val="en-US"/>
        </w:rPr>
        <w:t>LiB</w:t>
      </w:r>
      <w:proofErr w:type="spellEnd"/>
      <w:r w:rsidR="00E50502" w:rsidRPr="00580401">
        <w:rPr>
          <w:lang w:val="en-US"/>
        </w:rPr>
        <w:t xml:space="preserve"> </w:t>
      </w:r>
      <w:r w:rsidR="00056961" w:rsidRPr="00580401">
        <w:rPr>
          <w:lang w:val="en-US"/>
        </w:rPr>
        <w:t>(</w:t>
      </w:r>
      <w:r w:rsidR="00AD1990" w:rsidRPr="00580401">
        <w:rPr>
          <w:lang w:val="en-US"/>
        </w:rPr>
        <w:t xml:space="preserve">meaning that </w:t>
      </w:r>
      <w:r w:rsidR="00056961" w:rsidRPr="00580401">
        <w:rPr>
          <w:lang w:val="en-US"/>
        </w:rPr>
        <w:t xml:space="preserve">10,000 tons of anode materials generate 30,000 tons of contaminated </w:t>
      </w:r>
      <w:r w:rsidR="00E50502" w:rsidRPr="00580401">
        <w:rPr>
          <w:lang w:val="en-US"/>
        </w:rPr>
        <w:t xml:space="preserve">pet </w:t>
      </w:r>
      <w:r w:rsidR="00056961" w:rsidRPr="00580401">
        <w:rPr>
          <w:lang w:val="en-US"/>
        </w:rPr>
        <w:t>coke)</w:t>
      </w:r>
      <w:r w:rsidR="00123762" w:rsidRPr="00580401">
        <w:rPr>
          <w:lang w:val="en-US"/>
        </w:rPr>
        <w:t>.</w:t>
      </w:r>
      <w:r w:rsidR="00122CB9" w:rsidRPr="00580401">
        <w:rPr>
          <w:lang w:val="en-US"/>
        </w:rPr>
        <w:t xml:space="preserve"> This contaminated coke is then sold to</w:t>
      </w:r>
      <w:r w:rsidR="00E50502" w:rsidRPr="00580401">
        <w:rPr>
          <w:lang w:val="en-US"/>
        </w:rPr>
        <w:t xml:space="preserve"> casting</w:t>
      </w:r>
      <w:r w:rsidR="00122CB9" w:rsidRPr="00580401">
        <w:rPr>
          <w:lang w:val="en-US"/>
        </w:rPr>
        <w:t xml:space="preserve"> foundries and </w:t>
      </w:r>
      <w:r w:rsidR="00E50502" w:rsidRPr="00580401">
        <w:rPr>
          <w:lang w:val="en-US"/>
        </w:rPr>
        <w:t xml:space="preserve">to </w:t>
      </w:r>
      <w:r w:rsidR="00122CB9" w:rsidRPr="00580401">
        <w:rPr>
          <w:lang w:val="en-US"/>
        </w:rPr>
        <w:t>the steel industry</w:t>
      </w:r>
      <w:r w:rsidR="00A25DB2" w:rsidRPr="00580401">
        <w:rPr>
          <w:lang w:val="en-US"/>
        </w:rPr>
        <w:t xml:space="preserve"> as a carburizer</w:t>
      </w:r>
      <w:r w:rsidR="00122CB9" w:rsidRPr="00580401">
        <w:rPr>
          <w:lang w:val="en-US"/>
        </w:rPr>
        <w:t>.</w:t>
      </w:r>
      <w:r w:rsidR="00123762" w:rsidRPr="00580401">
        <w:rPr>
          <w:lang w:val="en-US"/>
        </w:rPr>
        <w:t xml:space="preserve"> </w:t>
      </w:r>
      <w:r w:rsidR="00122CB9" w:rsidRPr="00580401">
        <w:rPr>
          <w:lang w:val="en-US"/>
        </w:rPr>
        <w:t>A sustai</w:t>
      </w:r>
      <w:r w:rsidR="00AD1990" w:rsidRPr="00580401">
        <w:rPr>
          <w:lang w:val="en-US"/>
        </w:rPr>
        <w:t>nable industry cannot generate three</w:t>
      </w:r>
      <w:r w:rsidR="00122CB9" w:rsidRPr="00580401">
        <w:rPr>
          <w:lang w:val="en-US"/>
        </w:rPr>
        <w:t xml:space="preserve"> times more waste than good product.</w:t>
      </w:r>
    </w:p>
    <w:p w14:paraId="19256205" w14:textId="77777777" w:rsidR="00122CB9" w:rsidRPr="00580401" w:rsidRDefault="00F0650F" w:rsidP="0058647D">
      <w:pPr>
        <w:pStyle w:val="ITStandard"/>
        <w:numPr>
          <w:ilvl w:val="0"/>
          <w:numId w:val="17"/>
        </w:numPr>
        <w:rPr>
          <w:lang w:val="en-US"/>
        </w:rPr>
      </w:pPr>
      <w:r w:rsidRPr="00580401">
        <w:rPr>
          <w:lang w:val="en-US"/>
        </w:rPr>
        <w:t xml:space="preserve">The mainstream Asian production process (using Acheson furnace) </w:t>
      </w:r>
      <w:r w:rsidR="00122CB9" w:rsidRPr="00580401">
        <w:rPr>
          <w:lang w:val="en-US"/>
        </w:rPr>
        <w:t xml:space="preserve">requires consumable </w:t>
      </w:r>
      <w:r w:rsidR="00AA2692" w:rsidRPr="00580401">
        <w:rPr>
          <w:lang w:val="en-US"/>
        </w:rPr>
        <w:t xml:space="preserve">crucibles </w:t>
      </w:r>
      <w:r w:rsidR="00122CB9" w:rsidRPr="00580401">
        <w:rPr>
          <w:lang w:val="en-US"/>
        </w:rPr>
        <w:t xml:space="preserve">made of synthetic graphite. </w:t>
      </w:r>
      <w:r w:rsidR="00AA2692" w:rsidRPr="00580401">
        <w:rPr>
          <w:lang w:val="en-US"/>
        </w:rPr>
        <w:t>A crucible is a rounded graphite block (20’’ diameter, 1.2 meter long) with a 16’’ hole into it (such as a tube). However, the</w:t>
      </w:r>
      <w:r w:rsidR="00122CB9" w:rsidRPr="00580401">
        <w:rPr>
          <w:lang w:val="en-US"/>
        </w:rPr>
        <w:t xml:space="preserve"> </w:t>
      </w:r>
      <w:r w:rsidR="00AA2692" w:rsidRPr="00580401">
        <w:rPr>
          <w:lang w:val="en-US"/>
        </w:rPr>
        <w:t xml:space="preserve">crucibles </w:t>
      </w:r>
      <w:r w:rsidR="00122CB9" w:rsidRPr="00580401">
        <w:rPr>
          <w:lang w:val="en-US"/>
        </w:rPr>
        <w:t xml:space="preserve">lifetime is today limited to </w:t>
      </w:r>
      <w:r w:rsidR="00AA2692" w:rsidRPr="00580401">
        <w:rPr>
          <w:lang w:val="en-US"/>
        </w:rPr>
        <w:t xml:space="preserve">only four </w:t>
      </w:r>
      <w:r w:rsidR="00122CB9" w:rsidRPr="00580401">
        <w:rPr>
          <w:lang w:val="en-US"/>
        </w:rPr>
        <w:t>graphitization cycle</w:t>
      </w:r>
      <w:r w:rsidR="00AA2692" w:rsidRPr="00580401">
        <w:rPr>
          <w:lang w:val="en-US"/>
        </w:rPr>
        <w:t>s</w:t>
      </w:r>
      <w:r w:rsidR="00122CB9" w:rsidRPr="00580401">
        <w:rPr>
          <w:lang w:val="en-US"/>
        </w:rPr>
        <w:t xml:space="preserve">. In other words, producing 10,000 tons of anode materials for </w:t>
      </w:r>
      <w:proofErr w:type="spellStart"/>
      <w:r w:rsidR="00122CB9" w:rsidRPr="00580401">
        <w:rPr>
          <w:lang w:val="en-US"/>
        </w:rPr>
        <w:t>LiB</w:t>
      </w:r>
      <w:proofErr w:type="spellEnd"/>
      <w:r w:rsidR="00122CB9" w:rsidRPr="00580401">
        <w:rPr>
          <w:lang w:val="en-US"/>
        </w:rPr>
        <w:t xml:space="preserve"> requires </w:t>
      </w:r>
      <w:r w:rsidRPr="00580401">
        <w:rPr>
          <w:lang w:val="en-US"/>
        </w:rPr>
        <w:t xml:space="preserve">not only </w:t>
      </w:r>
      <w:r w:rsidR="00122CB9" w:rsidRPr="00580401">
        <w:rPr>
          <w:lang w:val="en-US"/>
        </w:rPr>
        <w:t>producing</w:t>
      </w:r>
      <w:r w:rsidRPr="00580401">
        <w:rPr>
          <w:lang w:val="en-US"/>
        </w:rPr>
        <w:t xml:space="preserve"> an enormous quantity of</w:t>
      </w:r>
      <w:r w:rsidR="00122CB9" w:rsidRPr="00580401">
        <w:rPr>
          <w:lang w:val="en-US"/>
        </w:rPr>
        <w:t xml:space="preserve"> </w:t>
      </w:r>
      <w:r w:rsidRPr="00580401">
        <w:rPr>
          <w:lang w:val="en-US"/>
        </w:rPr>
        <w:t>consumables (</w:t>
      </w:r>
      <w:r w:rsidR="00122CB9" w:rsidRPr="00580401">
        <w:rPr>
          <w:lang w:val="en-US"/>
        </w:rPr>
        <w:t>4</w:t>
      </w:r>
      <w:r w:rsidR="00AA2692" w:rsidRPr="00580401">
        <w:rPr>
          <w:lang w:val="en-US"/>
        </w:rPr>
        <w:t>,</w:t>
      </w:r>
      <w:r w:rsidR="00122CB9" w:rsidRPr="00580401">
        <w:rPr>
          <w:lang w:val="en-US"/>
        </w:rPr>
        <w:t xml:space="preserve">500 tons of </w:t>
      </w:r>
      <w:r w:rsidRPr="00580401">
        <w:rPr>
          <w:lang w:val="en-US"/>
        </w:rPr>
        <w:t xml:space="preserve">consumables for 10,000 tons of finished product - 45%) but also using extruded graphite consumables (only material capable of supporting such high temperature), whose production is highly energy intensive and generates lot of CO2 emissions. </w:t>
      </w:r>
      <w:r w:rsidR="00E50502" w:rsidRPr="00580401">
        <w:rPr>
          <w:lang w:val="en-US"/>
        </w:rPr>
        <w:t xml:space="preserve"> </w:t>
      </w:r>
    </w:p>
    <w:p w14:paraId="19256206" w14:textId="77777777" w:rsidR="00CF0708" w:rsidRPr="00580401" w:rsidRDefault="00123762" w:rsidP="0058647D">
      <w:pPr>
        <w:pStyle w:val="ITStandard"/>
        <w:numPr>
          <w:ilvl w:val="0"/>
          <w:numId w:val="17"/>
        </w:numPr>
        <w:rPr>
          <w:lang w:val="en-US"/>
        </w:rPr>
      </w:pPr>
      <w:r w:rsidRPr="00580401">
        <w:rPr>
          <w:lang w:val="en-US"/>
        </w:rPr>
        <w:t>Th</w:t>
      </w:r>
      <w:r w:rsidR="00E50502" w:rsidRPr="00580401">
        <w:rPr>
          <w:lang w:val="en-US"/>
        </w:rPr>
        <w:t xml:space="preserve">e </w:t>
      </w:r>
      <w:r w:rsidR="00F0650F" w:rsidRPr="00580401">
        <w:rPr>
          <w:lang w:val="en-US"/>
        </w:rPr>
        <w:t xml:space="preserve">mainstream </w:t>
      </w:r>
      <w:r w:rsidR="00E50502" w:rsidRPr="00580401">
        <w:rPr>
          <w:lang w:val="en-US"/>
        </w:rPr>
        <w:t>Asian</w:t>
      </w:r>
      <w:r w:rsidRPr="00580401">
        <w:rPr>
          <w:lang w:val="en-US"/>
        </w:rPr>
        <w:t xml:space="preserve"> production process </w:t>
      </w:r>
      <w:r w:rsidR="00F0650F" w:rsidRPr="00580401">
        <w:rPr>
          <w:lang w:val="en-US"/>
        </w:rPr>
        <w:t>(using Acheson furnace</w:t>
      </w:r>
      <w:r w:rsidR="008876AC" w:rsidRPr="00580401">
        <w:rPr>
          <w:lang w:val="en-US"/>
        </w:rPr>
        <w:t>s</w:t>
      </w:r>
      <w:r w:rsidR="00F0650F" w:rsidRPr="00580401">
        <w:rPr>
          <w:lang w:val="en-US"/>
        </w:rPr>
        <w:t xml:space="preserve">) </w:t>
      </w:r>
      <w:r w:rsidRPr="00580401">
        <w:rPr>
          <w:lang w:val="en-US"/>
        </w:rPr>
        <w:t>is very unstable and generates frequent explosion</w:t>
      </w:r>
      <w:r w:rsidR="00E85E57" w:rsidRPr="00580401">
        <w:rPr>
          <w:lang w:val="en-US"/>
        </w:rPr>
        <w:t>s</w:t>
      </w:r>
      <w:r w:rsidR="00E50502" w:rsidRPr="00580401">
        <w:rPr>
          <w:lang w:val="en-US"/>
        </w:rPr>
        <w:t>. T</w:t>
      </w:r>
      <w:r w:rsidR="00E85E57" w:rsidRPr="00580401">
        <w:rPr>
          <w:lang w:val="en-US"/>
        </w:rPr>
        <w:t>he powder</w:t>
      </w:r>
      <w:r w:rsidRPr="00580401">
        <w:rPr>
          <w:lang w:val="en-US"/>
        </w:rPr>
        <w:t xml:space="preserve"> is so fine</w:t>
      </w:r>
      <w:r w:rsidR="00E50502" w:rsidRPr="00580401">
        <w:rPr>
          <w:lang w:val="en-US"/>
        </w:rPr>
        <w:t xml:space="preserve"> (~20µm)</w:t>
      </w:r>
      <w:r w:rsidRPr="00580401">
        <w:rPr>
          <w:lang w:val="en-US"/>
        </w:rPr>
        <w:t xml:space="preserve"> that it can explode during the graphitization.</w:t>
      </w:r>
      <w:r w:rsidR="00122CB9" w:rsidRPr="00580401">
        <w:rPr>
          <w:lang w:val="en-US"/>
        </w:rPr>
        <w:t xml:space="preserve"> A sustainable process does not generate </w:t>
      </w:r>
      <w:r w:rsidR="00E50502" w:rsidRPr="00580401">
        <w:rPr>
          <w:lang w:val="en-US"/>
        </w:rPr>
        <w:t xml:space="preserve">neither explosion, nor </w:t>
      </w:r>
      <w:r w:rsidR="00122CB9" w:rsidRPr="00580401">
        <w:rPr>
          <w:lang w:val="en-US"/>
        </w:rPr>
        <w:t>risks for employees</w:t>
      </w:r>
      <w:r w:rsidR="00A45482" w:rsidRPr="00580401">
        <w:rPr>
          <w:lang w:val="en-US"/>
        </w:rPr>
        <w:t xml:space="preserve"> and local communities</w:t>
      </w:r>
      <w:r w:rsidR="00E50502" w:rsidRPr="00580401">
        <w:rPr>
          <w:lang w:val="en-US"/>
        </w:rPr>
        <w:t>, nor noise pollution</w:t>
      </w:r>
      <w:r w:rsidR="00122CB9" w:rsidRPr="00580401">
        <w:rPr>
          <w:lang w:val="en-US"/>
        </w:rPr>
        <w:t>.</w:t>
      </w:r>
    </w:p>
    <w:p w14:paraId="19256207" w14:textId="6D670CA4" w:rsidR="003A6EB7" w:rsidRPr="00580401" w:rsidRDefault="00123762" w:rsidP="0058647D">
      <w:pPr>
        <w:pStyle w:val="ITStandard"/>
        <w:numPr>
          <w:ilvl w:val="0"/>
          <w:numId w:val="17"/>
        </w:numPr>
        <w:rPr>
          <w:lang w:val="en-US"/>
        </w:rPr>
      </w:pPr>
      <w:r w:rsidRPr="00580401">
        <w:rPr>
          <w:lang w:val="en-US"/>
        </w:rPr>
        <w:t xml:space="preserve">The </w:t>
      </w:r>
      <w:r w:rsidR="00E85E57" w:rsidRPr="00580401">
        <w:rPr>
          <w:lang w:val="en-US"/>
        </w:rPr>
        <w:t xml:space="preserve">Acheson </w:t>
      </w:r>
      <w:r w:rsidRPr="00580401">
        <w:rPr>
          <w:lang w:val="en-US"/>
        </w:rPr>
        <w:t xml:space="preserve">process is batch-driven and not continuous </w:t>
      </w:r>
      <w:r w:rsidR="00E85E57" w:rsidRPr="00580401">
        <w:rPr>
          <w:lang w:val="en-US"/>
        </w:rPr>
        <w:t>n</w:t>
      </w:r>
      <w:r w:rsidRPr="00580401">
        <w:rPr>
          <w:lang w:val="en-US"/>
        </w:rPr>
        <w:t xml:space="preserve">or semi-continuous. </w:t>
      </w:r>
      <w:r w:rsidR="00106937" w:rsidRPr="00580401">
        <w:rPr>
          <w:lang w:val="en-US"/>
        </w:rPr>
        <w:t xml:space="preserve">While such a </w:t>
      </w:r>
      <w:r w:rsidR="00CF0708" w:rsidRPr="00580401">
        <w:rPr>
          <w:lang w:val="en-US"/>
        </w:rPr>
        <w:t xml:space="preserve">batch </w:t>
      </w:r>
      <w:r w:rsidR="00106937" w:rsidRPr="00580401">
        <w:rPr>
          <w:lang w:val="en-US"/>
        </w:rPr>
        <w:t xml:space="preserve">process was adapted to small volumes required by the production of </w:t>
      </w:r>
      <w:proofErr w:type="spellStart"/>
      <w:r w:rsidR="00106937" w:rsidRPr="00580401">
        <w:rPr>
          <w:lang w:val="en-US"/>
        </w:rPr>
        <w:t>LiB</w:t>
      </w:r>
      <w:proofErr w:type="spellEnd"/>
      <w:r w:rsidR="00106937" w:rsidRPr="00580401">
        <w:rPr>
          <w:lang w:val="en-US"/>
        </w:rPr>
        <w:t xml:space="preserve"> for consumer electron</w:t>
      </w:r>
      <w:r w:rsidR="00CF0708" w:rsidRPr="00580401">
        <w:rPr>
          <w:lang w:val="en-US"/>
        </w:rPr>
        <w:t>ics</w:t>
      </w:r>
      <w:r w:rsidR="00E50502" w:rsidRPr="00580401">
        <w:rPr>
          <w:lang w:val="en-US"/>
        </w:rPr>
        <w:t xml:space="preserve">, </w:t>
      </w:r>
      <w:r w:rsidR="00CF0708" w:rsidRPr="00580401">
        <w:rPr>
          <w:lang w:val="en-US"/>
        </w:rPr>
        <w:t xml:space="preserve">this process </w:t>
      </w:r>
      <w:r w:rsidR="00E50502" w:rsidRPr="00580401">
        <w:rPr>
          <w:lang w:val="en-US"/>
        </w:rPr>
        <w:t xml:space="preserve">cannot sustainability support volumes </w:t>
      </w:r>
      <w:r w:rsidR="00277B57" w:rsidRPr="00580401">
        <w:rPr>
          <w:lang w:val="en-US"/>
        </w:rPr>
        <w:t xml:space="preserve">of production </w:t>
      </w:r>
      <w:r w:rsidR="00E50502" w:rsidRPr="00580401">
        <w:rPr>
          <w:lang w:val="en-US"/>
        </w:rPr>
        <w:t>reach</w:t>
      </w:r>
      <w:r w:rsidR="00277B57" w:rsidRPr="00580401">
        <w:rPr>
          <w:lang w:val="en-US"/>
        </w:rPr>
        <w:t>ing about a million tons by 2030</w:t>
      </w:r>
      <w:r w:rsidR="00E50502" w:rsidRPr="00580401">
        <w:rPr>
          <w:lang w:val="en-US"/>
        </w:rPr>
        <w:t xml:space="preserve">. </w:t>
      </w:r>
      <w:r w:rsidR="00CF0708" w:rsidRPr="00580401">
        <w:rPr>
          <w:lang w:val="en-US"/>
        </w:rPr>
        <w:t>S</w:t>
      </w:r>
      <w:r w:rsidR="00AA2692" w:rsidRPr="00580401">
        <w:rPr>
          <w:lang w:val="en-US"/>
        </w:rPr>
        <w:t xml:space="preserve">uch a non-sustainable production process </w:t>
      </w:r>
      <w:r w:rsidR="00E50502" w:rsidRPr="00580401">
        <w:rPr>
          <w:lang w:val="en-US"/>
        </w:rPr>
        <w:t>cannot</w:t>
      </w:r>
      <w:r w:rsidR="00AA2692" w:rsidRPr="00580401">
        <w:rPr>
          <w:lang w:val="en-US"/>
        </w:rPr>
        <w:t xml:space="preserve"> be transposed into the European Union</w:t>
      </w:r>
      <w:r w:rsidR="00D56BEE" w:rsidRPr="00580401">
        <w:rPr>
          <w:lang w:val="en-US"/>
        </w:rPr>
        <w:t xml:space="preserve"> for standards, norms as well as regulatory purposes</w:t>
      </w:r>
      <w:r w:rsidR="00AA2692" w:rsidRPr="00580401">
        <w:rPr>
          <w:lang w:val="en-US"/>
        </w:rPr>
        <w:t xml:space="preserve">. Therefore, Asian anode materials suppliers plans to continue producing as such in China and </w:t>
      </w:r>
      <w:r w:rsidR="00E50502" w:rsidRPr="00580401">
        <w:rPr>
          <w:lang w:val="en-US"/>
        </w:rPr>
        <w:t xml:space="preserve">to </w:t>
      </w:r>
      <w:r w:rsidR="00AA2692" w:rsidRPr="00580401">
        <w:rPr>
          <w:lang w:val="en-US"/>
        </w:rPr>
        <w:t xml:space="preserve">ship </w:t>
      </w:r>
      <w:r w:rsidR="00C0205D" w:rsidRPr="00580401">
        <w:rPr>
          <w:lang w:val="en-US"/>
        </w:rPr>
        <w:t xml:space="preserve">Anode materials for </w:t>
      </w:r>
      <w:proofErr w:type="spellStart"/>
      <w:r w:rsidR="00C0205D" w:rsidRPr="00580401">
        <w:rPr>
          <w:lang w:val="en-US"/>
        </w:rPr>
        <w:t>LiB</w:t>
      </w:r>
      <w:proofErr w:type="spellEnd"/>
      <w:r w:rsidR="00C0205D" w:rsidRPr="00580401">
        <w:rPr>
          <w:lang w:val="en-US"/>
        </w:rPr>
        <w:t xml:space="preserve"> </w:t>
      </w:r>
      <w:r w:rsidR="00106937" w:rsidRPr="00580401">
        <w:rPr>
          <w:lang w:val="en-US"/>
        </w:rPr>
        <w:t xml:space="preserve">to the European located cell manufacturers. </w:t>
      </w:r>
      <w:r w:rsidR="00961565" w:rsidRPr="00580401">
        <w:rPr>
          <w:lang w:val="en-US"/>
        </w:rPr>
        <w:t xml:space="preserve">With the installation of cell manufacturers in Europe, </w:t>
      </w:r>
      <w:r w:rsidR="00634792">
        <w:rPr>
          <w:lang w:val="en-US"/>
        </w:rPr>
        <w:t>the European</w:t>
      </w:r>
      <w:r w:rsidR="00634792" w:rsidRPr="00580401">
        <w:rPr>
          <w:lang w:val="en-US"/>
        </w:rPr>
        <w:t xml:space="preserve"> </w:t>
      </w:r>
      <w:r w:rsidR="00961565" w:rsidRPr="00580401">
        <w:rPr>
          <w:lang w:val="en-US"/>
        </w:rPr>
        <w:t xml:space="preserve">strategic dependency will be now on advanced materials. </w:t>
      </w:r>
      <w:r w:rsidR="00634792">
        <w:rPr>
          <w:lang w:val="en-US"/>
        </w:rPr>
        <w:t xml:space="preserve">Carbone </w:t>
      </w:r>
      <w:proofErr w:type="spellStart"/>
      <w:r w:rsidR="00634792">
        <w:rPr>
          <w:lang w:val="en-US"/>
        </w:rPr>
        <w:t>Savoie’s</w:t>
      </w:r>
      <w:proofErr w:type="spellEnd"/>
      <w:r w:rsidR="00634792" w:rsidRPr="00580401">
        <w:rPr>
          <w:lang w:val="en-US"/>
        </w:rPr>
        <w:t xml:space="preserve"> </w:t>
      </w:r>
      <w:r w:rsidR="00961565" w:rsidRPr="00580401">
        <w:rPr>
          <w:lang w:val="en-US"/>
        </w:rPr>
        <w:t xml:space="preserve">responsibility is however not to close </w:t>
      </w:r>
      <w:r w:rsidR="00634792">
        <w:rPr>
          <w:lang w:val="en-US"/>
        </w:rPr>
        <w:t>the</w:t>
      </w:r>
      <w:r w:rsidR="00634792" w:rsidRPr="00580401">
        <w:rPr>
          <w:lang w:val="en-US"/>
        </w:rPr>
        <w:t xml:space="preserve"> </w:t>
      </w:r>
      <w:r w:rsidR="00961565" w:rsidRPr="00580401">
        <w:rPr>
          <w:lang w:val="en-US"/>
        </w:rPr>
        <w:t xml:space="preserve">eyes on production process of such materials in China and make sure that </w:t>
      </w:r>
      <w:r w:rsidR="00634792">
        <w:rPr>
          <w:lang w:val="en-US"/>
        </w:rPr>
        <w:t>it</w:t>
      </w:r>
      <w:r w:rsidR="00634792" w:rsidRPr="00580401">
        <w:rPr>
          <w:lang w:val="en-US"/>
        </w:rPr>
        <w:t xml:space="preserve"> </w:t>
      </w:r>
      <w:r w:rsidR="00961565" w:rsidRPr="00580401">
        <w:rPr>
          <w:lang w:val="en-US"/>
        </w:rPr>
        <w:t xml:space="preserve">develop </w:t>
      </w:r>
      <w:r w:rsidR="00423ED3" w:rsidRPr="00580401">
        <w:rPr>
          <w:lang w:val="en-US"/>
        </w:rPr>
        <w:t xml:space="preserve">an industrial process that is not only sustainable but also guarantee </w:t>
      </w:r>
      <w:r w:rsidR="008876AC" w:rsidRPr="00580401">
        <w:rPr>
          <w:lang w:val="en-US"/>
        </w:rPr>
        <w:t>EU</w:t>
      </w:r>
      <w:r w:rsidR="00423ED3" w:rsidRPr="00580401">
        <w:rPr>
          <w:lang w:val="en-US"/>
        </w:rPr>
        <w:t xml:space="preserve"> strategic</w:t>
      </w:r>
      <w:r w:rsidR="008876AC" w:rsidRPr="00580401">
        <w:rPr>
          <w:lang w:val="en-US"/>
        </w:rPr>
        <w:t xml:space="preserve"> &amp; technological</w:t>
      </w:r>
      <w:r w:rsidR="00423ED3" w:rsidRPr="00580401">
        <w:rPr>
          <w:lang w:val="en-US"/>
        </w:rPr>
        <w:t xml:space="preserve"> independence</w:t>
      </w:r>
      <w:r w:rsidR="00A72B03" w:rsidRPr="00580401">
        <w:rPr>
          <w:lang w:val="en-US"/>
        </w:rPr>
        <w:t>.</w:t>
      </w:r>
    </w:p>
    <w:p w14:paraId="19256208" w14:textId="5A55E283" w:rsidR="00A72B03" w:rsidRPr="00580401" w:rsidRDefault="00A72B03" w:rsidP="0058647D">
      <w:pPr>
        <w:pStyle w:val="ITStandard"/>
        <w:numPr>
          <w:ilvl w:val="0"/>
          <w:numId w:val="17"/>
        </w:numPr>
        <w:rPr>
          <w:lang w:val="en-US"/>
        </w:rPr>
      </w:pPr>
      <w:r w:rsidRPr="00580401">
        <w:rPr>
          <w:lang w:val="en-US"/>
        </w:rPr>
        <w:t xml:space="preserve">The mainstream Asian suppliers do not take into account the recycling of the product once the battery life is over. Considering the millions of lithium ion batteries that will be built in the next couple of years, it is </w:t>
      </w:r>
      <w:r w:rsidR="00E54ADC">
        <w:rPr>
          <w:lang w:val="en-US"/>
        </w:rPr>
        <w:t xml:space="preserve">Carbone </w:t>
      </w:r>
      <w:proofErr w:type="spellStart"/>
      <w:r w:rsidR="00E54ADC">
        <w:rPr>
          <w:lang w:val="en-US"/>
        </w:rPr>
        <w:t>Savoie’s</w:t>
      </w:r>
      <w:proofErr w:type="spellEnd"/>
      <w:r w:rsidR="00E54ADC" w:rsidRPr="00580401">
        <w:rPr>
          <w:lang w:val="en-US"/>
        </w:rPr>
        <w:t xml:space="preserve"> </w:t>
      </w:r>
      <w:r w:rsidRPr="00580401">
        <w:rPr>
          <w:lang w:val="en-US"/>
        </w:rPr>
        <w:t xml:space="preserve">responsibility to design advanced materials that are more easily recycled at the end of the battery life. </w:t>
      </w:r>
    </w:p>
    <w:p w14:paraId="59E3A27B" w14:textId="77777777" w:rsidR="000C3FF9" w:rsidRDefault="000C3FF9">
      <w:pPr>
        <w:spacing w:after="200"/>
        <w:rPr>
          <w:b/>
          <w:sz w:val="22"/>
          <w:lang w:val="en-US"/>
        </w:rPr>
      </w:pPr>
      <w:r>
        <w:rPr>
          <w:b/>
          <w:lang w:val="en-US"/>
        </w:rPr>
        <w:br w:type="page"/>
      </w:r>
    </w:p>
    <w:p w14:paraId="19256209" w14:textId="4F1B0034" w:rsidR="00A72B03" w:rsidRPr="00580401" w:rsidRDefault="00122CB9" w:rsidP="003A6EB7">
      <w:pPr>
        <w:pStyle w:val="ITStandard"/>
        <w:rPr>
          <w:b/>
          <w:lang w:val="en-US"/>
        </w:rPr>
      </w:pPr>
      <w:r w:rsidRPr="00580401">
        <w:rPr>
          <w:b/>
          <w:lang w:val="en-US"/>
        </w:rPr>
        <w:lastRenderedPageBreak/>
        <w:t xml:space="preserve">Carbone </w:t>
      </w:r>
      <w:proofErr w:type="spellStart"/>
      <w:r w:rsidRPr="00580401">
        <w:rPr>
          <w:b/>
          <w:lang w:val="en-US"/>
        </w:rPr>
        <w:t>Savoie’</w:t>
      </w:r>
      <w:r w:rsidR="00106937" w:rsidRPr="00580401">
        <w:rPr>
          <w:b/>
          <w:lang w:val="en-US"/>
        </w:rPr>
        <w:t>s</w:t>
      </w:r>
      <w:proofErr w:type="spellEnd"/>
      <w:r w:rsidR="00106937" w:rsidRPr="00580401">
        <w:rPr>
          <w:b/>
          <w:lang w:val="en-US"/>
        </w:rPr>
        <w:t xml:space="preserve"> objective in th</w:t>
      </w:r>
      <w:r w:rsidR="004524A6" w:rsidRPr="00580401">
        <w:rPr>
          <w:b/>
          <w:lang w:val="en-US"/>
        </w:rPr>
        <w:t>e</w:t>
      </w:r>
      <w:r w:rsidR="00106937" w:rsidRPr="00580401">
        <w:rPr>
          <w:b/>
          <w:lang w:val="en-US"/>
        </w:rPr>
        <w:t xml:space="preserve"> IPCEI </w:t>
      </w:r>
      <w:r w:rsidR="004524A6" w:rsidRPr="00580401">
        <w:rPr>
          <w:b/>
          <w:lang w:val="en-US"/>
        </w:rPr>
        <w:t xml:space="preserve">on Batteries </w:t>
      </w:r>
      <w:r w:rsidR="00106937" w:rsidRPr="00580401">
        <w:rPr>
          <w:b/>
          <w:lang w:val="en-US"/>
        </w:rPr>
        <w:t xml:space="preserve">is to leverage its expertise and experience in the production of </w:t>
      </w:r>
      <w:r w:rsidR="00AD1990" w:rsidRPr="00580401">
        <w:rPr>
          <w:b/>
          <w:lang w:val="en-US"/>
        </w:rPr>
        <w:t>synthetic</w:t>
      </w:r>
      <w:r w:rsidR="00106937" w:rsidRPr="00580401">
        <w:rPr>
          <w:b/>
          <w:lang w:val="en-US"/>
        </w:rPr>
        <w:t xml:space="preserve"> graphite in order to develop a production process </w:t>
      </w:r>
      <w:r w:rsidR="00CE6227" w:rsidRPr="00580401">
        <w:rPr>
          <w:b/>
          <w:lang w:val="en-US"/>
        </w:rPr>
        <w:t xml:space="preserve">that: </w:t>
      </w:r>
    </w:p>
    <w:p w14:paraId="1925620A" w14:textId="77777777" w:rsidR="00A72B03" w:rsidRPr="00580401" w:rsidRDefault="00106937" w:rsidP="0058647D">
      <w:pPr>
        <w:pStyle w:val="ITStandard"/>
        <w:numPr>
          <w:ilvl w:val="0"/>
          <w:numId w:val="17"/>
        </w:numPr>
        <w:rPr>
          <w:b/>
          <w:lang w:val="en-US"/>
        </w:rPr>
      </w:pPr>
      <w:r w:rsidRPr="00580401">
        <w:rPr>
          <w:b/>
          <w:lang w:val="en-US"/>
        </w:rPr>
        <w:t xml:space="preserve">is scalable, </w:t>
      </w:r>
      <w:r w:rsidR="00A25DB2" w:rsidRPr="00580401">
        <w:rPr>
          <w:b/>
          <w:lang w:val="en-US"/>
        </w:rPr>
        <w:t xml:space="preserve">energy-efficient, </w:t>
      </w:r>
      <w:r w:rsidRPr="00580401">
        <w:rPr>
          <w:b/>
          <w:lang w:val="en-US"/>
        </w:rPr>
        <w:t>sustainable</w:t>
      </w:r>
      <w:r w:rsidR="00A72B03" w:rsidRPr="00580401">
        <w:rPr>
          <w:b/>
          <w:lang w:val="en-US"/>
        </w:rPr>
        <w:t xml:space="preserve"> from an environmental point of view</w:t>
      </w:r>
      <w:r w:rsidR="009C5BD8" w:rsidRPr="00580401">
        <w:rPr>
          <w:b/>
          <w:lang w:val="en-US"/>
        </w:rPr>
        <w:t xml:space="preserve"> (energy-efficient, waste generation</w:t>
      </w:r>
      <w:r w:rsidR="008E3ACB" w:rsidRPr="00580401">
        <w:rPr>
          <w:b/>
          <w:lang w:val="en-US"/>
        </w:rPr>
        <w:t>, less consumable products</w:t>
      </w:r>
      <w:r w:rsidR="009C5BD8" w:rsidRPr="00580401">
        <w:rPr>
          <w:b/>
          <w:lang w:val="en-US"/>
        </w:rPr>
        <w:t xml:space="preserve"> and </w:t>
      </w:r>
      <w:r w:rsidR="008E3ACB" w:rsidRPr="00580401">
        <w:rPr>
          <w:b/>
          <w:lang w:val="en-US"/>
        </w:rPr>
        <w:t xml:space="preserve">easy </w:t>
      </w:r>
      <w:r w:rsidR="009C5BD8" w:rsidRPr="00580401">
        <w:rPr>
          <w:b/>
          <w:lang w:val="en-US"/>
        </w:rPr>
        <w:t>recycling)</w:t>
      </w:r>
      <w:r w:rsidR="00A72B03" w:rsidRPr="00580401">
        <w:rPr>
          <w:b/>
          <w:lang w:val="en-US"/>
        </w:rPr>
        <w:t>;</w:t>
      </w:r>
    </w:p>
    <w:p w14:paraId="1925620B" w14:textId="77777777" w:rsidR="00A72B03" w:rsidRPr="00580401" w:rsidRDefault="00106937" w:rsidP="0058647D">
      <w:pPr>
        <w:pStyle w:val="ITStandard"/>
        <w:numPr>
          <w:ilvl w:val="0"/>
          <w:numId w:val="17"/>
        </w:numPr>
        <w:rPr>
          <w:b/>
          <w:lang w:val="en-US"/>
        </w:rPr>
      </w:pPr>
      <w:r w:rsidRPr="00580401">
        <w:rPr>
          <w:b/>
          <w:lang w:val="en-US"/>
        </w:rPr>
        <w:t>meet</w:t>
      </w:r>
      <w:r w:rsidR="00A25DB2" w:rsidRPr="00580401">
        <w:rPr>
          <w:b/>
          <w:lang w:val="en-US"/>
        </w:rPr>
        <w:t>s</w:t>
      </w:r>
      <w:r w:rsidRPr="00580401">
        <w:rPr>
          <w:b/>
          <w:lang w:val="en-US"/>
        </w:rPr>
        <w:t xml:space="preserve"> the current expectation of the market in </w:t>
      </w:r>
      <w:r w:rsidR="00A72B03" w:rsidRPr="00580401">
        <w:rPr>
          <w:b/>
          <w:lang w:val="en-US"/>
        </w:rPr>
        <w:t>term of product performance and</w:t>
      </w:r>
      <w:r w:rsidR="000A2AE6" w:rsidRPr="00580401">
        <w:rPr>
          <w:b/>
          <w:lang w:val="en-US"/>
        </w:rPr>
        <w:t xml:space="preserve"> is not limited to certain </w:t>
      </w:r>
      <w:r w:rsidR="00B811BC" w:rsidRPr="00580401">
        <w:rPr>
          <w:b/>
          <w:lang w:val="en-US"/>
        </w:rPr>
        <w:t xml:space="preserve">battery </w:t>
      </w:r>
      <w:r w:rsidR="000A2AE6" w:rsidRPr="00580401">
        <w:rPr>
          <w:b/>
          <w:lang w:val="en-US"/>
        </w:rPr>
        <w:t>applications</w:t>
      </w:r>
      <w:r w:rsidR="00A72B03" w:rsidRPr="00580401">
        <w:rPr>
          <w:b/>
          <w:lang w:val="en-US"/>
        </w:rPr>
        <w:t>;</w:t>
      </w:r>
    </w:p>
    <w:p w14:paraId="1925620C" w14:textId="77777777" w:rsidR="00122CB9" w:rsidRPr="00580401" w:rsidRDefault="00106937" w:rsidP="0058647D">
      <w:pPr>
        <w:pStyle w:val="ITStandard"/>
        <w:numPr>
          <w:ilvl w:val="0"/>
          <w:numId w:val="17"/>
        </w:numPr>
        <w:rPr>
          <w:b/>
          <w:lang w:val="en-US"/>
        </w:rPr>
      </w:pPr>
      <w:r w:rsidRPr="00580401">
        <w:rPr>
          <w:b/>
          <w:lang w:val="en-US"/>
        </w:rPr>
        <w:t xml:space="preserve">is </w:t>
      </w:r>
      <w:r w:rsidR="00A25DB2" w:rsidRPr="00580401">
        <w:rPr>
          <w:b/>
          <w:lang w:val="en-US"/>
        </w:rPr>
        <w:t xml:space="preserve">much </w:t>
      </w:r>
      <w:r w:rsidRPr="00580401">
        <w:rPr>
          <w:b/>
          <w:lang w:val="en-US"/>
        </w:rPr>
        <w:t>cheaper to produce tha</w:t>
      </w:r>
      <w:r w:rsidR="003433AD" w:rsidRPr="00580401">
        <w:rPr>
          <w:b/>
          <w:lang w:val="en-US"/>
        </w:rPr>
        <w:t>n</w:t>
      </w:r>
      <w:r w:rsidRPr="00580401">
        <w:rPr>
          <w:b/>
          <w:lang w:val="en-US"/>
        </w:rPr>
        <w:t xml:space="preserve"> th</w:t>
      </w:r>
      <w:r w:rsidR="00A25DB2" w:rsidRPr="00580401">
        <w:rPr>
          <w:b/>
          <w:lang w:val="en-US"/>
        </w:rPr>
        <w:t xml:space="preserve">e </w:t>
      </w:r>
      <w:r w:rsidR="00D56BEE" w:rsidRPr="00580401">
        <w:rPr>
          <w:b/>
          <w:lang w:val="en-US"/>
        </w:rPr>
        <w:t>state-of-the-art</w:t>
      </w:r>
      <w:r w:rsidR="00A25DB2" w:rsidRPr="00580401">
        <w:rPr>
          <w:b/>
          <w:lang w:val="en-US"/>
        </w:rPr>
        <w:t xml:space="preserve"> process used in Asia.</w:t>
      </w:r>
    </w:p>
    <w:p w14:paraId="1925620D" w14:textId="77777777" w:rsidR="00A25DB2" w:rsidRPr="00580401" w:rsidRDefault="00A25DB2" w:rsidP="003A6EB7">
      <w:pPr>
        <w:pStyle w:val="ITStandard"/>
        <w:rPr>
          <w:b/>
          <w:lang w:val="en-US"/>
        </w:rPr>
      </w:pPr>
      <w:r w:rsidRPr="00580401">
        <w:rPr>
          <w:b/>
          <w:lang w:val="en-US"/>
        </w:rPr>
        <w:t>While current Asian cost of production is about 8.5$/kg (non-coated, non-sphe</w:t>
      </w:r>
      <w:r w:rsidR="003433AD" w:rsidRPr="00580401">
        <w:rPr>
          <w:b/>
          <w:lang w:val="en-US"/>
        </w:rPr>
        <w:t>roidi</w:t>
      </w:r>
      <w:r w:rsidRPr="00580401">
        <w:rPr>
          <w:b/>
          <w:lang w:val="en-US"/>
        </w:rPr>
        <w:t xml:space="preserve">zed), Carbone </w:t>
      </w:r>
      <w:proofErr w:type="spellStart"/>
      <w:r w:rsidRPr="00580401">
        <w:rPr>
          <w:b/>
          <w:lang w:val="en-US"/>
        </w:rPr>
        <w:t>Savoie</w:t>
      </w:r>
      <w:proofErr w:type="spellEnd"/>
      <w:r w:rsidRPr="00580401">
        <w:rPr>
          <w:b/>
          <w:lang w:val="en-US"/>
        </w:rPr>
        <w:t xml:space="preserve"> targets a cost of production of only 5.5$/kg (-35%) for non-coated, non </w:t>
      </w:r>
      <w:proofErr w:type="spellStart"/>
      <w:r w:rsidRPr="00580401">
        <w:rPr>
          <w:b/>
          <w:lang w:val="en-US"/>
        </w:rPr>
        <w:t>spheori</w:t>
      </w:r>
      <w:r w:rsidR="003433AD" w:rsidRPr="00580401">
        <w:rPr>
          <w:b/>
          <w:lang w:val="en-US"/>
        </w:rPr>
        <w:t>di</w:t>
      </w:r>
      <w:r w:rsidRPr="00580401">
        <w:rPr>
          <w:b/>
          <w:lang w:val="en-US"/>
        </w:rPr>
        <w:t>zed</w:t>
      </w:r>
      <w:proofErr w:type="spellEnd"/>
      <w:r w:rsidRPr="00580401">
        <w:rPr>
          <w:b/>
          <w:lang w:val="en-US"/>
        </w:rPr>
        <w:t xml:space="preserve"> anode materials.</w:t>
      </w:r>
    </w:p>
    <w:p w14:paraId="1925620E" w14:textId="77777777" w:rsidR="00646DEE" w:rsidRPr="00580401" w:rsidRDefault="00D56BEE" w:rsidP="00D56BEE">
      <w:pPr>
        <w:pStyle w:val="ITStandard"/>
        <w:rPr>
          <w:lang w:val="en-US"/>
        </w:rPr>
      </w:pPr>
      <w:r w:rsidRPr="00580401">
        <w:rPr>
          <w:lang w:val="en-US"/>
        </w:rPr>
        <w:t xml:space="preserve">The experience of Carbone </w:t>
      </w:r>
      <w:proofErr w:type="spellStart"/>
      <w:r w:rsidRPr="00580401">
        <w:rPr>
          <w:lang w:val="en-US"/>
        </w:rPr>
        <w:t>Savoie</w:t>
      </w:r>
      <w:proofErr w:type="spellEnd"/>
      <w:r w:rsidRPr="00580401">
        <w:rPr>
          <w:lang w:val="en-US"/>
        </w:rPr>
        <w:t xml:space="preserve"> in synthetic graphite production allows the company not to start from scratch.</w:t>
      </w:r>
    </w:p>
    <w:p w14:paraId="1925620F" w14:textId="77777777" w:rsidR="00646DEE" w:rsidRPr="00580401" w:rsidRDefault="00646DEE" w:rsidP="00A165A5">
      <w:pPr>
        <w:pStyle w:val="ITStandard"/>
        <w:rPr>
          <w:lang w:val="en-US"/>
        </w:rPr>
      </w:pPr>
      <w:r w:rsidRPr="00580401">
        <w:rPr>
          <w:lang w:val="en-US"/>
        </w:rPr>
        <w:t>First</w:t>
      </w:r>
      <w:r w:rsidR="00D56BEE" w:rsidRPr="00580401">
        <w:rPr>
          <w:lang w:val="en-US"/>
        </w:rPr>
        <w:t>ly</w:t>
      </w:r>
      <w:r w:rsidRPr="00580401">
        <w:rPr>
          <w:lang w:val="en-US"/>
        </w:rPr>
        <w:t xml:space="preserve">, Carbone </w:t>
      </w:r>
      <w:proofErr w:type="spellStart"/>
      <w:r w:rsidRPr="00580401">
        <w:rPr>
          <w:lang w:val="en-US"/>
        </w:rPr>
        <w:t>Savoie</w:t>
      </w:r>
      <w:proofErr w:type="spellEnd"/>
      <w:r w:rsidRPr="00580401">
        <w:rPr>
          <w:lang w:val="en-US"/>
        </w:rPr>
        <w:t xml:space="preserve">, </w:t>
      </w:r>
      <w:r w:rsidR="00C85D0D" w:rsidRPr="00580401">
        <w:rPr>
          <w:lang w:val="en-US"/>
        </w:rPr>
        <w:t xml:space="preserve">is </w:t>
      </w:r>
      <w:r w:rsidRPr="00580401">
        <w:rPr>
          <w:lang w:val="en-US"/>
        </w:rPr>
        <w:t xml:space="preserve">recognized as a reliable producer guaranteeing </w:t>
      </w:r>
      <w:r w:rsidR="00D56BEE" w:rsidRPr="00580401">
        <w:rPr>
          <w:lang w:val="en-US"/>
        </w:rPr>
        <w:t xml:space="preserve">synthetic </w:t>
      </w:r>
      <w:r w:rsidRPr="00580401">
        <w:rPr>
          <w:lang w:val="en-US"/>
        </w:rPr>
        <w:t xml:space="preserve">graphite with high purity and structure stability. </w:t>
      </w:r>
    </w:p>
    <w:p w14:paraId="19256210" w14:textId="77777777" w:rsidR="007827BD" w:rsidRPr="00580401" w:rsidRDefault="00646DEE" w:rsidP="00A165A5">
      <w:pPr>
        <w:pStyle w:val="ITStandard"/>
        <w:rPr>
          <w:lang w:val="en-US"/>
        </w:rPr>
      </w:pPr>
      <w:r w:rsidRPr="00580401">
        <w:rPr>
          <w:lang w:val="en-US"/>
        </w:rPr>
        <w:t>Second</w:t>
      </w:r>
      <w:r w:rsidR="00D56BEE" w:rsidRPr="00580401">
        <w:rPr>
          <w:lang w:val="en-US"/>
        </w:rPr>
        <w:t>ly</w:t>
      </w:r>
      <w:r w:rsidRPr="00580401">
        <w:rPr>
          <w:lang w:val="en-US"/>
        </w:rPr>
        <w:t xml:space="preserve">, </w:t>
      </w:r>
      <w:r w:rsidR="00C0205D" w:rsidRPr="00580401">
        <w:rPr>
          <w:lang w:val="en-US"/>
        </w:rPr>
        <w:t xml:space="preserve">Carbone </w:t>
      </w:r>
      <w:proofErr w:type="spellStart"/>
      <w:r w:rsidR="00C0205D" w:rsidRPr="00580401">
        <w:rPr>
          <w:lang w:val="en-US"/>
        </w:rPr>
        <w:t>Savoie</w:t>
      </w:r>
      <w:proofErr w:type="spellEnd"/>
      <w:r w:rsidR="00C0205D" w:rsidRPr="00580401">
        <w:rPr>
          <w:lang w:val="en-US"/>
        </w:rPr>
        <w:t xml:space="preserve"> has developed </w:t>
      </w:r>
      <w:r w:rsidR="00423ED3" w:rsidRPr="00580401">
        <w:rPr>
          <w:lang w:val="en-US"/>
        </w:rPr>
        <w:t>fifteen</w:t>
      </w:r>
      <w:r w:rsidR="00C0205D" w:rsidRPr="00580401">
        <w:rPr>
          <w:lang w:val="en-US"/>
        </w:rPr>
        <w:t xml:space="preserve"> years ago such </w:t>
      </w:r>
      <w:r w:rsidR="004B482D" w:rsidRPr="00580401">
        <w:rPr>
          <w:lang w:val="en-US"/>
        </w:rPr>
        <w:t xml:space="preserve">innovative </w:t>
      </w:r>
      <w:r w:rsidR="00C0205D" w:rsidRPr="00580401">
        <w:rPr>
          <w:lang w:val="en-US"/>
        </w:rPr>
        <w:t>sustainable production proc</w:t>
      </w:r>
      <w:r w:rsidRPr="00580401">
        <w:rPr>
          <w:lang w:val="en-US"/>
        </w:rPr>
        <w:t xml:space="preserve">ess for the </w:t>
      </w:r>
      <w:proofErr w:type="spellStart"/>
      <w:r w:rsidRPr="00580401">
        <w:rPr>
          <w:lang w:val="en-US"/>
        </w:rPr>
        <w:t>Aluminium</w:t>
      </w:r>
      <w:proofErr w:type="spellEnd"/>
      <w:r w:rsidRPr="00580401">
        <w:rPr>
          <w:lang w:val="en-US"/>
        </w:rPr>
        <w:t xml:space="preserve"> industry</w:t>
      </w:r>
      <w:r w:rsidR="008E3ACB" w:rsidRPr="00580401">
        <w:rPr>
          <w:lang w:val="en-US"/>
        </w:rPr>
        <w:t xml:space="preserve"> (very energy-efficient, very limited consumable product, 95% internal recycling of byproducts, etc...). </w:t>
      </w:r>
      <w:r w:rsidR="00423ED3" w:rsidRPr="00580401">
        <w:rPr>
          <w:lang w:val="en-US"/>
        </w:rPr>
        <w:t xml:space="preserve">In addition, </w:t>
      </w:r>
      <w:r w:rsidR="00A165A5" w:rsidRPr="00580401">
        <w:rPr>
          <w:lang w:val="en-US"/>
        </w:rPr>
        <w:t xml:space="preserve">CEA </w:t>
      </w:r>
      <w:proofErr w:type="spellStart"/>
      <w:r w:rsidR="00A165A5" w:rsidRPr="00580401">
        <w:rPr>
          <w:lang w:val="en-US"/>
        </w:rPr>
        <w:t>Liten</w:t>
      </w:r>
      <w:proofErr w:type="spellEnd"/>
      <w:r w:rsidR="00A165A5" w:rsidRPr="00580401">
        <w:rPr>
          <w:lang w:val="en-US"/>
        </w:rPr>
        <w:t xml:space="preserve">, an </w:t>
      </w:r>
      <w:r w:rsidR="00A165A5" w:rsidRPr="00580401">
        <w:rPr>
          <w:rFonts w:eastAsiaTheme="minorHAnsi"/>
          <w:lang w:val="en-US" w:eastAsia="en-US"/>
        </w:rPr>
        <w:t xml:space="preserve">independent </w:t>
      </w:r>
      <w:r w:rsidR="00D56BEE" w:rsidRPr="00580401">
        <w:rPr>
          <w:rFonts w:eastAsiaTheme="minorHAnsi"/>
          <w:lang w:val="en-US" w:eastAsia="en-US"/>
        </w:rPr>
        <w:t xml:space="preserve">public </w:t>
      </w:r>
      <w:r w:rsidR="00A165A5" w:rsidRPr="00580401">
        <w:rPr>
          <w:rFonts w:eastAsiaTheme="minorHAnsi"/>
          <w:lang w:val="en-US" w:eastAsia="en-US"/>
        </w:rPr>
        <w:t>R&amp;D Lab in France</w:t>
      </w:r>
      <w:r w:rsidR="00423ED3" w:rsidRPr="00580401">
        <w:rPr>
          <w:rFonts w:eastAsiaTheme="minorHAnsi"/>
          <w:lang w:val="en-US" w:eastAsia="en-US"/>
        </w:rPr>
        <w:t xml:space="preserve"> specialized in Lithium ion battery</w:t>
      </w:r>
      <w:r w:rsidR="00A165A5" w:rsidRPr="00580401">
        <w:rPr>
          <w:rFonts w:eastAsiaTheme="minorHAnsi"/>
          <w:lang w:val="en-US" w:eastAsia="en-US"/>
        </w:rPr>
        <w:t>,</w:t>
      </w:r>
      <w:r w:rsidR="00A165A5" w:rsidRPr="00580401">
        <w:rPr>
          <w:lang w:val="en-US"/>
        </w:rPr>
        <w:t xml:space="preserve"> has tested </w:t>
      </w:r>
      <w:r w:rsidR="00423ED3" w:rsidRPr="00580401">
        <w:rPr>
          <w:lang w:val="en-US"/>
        </w:rPr>
        <w:t xml:space="preserve">existing </w:t>
      </w:r>
      <w:r w:rsidR="00D56BEE" w:rsidRPr="00580401">
        <w:rPr>
          <w:lang w:val="en-US"/>
        </w:rPr>
        <w:t xml:space="preserve">synthetic </w:t>
      </w:r>
      <w:r w:rsidR="00A165A5" w:rsidRPr="00580401">
        <w:rPr>
          <w:lang w:val="en-US"/>
        </w:rPr>
        <w:t>graphite grade</w:t>
      </w:r>
      <w:r w:rsidR="00D56BEE" w:rsidRPr="00580401">
        <w:rPr>
          <w:lang w:val="en-US"/>
        </w:rPr>
        <w:t>s</w:t>
      </w:r>
      <w:r w:rsidR="00A165A5" w:rsidRPr="00580401">
        <w:rPr>
          <w:lang w:val="en-US"/>
        </w:rPr>
        <w:t xml:space="preserve"> </w:t>
      </w:r>
      <w:r w:rsidR="00D56BEE" w:rsidRPr="00580401">
        <w:rPr>
          <w:lang w:val="en-US"/>
        </w:rPr>
        <w:t xml:space="preserve">produced by Carbone </w:t>
      </w:r>
      <w:proofErr w:type="spellStart"/>
      <w:r w:rsidR="00D56BEE" w:rsidRPr="00580401">
        <w:rPr>
          <w:lang w:val="en-US"/>
        </w:rPr>
        <w:t>Savoie</w:t>
      </w:r>
      <w:proofErr w:type="spellEnd"/>
      <w:r w:rsidR="00D56BEE" w:rsidRPr="00580401">
        <w:rPr>
          <w:lang w:val="en-US"/>
        </w:rPr>
        <w:t xml:space="preserve"> </w:t>
      </w:r>
      <w:r w:rsidR="00A165A5" w:rsidRPr="00580401">
        <w:rPr>
          <w:lang w:val="en-US"/>
        </w:rPr>
        <w:t xml:space="preserve">and has confirmed the potential of Carbone </w:t>
      </w:r>
      <w:proofErr w:type="spellStart"/>
      <w:r w:rsidR="00A165A5" w:rsidRPr="00580401">
        <w:rPr>
          <w:lang w:val="en-US"/>
        </w:rPr>
        <w:t>Savoie</w:t>
      </w:r>
      <w:proofErr w:type="spellEnd"/>
      <w:r w:rsidR="00A165A5" w:rsidRPr="00580401">
        <w:rPr>
          <w:lang w:val="en-US"/>
        </w:rPr>
        <w:t xml:space="preserve"> process for battery</w:t>
      </w:r>
      <w:r w:rsidR="00D56BEE" w:rsidRPr="00580401">
        <w:rPr>
          <w:lang w:val="en-US"/>
        </w:rPr>
        <w:t xml:space="preserve"> application, conditional on an important R&amp;D program.</w:t>
      </w:r>
    </w:p>
    <w:p w14:paraId="19256211" w14:textId="77777777" w:rsidR="007827BD" w:rsidRPr="00580401" w:rsidRDefault="007827BD" w:rsidP="009D0602">
      <w:pPr>
        <w:pStyle w:val="ITAbsatzohneNr"/>
        <w:rPr>
          <w:lang w:val="en-US"/>
        </w:rPr>
      </w:pPr>
    </w:p>
    <w:p w14:paraId="19256212" w14:textId="77777777" w:rsidR="00A274BD" w:rsidRPr="00580401" w:rsidRDefault="00F96B3D" w:rsidP="009944BE">
      <w:pPr>
        <w:pStyle w:val="N2"/>
        <w:rPr>
          <w:lang w:val="en-US"/>
        </w:rPr>
      </w:pPr>
      <w:bookmarkStart w:id="4" w:name="_Toc24645975"/>
      <w:r w:rsidRPr="00580401">
        <w:rPr>
          <w:lang w:val="en-US"/>
        </w:rPr>
        <w:t xml:space="preserve">R&amp;D </w:t>
      </w:r>
      <w:r w:rsidR="00DD5ED5" w:rsidRPr="00580401">
        <w:rPr>
          <w:lang w:val="en-US"/>
        </w:rPr>
        <w:t>P</w:t>
      </w:r>
      <w:r w:rsidRPr="00580401">
        <w:rPr>
          <w:lang w:val="en-US"/>
        </w:rPr>
        <w:t xml:space="preserve">rojects </w:t>
      </w:r>
      <w:r w:rsidR="00DD5ED5" w:rsidRPr="00580401">
        <w:rPr>
          <w:lang w:val="en-US"/>
        </w:rPr>
        <w:t>B</w:t>
      </w:r>
      <w:r w:rsidRPr="00580401">
        <w:rPr>
          <w:lang w:val="en-US"/>
        </w:rPr>
        <w:t>efore IPCEI</w:t>
      </w:r>
      <w:bookmarkEnd w:id="4"/>
    </w:p>
    <w:p w14:paraId="19256213" w14:textId="2958C48C" w:rsidR="00A87F61" w:rsidRPr="00580401" w:rsidRDefault="00980620" w:rsidP="00C0205D">
      <w:pPr>
        <w:pStyle w:val="ITStandard"/>
        <w:rPr>
          <w:rFonts w:eastAsiaTheme="minorHAnsi"/>
          <w:lang w:val="en-US" w:eastAsia="en-US"/>
        </w:rPr>
      </w:pPr>
      <w:r w:rsidRPr="00580401">
        <w:rPr>
          <w:lang w:val="en-US"/>
        </w:rPr>
        <w:t xml:space="preserve">Research &amp; Development has always played a significant role in Carbone </w:t>
      </w:r>
      <w:proofErr w:type="spellStart"/>
      <w:r w:rsidRPr="00580401">
        <w:rPr>
          <w:lang w:val="en-US"/>
        </w:rPr>
        <w:t>Savoie</w:t>
      </w:r>
      <w:proofErr w:type="spellEnd"/>
      <w:r w:rsidRPr="00580401">
        <w:rPr>
          <w:lang w:val="en-US"/>
        </w:rPr>
        <w:t xml:space="preserve">. Today, more than 1.5% of </w:t>
      </w:r>
      <w:r w:rsidR="008D69BC">
        <w:rPr>
          <w:lang w:val="en-US"/>
        </w:rPr>
        <w:t>the company’s</w:t>
      </w:r>
      <w:r w:rsidR="008D69BC" w:rsidRPr="00580401">
        <w:rPr>
          <w:lang w:val="en-US"/>
        </w:rPr>
        <w:t xml:space="preserve"> </w:t>
      </w:r>
      <w:r w:rsidRPr="00580401">
        <w:rPr>
          <w:lang w:val="en-US"/>
        </w:rPr>
        <w:t xml:space="preserve">turnover </w:t>
      </w:r>
      <w:r w:rsidR="00A04B9B" w:rsidRPr="00580401">
        <w:rPr>
          <w:lang w:val="en-US"/>
        </w:rPr>
        <w:t xml:space="preserve">is dedicated to R&amp;D. </w:t>
      </w:r>
      <w:r w:rsidRPr="00580401">
        <w:rPr>
          <w:lang w:val="en-US"/>
        </w:rPr>
        <w:t xml:space="preserve">22 </w:t>
      </w:r>
      <w:r w:rsidR="00D56BEE" w:rsidRPr="00580401">
        <w:rPr>
          <w:lang w:val="en-US"/>
        </w:rPr>
        <w:t xml:space="preserve">employees (among them </w:t>
      </w:r>
      <w:r w:rsidRPr="00580401">
        <w:rPr>
          <w:lang w:val="en-US"/>
        </w:rPr>
        <w:t xml:space="preserve">6 engineers and </w:t>
      </w:r>
      <w:r w:rsidR="004703A8" w:rsidRPr="00580401">
        <w:rPr>
          <w:lang w:val="en-US"/>
        </w:rPr>
        <w:t>PhD</w:t>
      </w:r>
      <w:r w:rsidR="00A04B9B" w:rsidRPr="00580401">
        <w:rPr>
          <w:lang w:val="en-US"/>
        </w:rPr>
        <w:t>,</w:t>
      </w:r>
      <w:r w:rsidRPr="00580401">
        <w:rPr>
          <w:lang w:val="en-US"/>
        </w:rPr>
        <w:t xml:space="preserve"> work in </w:t>
      </w:r>
      <w:r w:rsidR="008D69BC">
        <w:rPr>
          <w:lang w:val="en-US"/>
        </w:rPr>
        <w:t>its</w:t>
      </w:r>
      <w:r w:rsidR="008D69BC" w:rsidRPr="00580401">
        <w:rPr>
          <w:lang w:val="en-US"/>
        </w:rPr>
        <w:t xml:space="preserve"> </w:t>
      </w:r>
      <w:r w:rsidRPr="00580401">
        <w:rPr>
          <w:lang w:val="en-US"/>
        </w:rPr>
        <w:t xml:space="preserve">in-house R&amp;D </w:t>
      </w:r>
      <w:proofErr w:type="spellStart"/>
      <w:r w:rsidRPr="00580401">
        <w:rPr>
          <w:lang w:val="en-US"/>
        </w:rPr>
        <w:t>centre</w:t>
      </w:r>
      <w:proofErr w:type="spellEnd"/>
      <w:r w:rsidRPr="00580401">
        <w:rPr>
          <w:lang w:val="en-US"/>
        </w:rPr>
        <w:t xml:space="preserve"> SP2Lab.</w:t>
      </w:r>
      <w:r w:rsidRPr="00580401">
        <w:rPr>
          <w:sz w:val="18"/>
          <w:lang w:val="en-US"/>
        </w:rPr>
        <w:t xml:space="preserve"> </w:t>
      </w:r>
      <w:r w:rsidRPr="00580401">
        <w:rPr>
          <w:lang w:val="en-US"/>
        </w:rPr>
        <w:t xml:space="preserve">Carbone </w:t>
      </w:r>
      <w:proofErr w:type="spellStart"/>
      <w:r w:rsidRPr="00580401">
        <w:rPr>
          <w:lang w:val="en-US"/>
        </w:rPr>
        <w:t>Savoie</w:t>
      </w:r>
      <w:proofErr w:type="spellEnd"/>
      <w:r w:rsidRPr="00580401">
        <w:rPr>
          <w:lang w:val="en-US"/>
        </w:rPr>
        <w:t xml:space="preserve"> SP2Lab is equipped with state-of-the-art equipment: </w:t>
      </w:r>
      <w:proofErr w:type="spellStart"/>
      <w:r w:rsidRPr="00580401">
        <w:rPr>
          <w:lang w:val="en-US"/>
        </w:rPr>
        <w:t>morphogranulometer</w:t>
      </w:r>
      <w:proofErr w:type="spellEnd"/>
      <w:r w:rsidRPr="00580401">
        <w:rPr>
          <w:lang w:val="en-US"/>
        </w:rPr>
        <w:t>, differential scanning calorimetric, gravimetric thermo analysis, mechanical press, electrolysis, shearing box, therm</w:t>
      </w:r>
      <w:r w:rsidR="004703A8" w:rsidRPr="00580401">
        <w:rPr>
          <w:lang w:val="en-US"/>
        </w:rPr>
        <w:t xml:space="preserve">al </w:t>
      </w:r>
      <w:r w:rsidRPr="00580401">
        <w:rPr>
          <w:lang w:val="en-US"/>
        </w:rPr>
        <w:t>conductivity</w:t>
      </w:r>
      <w:r w:rsidR="004703A8" w:rsidRPr="00580401">
        <w:rPr>
          <w:lang w:val="en-US"/>
        </w:rPr>
        <w:t xml:space="preserve"> with temperature</w:t>
      </w:r>
      <w:r w:rsidRPr="00580401">
        <w:rPr>
          <w:lang w:val="en-US"/>
        </w:rPr>
        <w:t xml:space="preserve">, finite element analysis and simulation as well as a pilot </w:t>
      </w:r>
      <w:r w:rsidR="00A25DB2" w:rsidRPr="00580401">
        <w:rPr>
          <w:lang w:val="en-US"/>
        </w:rPr>
        <w:t xml:space="preserve">line including extrusion, baking, graphitization and </w:t>
      </w:r>
      <w:r w:rsidRPr="00580401">
        <w:rPr>
          <w:lang w:val="en-US"/>
        </w:rPr>
        <w:t xml:space="preserve">jet mill. Carbone </w:t>
      </w:r>
      <w:proofErr w:type="spellStart"/>
      <w:r w:rsidRPr="00580401">
        <w:rPr>
          <w:lang w:val="en-US"/>
        </w:rPr>
        <w:t>Savoie</w:t>
      </w:r>
      <w:r w:rsidR="00A25DB2" w:rsidRPr="00580401">
        <w:rPr>
          <w:lang w:val="en-US"/>
        </w:rPr>
        <w:t>’s</w:t>
      </w:r>
      <w:proofErr w:type="spellEnd"/>
      <w:r w:rsidRPr="00580401">
        <w:rPr>
          <w:lang w:val="en-US"/>
        </w:rPr>
        <w:t xml:space="preserve"> R&amp;D efforts </w:t>
      </w:r>
      <w:r w:rsidR="00C142C1" w:rsidRPr="00580401">
        <w:rPr>
          <w:lang w:val="en-US"/>
        </w:rPr>
        <w:t xml:space="preserve">have always been </w:t>
      </w:r>
      <w:r w:rsidRPr="00580401">
        <w:rPr>
          <w:lang w:val="en-US"/>
        </w:rPr>
        <w:t xml:space="preserve">dedicated to </w:t>
      </w:r>
      <w:r w:rsidR="00C142C1" w:rsidRPr="00580401">
        <w:rPr>
          <w:lang w:val="en-US"/>
        </w:rPr>
        <w:t xml:space="preserve">developing specific </w:t>
      </w:r>
      <w:r w:rsidR="00D56BEE" w:rsidRPr="00580401">
        <w:rPr>
          <w:lang w:val="en-US"/>
        </w:rPr>
        <w:t xml:space="preserve">synthetic </w:t>
      </w:r>
      <w:r w:rsidR="00C142C1" w:rsidRPr="00580401">
        <w:rPr>
          <w:lang w:val="en-US"/>
        </w:rPr>
        <w:t>graphite grades t</w:t>
      </w:r>
      <w:r w:rsidR="00D56BEE" w:rsidRPr="00580401">
        <w:rPr>
          <w:lang w:val="en-US"/>
        </w:rPr>
        <w:t>hat meets customer expectations and</w:t>
      </w:r>
      <w:r w:rsidR="00C142C1" w:rsidRPr="00580401">
        <w:rPr>
          <w:lang w:val="en-US"/>
        </w:rPr>
        <w:t xml:space="preserve"> </w:t>
      </w:r>
      <w:r w:rsidR="00A04B9B" w:rsidRPr="00580401">
        <w:rPr>
          <w:lang w:val="en-US"/>
        </w:rPr>
        <w:t xml:space="preserve">to </w:t>
      </w:r>
      <w:r w:rsidR="00D56BEE" w:rsidRPr="00580401">
        <w:rPr>
          <w:lang w:val="en-US"/>
        </w:rPr>
        <w:t>reducing</w:t>
      </w:r>
      <w:r w:rsidR="00C142C1" w:rsidRPr="00580401">
        <w:rPr>
          <w:lang w:val="en-US"/>
        </w:rPr>
        <w:t xml:space="preserve"> energy consumption and waste by improving the internal recycling of </w:t>
      </w:r>
      <w:r w:rsidR="00D56BEE" w:rsidRPr="00580401">
        <w:rPr>
          <w:lang w:val="en-US"/>
        </w:rPr>
        <w:t xml:space="preserve">its </w:t>
      </w:r>
      <w:r w:rsidR="00C142C1" w:rsidRPr="00580401">
        <w:rPr>
          <w:lang w:val="en-US"/>
        </w:rPr>
        <w:t>production process.</w:t>
      </w:r>
    </w:p>
    <w:p w14:paraId="19256214" w14:textId="23A5F0B7" w:rsidR="004B482D" w:rsidRPr="00580401" w:rsidRDefault="008A1349" w:rsidP="00C0205D">
      <w:pPr>
        <w:pStyle w:val="ITStandard"/>
        <w:rPr>
          <w:rFonts w:eastAsiaTheme="minorHAnsi"/>
          <w:lang w:val="en-US" w:eastAsia="en-US"/>
        </w:rPr>
      </w:pPr>
      <w:r w:rsidRPr="00580401">
        <w:rPr>
          <w:rFonts w:eastAsiaTheme="minorHAnsi"/>
          <w:lang w:val="en-US" w:eastAsia="en-US"/>
        </w:rPr>
        <w:t xml:space="preserve">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w:t>
      </w:r>
      <w:r w:rsidR="00D56BEE" w:rsidRPr="00580401">
        <w:rPr>
          <w:rFonts w:eastAsiaTheme="minorHAnsi"/>
          <w:lang w:val="en-US" w:eastAsia="en-US"/>
        </w:rPr>
        <w:t>has showed interest in the</w:t>
      </w:r>
      <w:r w:rsidR="004B482D" w:rsidRPr="00580401">
        <w:rPr>
          <w:rFonts w:eastAsiaTheme="minorHAnsi"/>
          <w:lang w:val="en-US" w:eastAsia="en-US"/>
        </w:rPr>
        <w:t xml:space="preserve"> emerging </w:t>
      </w:r>
      <w:proofErr w:type="spellStart"/>
      <w:r w:rsidR="004B482D" w:rsidRPr="00580401">
        <w:rPr>
          <w:rFonts w:eastAsiaTheme="minorHAnsi"/>
          <w:lang w:val="en-US" w:eastAsia="en-US"/>
        </w:rPr>
        <w:t>LiB</w:t>
      </w:r>
      <w:proofErr w:type="spellEnd"/>
      <w:r w:rsidR="004B482D" w:rsidRPr="00580401">
        <w:rPr>
          <w:rFonts w:eastAsiaTheme="minorHAnsi"/>
          <w:lang w:val="en-US" w:eastAsia="en-US"/>
        </w:rPr>
        <w:t xml:space="preserve"> markets since 2016. From 2016 to </w:t>
      </w:r>
      <w:r w:rsidR="006010FB" w:rsidRPr="00580401">
        <w:rPr>
          <w:rFonts w:eastAsiaTheme="minorHAnsi"/>
          <w:lang w:val="en-US" w:eastAsia="en-US"/>
        </w:rPr>
        <w:t>mid-</w:t>
      </w:r>
      <w:r w:rsidR="004B482D" w:rsidRPr="00580401">
        <w:rPr>
          <w:rFonts w:eastAsiaTheme="minorHAnsi"/>
          <w:lang w:val="en-US" w:eastAsia="en-US"/>
        </w:rPr>
        <w:t xml:space="preserve">2018, Carbone </w:t>
      </w:r>
      <w:proofErr w:type="spellStart"/>
      <w:r w:rsidR="004B482D" w:rsidRPr="00580401">
        <w:rPr>
          <w:rFonts w:eastAsiaTheme="minorHAnsi"/>
          <w:lang w:val="en-US" w:eastAsia="en-US"/>
        </w:rPr>
        <w:t>Savoie</w:t>
      </w:r>
      <w:proofErr w:type="spellEnd"/>
      <w:r w:rsidR="004B482D" w:rsidRPr="00580401">
        <w:rPr>
          <w:rFonts w:eastAsiaTheme="minorHAnsi"/>
          <w:lang w:val="en-US" w:eastAsia="en-US"/>
        </w:rPr>
        <w:t xml:space="preserve"> has </w:t>
      </w:r>
      <w:r w:rsidR="00D56BEE" w:rsidRPr="00580401">
        <w:rPr>
          <w:rFonts w:eastAsiaTheme="minorHAnsi"/>
          <w:lang w:val="en-US" w:eastAsia="en-US"/>
        </w:rPr>
        <w:t>devoted</w:t>
      </w:r>
      <w:r w:rsidR="004B482D" w:rsidRPr="00580401">
        <w:rPr>
          <w:rFonts w:eastAsiaTheme="minorHAnsi"/>
          <w:lang w:val="en-US" w:eastAsia="en-US"/>
        </w:rPr>
        <w:t xml:space="preserve"> resources </w:t>
      </w:r>
      <w:r w:rsidR="00D56BEE" w:rsidRPr="00580401">
        <w:rPr>
          <w:rFonts w:eastAsiaTheme="minorHAnsi"/>
          <w:lang w:val="en-US" w:eastAsia="en-US"/>
        </w:rPr>
        <w:t>to</w:t>
      </w:r>
      <w:r w:rsidR="004B482D" w:rsidRPr="00580401">
        <w:rPr>
          <w:rFonts w:eastAsiaTheme="minorHAnsi"/>
          <w:lang w:val="en-US" w:eastAsia="en-US"/>
        </w:rPr>
        <w:t xml:space="preserve"> developing a better understanding of the current anode m</w:t>
      </w:r>
      <w:r w:rsidR="00A165A5" w:rsidRPr="00580401">
        <w:rPr>
          <w:rFonts w:eastAsiaTheme="minorHAnsi"/>
          <w:lang w:val="en-US" w:eastAsia="en-US"/>
        </w:rPr>
        <w:t xml:space="preserve">aterial market for </w:t>
      </w:r>
      <w:proofErr w:type="spellStart"/>
      <w:r w:rsidR="00A165A5" w:rsidRPr="00580401">
        <w:rPr>
          <w:rFonts w:eastAsiaTheme="minorHAnsi"/>
          <w:lang w:val="en-US" w:eastAsia="en-US"/>
        </w:rPr>
        <w:t>LiB</w:t>
      </w:r>
      <w:proofErr w:type="spellEnd"/>
      <w:r w:rsidR="004B482D" w:rsidRPr="00580401">
        <w:rPr>
          <w:rFonts w:eastAsiaTheme="minorHAnsi"/>
          <w:lang w:val="en-US" w:eastAsia="en-US"/>
        </w:rPr>
        <w:t xml:space="preserve">: size of the market, </w:t>
      </w:r>
      <w:r w:rsidR="006010FB" w:rsidRPr="00580401">
        <w:rPr>
          <w:rFonts w:eastAsiaTheme="minorHAnsi"/>
          <w:lang w:val="en-US" w:eastAsia="en-US"/>
        </w:rPr>
        <w:t xml:space="preserve">underlying demand drivers, </w:t>
      </w:r>
      <w:r w:rsidR="004B482D" w:rsidRPr="00580401">
        <w:rPr>
          <w:rFonts w:eastAsiaTheme="minorHAnsi"/>
          <w:lang w:val="en-US" w:eastAsia="en-US"/>
        </w:rPr>
        <w:t xml:space="preserve">customer expectations, </w:t>
      </w:r>
      <w:r w:rsidR="006010FB" w:rsidRPr="00580401">
        <w:rPr>
          <w:rFonts w:eastAsiaTheme="minorHAnsi"/>
          <w:lang w:val="en-US" w:eastAsia="en-US"/>
        </w:rPr>
        <w:t xml:space="preserve">natural versus </w:t>
      </w:r>
      <w:r w:rsidR="00AD1990" w:rsidRPr="00580401">
        <w:rPr>
          <w:rFonts w:eastAsiaTheme="minorHAnsi"/>
          <w:lang w:val="en-US" w:eastAsia="en-US"/>
        </w:rPr>
        <w:t>synthetic</w:t>
      </w:r>
      <w:r w:rsidR="006010FB" w:rsidRPr="00580401">
        <w:rPr>
          <w:rFonts w:eastAsiaTheme="minorHAnsi"/>
          <w:lang w:val="en-US" w:eastAsia="en-US"/>
        </w:rPr>
        <w:t xml:space="preserve"> graphite, current Asian competition</w:t>
      </w:r>
      <w:r w:rsidR="004B482D" w:rsidRPr="00580401">
        <w:rPr>
          <w:rFonts w:eastAsiaTheme="minorHAnsi"/>
          <w:lang w:val="en-US" w:eastAsia="en-US"/>
        </w:rPr>
        <w:t xml:space="preserve">, advantage and drawbacks of the </w:t>
      </w:r>
      <w:r w:rsidR="00D56BEE" w:rsidRPr="00580401">
        <w:rPr>
          <w:rFonts w:eastAsiaTheme="minorHAnsi"/>
          <w:lang w:val="en-US" w:eastAsia="en-US"/>
        </w:rPr>
        <w:t>state-of-the-art</w:t>
      </w:r>
      <w:r w:rsidR="004B482D" w:rsidRPr="00580401">
        <w:rPr>
          <w:rFonts w:eastAsiaTheme="minorHAnsi"/>
          <w:lang w:val="en-US" w:eastAsia="en-US"/>
        </w:rPr>
        <w:t xml:space="preserve"> production process, patent analysis, </w:t>
      </w:r>
      <w:r w:rsidR="00A165A5" w:rsidRPr="00580401">
        <w:rPr>
          <w:rFonts w:eastAsiaTheme="minorHAnsi"/>
          <w:lang w:val="en-US" w:eastAsia="en-US"/>
        </w:rPr>
        <w:t>etc.</w:t>
      </w:r>
    </w:p>
    <w:p w14:paraId="19256215" w14:textId="77777777" w:rsidR="004B482D" w:rsidRPr="00580401" w:rsidRDefault="004B482D" w:rsidP="00C0205D">
      <w:pPr>
        <w:pStyle w:val="ITStandard"/>
        <w:rPr>
          <w:rFonts w:eastAsiaTheme="minorHAnsi"/>
          <w:lang w:val="en-US" w:eastAsia="en-US"/>
        </w:rPr>
      </w:pPr>
      <w:r w:rsidRPr="00580401">
        <w:rPr>
          <w:rFonts w:eastAsiaTheme="minorHAnsi"/>
          <w:lang w:val="en-US" w:eastAsia="en-US"/>
        </w:rPr>
        <w:lastRenderedPageBreak/>
        <w:t xml:space="preserve">Mid 2018, 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has considered </w:t>
      </w:r>
      <w:r w:rsidR="006010FB" w:rsidRPr="00580401">
        <w:rPr>
          <w:rFonts w:eastAsiaTheme="minorHAnsi"/>
          <w:lang w:val="en-US" w:eastAsia="en-US"/>
        </w:rPr>
        <w:t xml:space="preserve">that the synthetic </w:t>
      </w:r>
      <w:r w:rsidR="00D9516B" w:rsidRPr="00580401">
        <w:rPr>
          <w:rFonts w:eastAsiaTheme="minorHAnsi"/>
          <w:lang w:val="en-US" w:eastAsia="en-US"/>
        </w:rPr>
        <w:t xml:space="preserve">graphite </w:t>
      </w:r>
      <w:r w:rsidR="006010FB" w:rsidRPr="00580401">
        <w:rPr>
          <w:rFonts w:eastAsiaTheme="minorHAnsi"/>
          <w:lang w:val="en-US" w:eastAsia="en-US"/>
        </w:rPr>
        <w:t xml:space="preserve">anode materials for </w:t>
      </w:r>
      <w:proofErr w:type="spellStart"/>
      <w:r w:rsidR="006010FB" w:rsidRPr="00580401">
        <w:rPr>
          <w:rFonts w:eastAsiaTheme="minorHAnsi"/>
          <w:lang w:val="en-US" w:eastAsia="en-US"/>
        </w:rPr>
        <w:t>LiB</w:t>
      </w:r>
      <w:proofErr w:type="spellEnd"/>
      <w:r w:rsidRPr="00580401">
        <w:rPr>
          <w:rFonts w:eastAsiaTheme="minorHAnsi"/>
          <w:lang w:val="en-US" w:eastAsia="en-US"/>
        </w:rPr>
        <w:t xml:space="preserve"> market </w:t>
      </w:r>
      <w:r w:rsidR="006010FB" w:rsidRPr="00580401">
        <w:rPr>
          <w:rFonts w:eastAsiaTheme="minorHAnsi"/>
          <w:lang w:val="en-US" w:eastAsia="en-US"/>
        </w:rPr>
        <w:t>could support an additional competitor, located in Europe, if th</w:t>
      </w:r>
      <w:r w:rsidR="00A04B9B" w:rsidRPr="00580401">
        <w:rPr>
          <w:rFonts w:eastAsiaTheme="minorHAnsi"/>
          <w:lang w:val="en-US" w:eastAsia="en-US"/>
        </w:rPr>
        <w:t>is</w:t>
      </w:r>
      <w:r w:rsidR="006010FB" w:rsidRPr="00580401">
        <w:rPr>
          <w:rFonts w:eastAsiaTheme="minorHAnsi"/>
          <w:lang w:val="en-US" w:eastAsia="en-US"/>
        </w:rPr>
        <w:t xml:space="preserve"> new player succeeds not only </w:t>
      </w:r>
      <w:r w:rsidR="00A165A5" w:rsidRPr="00580401">
        <w:rPr>
          <w:rFonts w:eastAsiaTheme="minorHAnsi"/>
          <w:lang w:val="en-US" w:eastAsia="en-US"/>
        </w:rPr>
        <w:t xml:space="preserve">in </w:t>
      </w:r>
      <w:r w:rsidR="00D56BEE" w:rsidRPr="00580401">
        <w:rPr>
          <w:rFonts w:eastAsiaTheme="minorHAnsi"/>
          <w:lang w:val="en-US" w:eastAsia="en-US"/>
        </w:rPr>
        <w:t>leapfrogging</w:t>
      </w:r>
      <w:r w:rsidR="006010FB" w:rsidRPr="00580401">
        <w:rPr>
          <w:rFonts w:eastAsiaTheme="minorHAnsi"/>
          <w:lang w:val="en-US" w:eastAsia="en-US"/>
        </w:rPr>
        <w:t xml:space="preserve"> Asian product performance from a technical point of view but also </w:t>
      </w:r>
      <w:r w:rsidR="00A165A5" w:rsidRPr="00580401">
        <w:rPr>
          <w:rFonts w:eastAsiaTheme="minorHAnsi"/>
          <w:lang w:val="en-US" w:eastAsia="en-US"/>
        </w:rPr>
        <w:t xml:space="preserve">in </w:t>
      </w:r>
      <w:r w:rsidR="006010FB" w:rsidRPr="00580401">
        <w:rPr>
          <w:rFonts w:eastAsiaTheme="minorHAnsi"/>
          <w:lang w:val="en-US" w:eastAsia="en-US"/>
        </w:rPr>
        <w:t>developing a more sustainable process</w:t>
      </w:r>
      <w:r w:rsidR="009C5BD8" w:rsidRPr="00580401">
        <w:rPr>
          <w:rFonts w:eastAsiaTheme="minorHAnsi"/>
          <w:lang w:val="en-US" w:eastAsia="en-US"/>
        </w:rPr>
        <w:t>, taking into account energy-efficiency, process scalability, waste reduction and product recycling.</w:t>
      </w:r>
    </w:p>
    <w:p w14:paraId="19256216" w14:textId="77777777" w:rsidR="00A165A5" w:rsidRPr="00580401" w:rsidRDefault="006010FB" w:rsidP="00C0205D">
      <w:pPr>
        <w:pStyle w:val="ITStandard"/>
        <w:rPr>
          <w:rFonts w:eastAsiaTheme="minorHAnsi"/>
          <w:lang w:val="en-US" w:eastAsia="en-US"/>
        </w:rPr>
      </w:pPr>
      <w:r w:rsidRPr="00580401">
        <w:rPr>
          <w:rFonts w:eastAsiaTheme="minorHAnsi"/>
          <w:lang w:val="en-US" w:eastAsia="en-US"/>
        </w:rPr>
        <w:t xml:space="preserve">In order to evaluate </w:t>
      </w:r>
      <w:r w:rsidR="00D56BEE" w:rsidRPr="00580401">
        <w:rPr>
          <w:rFonts w:eastAsiaTheme="minorHAnsi"/>
          <w:lang w:val="en-US" w:eastAsia="en-US"/>
        </w:rPr>
        <w:t xml:space="preserve">the potential of </w:t>
      </w:r>
      <w:r w:rsidRPr="00580401">
        <w:rPr>
          <w:rFonts w:eastAsiaTheme="minorHAnsi"/>
          <w:lang w:val="en-US" w:eastAsia="en-US"/>
        </w:rPr>
        <w:t xml:space="preserve">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w:t>
      </w:r>
      <w:r w:rsidR="00D56BEE" w:rsidRPr="00580401">
        <w:rPr>
          <w:rFonts w:eastAsiaTheme="minorHAnsi"/>
          <w:lang w:val="en-US" w:eastAsia="en-US"/>
        </w:rPr>
        <w:t xml:space="preserve">in this respect, the company </w:t>
      </w:r>
      <w:r w:rsidRPr="00580401">
        <w:rPr>
          <w:rFonts w:eastAsiaTheme="minorHAnsi"/>
          <w:lang w:val="en-US" w:eastAsia="en-US"/>
        </w:rPr>
        <w:t xml:space="preserve">has </w:t>
      </w:r>
      <w:r w:rsidR="00A165A5" w:rsidRPr="00580401">
        <w:rPr>
          <w:rFonts w:eastAsiaTheme="minorHAnsi"/>
          <w:lang w:val="en-US" w:eastAsia="en-US"/>
        </w:rPr>
        <w:t>prepared some samples of its current industrial graphite grades and asked</w:t>
      </w:r>
      <w:r w:rsidR="002D666B" w:rsidRPr="00580401">
        <w:rPr>
          <w:rStyle w:val="FootnoteReference"/>
          <w:rFonts w:eastAsiaTheme="minorHAnsi"/>
          <w:lang w:val="en-US" w:eastAsia="en-US"/>
        </w:rPr>
        <w:footnoteReference w:id="5"/>
      </w:r>
      <w:r w:rsidR="00A165A5" w:rsidRPr="00580401">
        <w:rPr>
          <w:rFonts w:eastAsiaTheme="minorHAnsi"/>
          <w:lang w:val="en-US" w:eastAsia="en-US"/>
        </w:rPr>
        <w:t xml:space="preserve"> </w:t>
      </w:r>
      <w:r w:rsidRPr="00580401">
        <w:rPr>
          <w:rFonts w:eastAsiaTheme="minorHAnsi"/>
          <w:lang w:val="en-US" w:eastAsia="en-US"/>
        </w:rPr>
        <w:t>an independent</w:t>
      </w:r>
      <w:r w:rsidR="00D56BEE" w:rsidRPr="00580401">
        <w:rPr>
          <w:rFonts w:eastAsiaTheme="minorHAnsi"/>
          <w:lang w:val="en-US" w:eastAsia="en-US"/>
        </w:rPr>
        <w:t xml:space="preserve"> </w:t>
      </w:r>
      <w:r w:rsidR="002D666B" w:rsidRPr="00580401">
        <w:rPr>
          <w:rFonts w:eastAsiaTheme="minorHAnsi"/>
          <w:lang w:val="en-US" w:eastAsia="en-US"/>
        </w:rPr>
        <w:t xml:space="preserve">French </w:t>
      </w:r>
      <w:r w:rsidR="00D56BEE" w:rsidRPr="00580401">
        <w:rPr>
          <w:rFonts w:eastAsiaTheme="minorHAnsi"/>
          <w:lang w:val="en-US" w:eastAsia="en-US"/>
        </w:rPr>
        <w:t>public</w:t>
      </w:r>
      <w:r w:rsidRPr="00580401">
        <w:rPr>
          <w:rFonts w:eastAsiaTheme="minorHAnsi"/>
          <w:lang w:val="en-US" w:eastAsia="en-US"/>
        </w:rPr>
        <w:t xml:space="preserve"> </w:t>
      </w:r>
      <w:r w:rsidR="002D666B" w:rsidRPr="00580401">
        <w:rPr>
          <w:rFonts w:eastAsiaTheme="minorHAnsi"/>
          <w:lang w:val="en-US" w:eastAsia="en-US"/>
        </w:rPr>
        <w:t>RTO</w:t>
      </w:r>
      <w:r w:rsidRPr="00580401">
        <w:rPr>
          <w:rFonts w:eastAsiaTheme="minorHAnsi"/>
          <w:lang w:val="en-US" w:eastAsia="en-US"/>
        </w:rPr>
        <w:t xml:space="preserve">, CEA </w:t>
      </w:r>
      <w:proofErr w:type="spellStart"/>
      <w:r w:rsidRPr="00580401">
        <w:rPr>
          <w:rFonts w:eastAsiaTheme="minorHAnsi"/>
          <w:lang w:val="en-US" w:eastAsia="en-US"/>
        </w:rPr>
        <w:t>Liten</w:t>
      </w:r>
      <w:proofErr w:type="spellEnd"/>
      <w:r w:rsidRPr="00580401">
        <w:rPr>
          <w:rFonts w:eastAsiaTheme="minorHAnsi"/>
          <w:lang w:val="en-US" w:eastAsia="en-US"/>
        </w:rPr>
        <w:t xml:space="preserve">, to evaluate </w:t>
      </w:r>
      <w:r w:rsidR="00A165A5" w:rsidRPr="00580401">
        <w:rPr>
          <w:rFonts w:eastAsiaTheme="minorHAnsi"/>
          <w:lang w:val="en-US" w:eastAsia="en-US"/>
        </w:rPr>
        <w:t>their</w:t>
      </w:r>
      <w:r w:rsidRPr="00580401">
        <w:rPr>
          <w:rFonts w:eastAsiaTheme="minorHAnsi"/>
          <w:lang w:val="en-US" w:eastAsia="en-US"/>
        </w:rPr>
        <w:t xml:space="preserve"> performance </w:t>
      </w:r>
      <w:r w:rsidR="00A165A5" w:rsidRPr="00580401">
        <w:rPr>
          <w:rFonts w:eastAsiaTheme="minorHAnsi"/>
          <w:lang w:val="en-US" w:eastAsia="en-US"/>
        </w:rPr>
        <w:t xml:space="preserve">for battery application: </w:t>
      </w:r>
      <w:r w:rsidRPr="00580401">
        <w:rPr>
          <w:rFonts w:eastAsiaTheme="minorHAnsi"/>
          <w:lang w:val="en-US" w:eastAsia="en-US"/>
        </w:rPr>
        <w:t xml:space="preserve"> </w:t>
      </w:r>
    </w:p>
    <w:p w14:paraId="19256217" w14:textId="77777777" w:rsidR="00A165A5" w:rsidRPr="00580401" w:rsidRDefault="00A165A5" w:rsidP="0058647D">
      <w:pPr>
        <w:pStyle w:val="ITStandard"/>
        <w:numPr>
          <w:ilvl w:val="0"/>
          <w:numId w:val="15"/>
        </w:numPr>
        <w:rPr>
          <w:rFonts w:eastAsiaTheme="minorHAnsi"/>
          <w:lang w:val="en-US" w:eastAsia="en-US"/>
        </w:rPr>
      </w:pPr>
      <w:r w:rsidRPr="00580401">
        <w:rPr>
          <w:rFonts w:eastAsiaTheme="minorHAnsi"/>
          <w:lang w:val="en-US" w:eastAsia="en-US"/>
        </w:rPr>
        <w:t xml:space="preserve">External analysis to make an evaluation of the material itself: </w:t>
      </w:r>
      <w:proofErr w:type="spellStart"/>
      <w:r w:rsidRPr="00580401">
        <w:rPr>
          <w:rFonts w:eastAsiaTheme="minorHAnsi"/>
          <w:lang w:val="en-US" w:eastAsia="en-US"/>
        </w:rPr>
        <w:t>XRay</w:t>
      </w:r>
      <w:proofErr w:type="spellEnd"/>
      <w:r w:rsidRPr="00580401">
        <w:rPr>
          <w:rFonts w:eastAsiaTheme="minorHAnsi"/>
          <w:lang w:val="en-US" w:eastAsia="en-US"/>
        </w:rPr>
        <w:t xml:space="preserve"> diffraction, Purity, BET, granulometry…</w:t>
      </w:r>
    </w:p>
    <w:p w14:paraId="19256218" w14:textId="77777777" w:rsidR="00A165A5" w:rsidRPr="00580401" w:rsidRDefault="00A165A5" w:rsidP="0058647D">
      <w:pPr>
        <w:pStyle w:val="ITStandard"/>
        <w:numPr>
          <w:ilvl w:val="0"/>
          <w:numId w:val="15"/>
        </w:numPr>
        <w:rPr>
          <w:rFonts w:eastAsiaTheme="minorHAnsi"/>
          <w:lang w:val="en-US" w:eastAsia="en-US"/>
        </w:rPr>
      </w:pPr>
      <w:r w:rsidRPr="00580401">
        <w:rPr>
          <w:rFonts w:eastAsiaTheme="minorHAnsi"/>
          <w:lang w:val="en-US" w:eastAsia="en-US"/>
        </w:rPr>
        <w:t>Test as a Li-ion anode to define whether or not there is a possibility to fit with the battery application</w:t>
      </w:r>
    </w:p>
    <w:p w14:paraId="19256219" w14:textId="77777777" w:rsidR="006010FB" w:rsidRPr="00580401" w:rsidRDefault="00A165A5" w:rsidP="00C0205D">
      <w:pPr>
        <w:pStyle w:val="ITStandard"/>
        <w:rPr>
          <w:rFonts w:eastAsiaTheme="minorHAnsi"/>
          <w:lang w:val="en-US" w:eastAsia="en-US"/>
        </w:rPr>
      </w:pPr>
      <w:r w:rsidRPr="00580401">
        <w:rPr>
          <w:rFonts w:eastAsiaTheme="minorHAnsi"/>
          <w:lang w:val="en-US" w:eastAsia="en-US"/>
        </w:rPr>
        <w:t xml:space="preserve">Results were received in October 2018 and have shown that </w:t>
      </w:r>
      <w:r w:rsidR="00A04B9B" w:rsidRPr="00580401">
        <w:rPr>
          <w:rFonts w:eastAsiaTheme="minorHAnsi"/>
          <w:lang w:val="en-US" w:eastAsia="en-US"/>
        </w:rPr>
        <w:t xml:space="preserve">even though </w:t>
      </w:r>
      <w:r w:rsidRPr="00580401">
        <w:rPr>
          <w:rFonts w:eastAsiaTheme="minorHAnsi"/>
          <w:lang w:val="en-US" w:eastAsia="en-US"/>
        </w:rPr>
        <w:t xml:space="preserve">the main 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w:t>
      </w:r>
      <w:r w:rsidR="00AD1990" w:rsidRPr="00580401">
        <w:rPr>
          <w:rFonts w:eastAsiaTheme="minorHAnsi"/>
          <w:lang w:val="en-US" w:eastAsia="en-US"/>
        </w:rPr>
        <w:t>synthetic</w:t>
      </w:r>
      <w:r w:rsidRPr="00580401">
        <w:rPr>
          <w:rFonts w:eastAsiaTheme="minorHAnsi"/>
          <w:lang w:val="en-US" w:eastAsia="en-US"/>
        </w:rPr>
        <w:t xml:space="preserve"> graphite industrial grade was relatively far from customer expect</w:t>
      </w:r>
      <w:r w:rsidR="00EA5851" w:rsidRPr="00580401">
        <w:rPr>
          <w:rFonts w:eastAsiaTheme="minorHAnsi"/>
          <w:lang w:val="en-US" w:eastAsia="en-US"/>
        </w:rPr>
        <w:t>ation with a capacity of only 33</w:t>
      </w:r>
      <w:r w:rsidRPr="00580401">
        <w:rPr>
          <w:rFonts w:eastAsiaTheme="minorHAnsi"/>
          <w:lang w:val="en-US" w:eastAsia="en-US"/>
        </w:rPr>
        <w:t xml:space="preserve">0mAh/g (for customer expectation of min 353 </w:t>
      </w:r>
      <w:proofErr w:type="spellStart"/>
      <w:r w:rsidRPr="00580401">
        <w:rPr>
          <w:rFonts w:eastAsiaTheme="minorHAnsi"/>
          <w:lang w:val="en-US" w:eastAsia="en-US"/>
        </w:rPr>
        <w:t>mAh</w:t>
      </w:r>
      <w:proofErr w:type="spellEnd"/>
      <w:r w:rsidRPr="00580401">
        <w:rPr>
          <w:rFonts w:eastAsiaTheme="minorHAnsi"/>
          <w:lang w:val="en-US" w:eastAsia="en-US"/>
        </w:rPr>
        <w:t>/g)</w:t>
      </w:r>
      <w:r w:rsidR="00A04B9B" w:rsidRPr="00580401">
        <w:rPr>
          <w:rFonts w:eastAsiaTheme="minorHAnsi"/>
          <w:lang w:val="en-US" w:eastAsia="en-US"/>
        </w:rPr>
        <w:t xml:space="preserve">, this product </w:t>
      </w:r>
      <w:r w:rsidR="00EA5851" w:rsidRPr="00580401">
        <w:rPr>
          <w:rFonts w:eastAsiaTheme="minorHAnsi"/>
          <w:lang w:val="en-US" w:eastAsia="en-US"/>
        </w:rPr>
        <w:t>presented</w:t>
      </w:r>
      <w:r w:rsidRPr="00580401">
        <w:rPr>
          <w:rFonts w:eastAsiaTheme="minorHAnsi"/>
          <w:lang w:val="en-US" w:eastAsia="en-US"/>
        </w:rPr>
        <w:t xml:space="preserve"> </w:t>
      </w:r>
      <w:r w:rsidR="00EA5851" w:rsidRPr="00580401">
        <w:rPr>
          <w:rFonts w:eastAsiaTheme="minorHAnsi"/>
          <w:lang w:val="en-US" w:eastAsia="en-US"/>
        </w:rPr>
        <w:t>encouraging</w:t>
      </w:r>
      <w:r w:rsidRPr="00580401">
        <w:rPr>
          <w:rFonts w:eastAsiaTheme="minorHAnsi"/>
          <w:lang w:val="en-US" w:eastAsia="en-US"/>
        </w:rPr>
        <w:t xml:space="preserve"> </w:t>
      </w:r>
      <w:r w:rsidR="00EA5851" w:rsidRPr="00580401">
        <w:rPr>
          <w:rFonts w:eastAsiaTheme="minorHAnsi"/>
          <w:lang w:val="en-US" w:eastAsia="en-US"/>
        </w:rPr>
        <w:t xml:space="preserve">performance in terms of first time discharge, charge/discharge resistance and impurities. </w:t>
      </w:r>
      <w:r w:rsidR="00A87F61" w:rsidRPr="00580401">
        <w:rPr>
          <w:rFonts w:eastAsiaTheme="minorHAnsi"/>
          <w:lang w:val="en-US" w:eastAsia="en-US"/>
        </w:rPr>
        <w:t>Therefore</w:t>
      </w:r>
      <w:r w:rsidR="00EC14A0" w:rsidRPr="00580401">
        <w:rPr>
          <w:rFonts w:eastAsiaTheme="minorHAnsi"/>
          <w:lang w:val="en-US" w:eastAsia="en-US"/>
        </w:rPr>
        <w:t>,</w:t>
      </w:r>
      <w:r w:rsidR="00A87F61" w:rsidRPr="00580401">
        <w:rPr>
          <w:rFonts w:eastAsiaTheme="minorHAnsi"/>
          <w:lang w:val="en-US" w:eastAsia="en-US"/>
        </w:rPr>
        <w:t xml:space="preserve"> addressing the </w:t>
      </w:r>
      <w:proofErr w:type="spellStart"/>
      <w:r w:rsidR="00A87F61" w:rsidRPr="00580401">
        <w:rPr>
          <w:rFonts w:eastAsiaTheme="minorHAnsi"/>
          <w:lang w:val="en-US" w:eastAsia="en-US"/>
        </w:rPr>
        <w:t>LiB</w:t>
      </w:r>
      <w:proofErr w:type="spellEnd"/>
      <w:r w:rsidR="00A87F61" w:rsidRPr="00580401">
        <w:rPr>
          <w:rFonts w:eastAsiaTheme="minorHAnsi"/>
          <w:lang w:val="en-US" w:eastAsia="en-US"/>
        </w:rPr>
        <w:t xml:space="preserve"> market would require </w:t>
      </w:r>
      <w:r w:rsidR="008A5C49" w:rsidRPr="00580401">
        <w:rPr>
          <w:rFonts w:eastAsiaTheme="minorHAnsi"/>
          <w:lang w:val="en-US" w:eastAsia="en-US"/>
        </w:rPr>
        <w:t>an ambitious R&amp;D program in order to design and develop a highly innovative dedicated new graphite grade, the associated innovative production process and go through a rigorous qualification process.</w:t>
      </w:r>
    </w:p>
    <w:p w14:paraId="1925621A" w14:textId="77777777" w:rsidR="008A5C49" w:rsidRPr="00580401" w:rsidRDefault="008A5C49" w:rsidP="008A5C49">
      <w:pPr>
        <w:pStyle w:val="ITStandard"/>
        <w:rPr>
          <w:rFonts w:eastAsiaTheme="minorHAnsi"/>
          <w:lang w:val="en-US" w:eastAsia="en-US"/>
        </w:rPr>
      </w:pPr>
      <w:r w:rsidRPr="00580401">
        <w:rPr>
          <w:rFonts w:eastAsiaTheme="minorHAnsi"/>
          <w:lang w:val="en-US" w:eastAsia="en-US"/>
        </w:rPr>
        <w:t xml:space="preserve">In this respect, in January 2019, 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has applied to the IPCEI </w:t>
      </w:r>
      <w:r w:rsidR="00BA03A7" w:rsidRPr="00580401">
        <w:rPr>
          <w:rFonts w:eastAsiaTheme="minorHAnsi"/>
          <w:lang w:val="en-US" w:eastAsia="en-US"/>
        </w:rPr>
        <w:t xml:space="preserve">on Batteries </w:t>
      </w:r>
      <w:r w:rsidRPr="00580401">
        <w:rPr>
          <w:rFonts w:eastAsiaTheme="minorHAnsi"/>
          <w:lang w:val="en-US" w:eastAsia="en-US"/>
        </w:rPr>
        <w:t>call for manifestation of interest organized by the French government.</w:t>
      </w:r>
    </w:p>
    <w:p w14:paraId="1925621B" w14:textId="77777777" w:rsidR="0047601E" w:rsidRPr="00580401" w:rsidRDefault="008A5C49" w:rsidP="001133F2">
      <w:pPr>
        <w:pStyle w:val="ITStandard"/>
        <w:rPr>
          <w:lang w:val="en-US"/>
        </w:rPr>
      </w:pPr>
      <w:r w:rsidRPr="00580401">
        <w:rPr>
          <w:rFonts w:eastAsiaTheme="minorHAnsi"/>
          <w:lang w:val="en-US" w:eastAsia="en-US"/>
        </w:rPr>
        <w:t xml:space="preserve">Since February 2019, Carbone </w:t>
      </w:r>
      <w:proofErr w:type="spellStart"/>
      <w:r w:rsidRPr="00580401">
        <w:rPr>
          <w:rFonts w:eastAsiaTheme="minorHAnsi"/>
          <w:lang w:val="en-US" w:eastAsia="en-US"/>
        </w:rPr>
        <w:t>Savoie</w:t>
      </w:r>
      <w:proofErr w:type="spellEnd"/>
      <w:r w:rsidRPr="00580401">
        <w:rPr>
          <w:rFonts w:eastAsiaTheme="minorHAnsi"/>
          <w:lang w:val="en-US" w:eastAsia="en-US"/>
        </w:rPr>
        <w:t xml:space="preserve"> has started committing </w:t>
      </w:r>
      <w:r w:rsidR="0076612B" w:rsidRPr="00580401">
        <w:rPr>
          <w:rFonts w:eastAsiaTheme="minorHAnsi"/>
          <w:lang w:val="en-US" w:eastAsia="en-US"/>
        </w:rPr>
        <w:t xml:space="preserve">limited internal </w:t>
      </w:r>
      <w:r w:rsidRPr="00580401">
        <w:rPr>
          <w:rFonts w:eastAsiaTheme="minorHAnsi"/>
          <w:lang w:val="en-US" w:eastAsia="en-US"/>
        </w:rPr>
        <w:t xml:space="preserve">R&amp;D resources to develop a more highly innovative and more sustainable production process, to design a dedicated synthetic graphite formulation to anode materials for </w:t>
      </w:r>
      <w:proofErr w:type="spellStart"/>
      <w:r w:rsidRPr="00580401">
        <w:rPr>
          <w:rFonts w:eastAsiaTheme="minorHAnsi"/>
          <w:lang w:val="en-US" w:eastAsia="en-US"/>
        </w:rPr>
        <w:t>LiB</w:t>
      </w:r>
      <w:proofErr w:type="spellEnd"/>
      <w:r w:rsidRPr="00580401">
        <w:rPr>
          <w:rFonts w:eastAsiaTheme="minorHAnsi"/>
          <w:lang w:val="en-US" w:eastAsia="en-US"/>
        </w:rPr>
        <w:t xml:space="preserve"> and to test different semi-industrial milling equipment in order to </w:t>
      </w:r>
      <w:r w:rsidR="00213290" w:rsidRPr="00580401">
        <w:rPr>
          <w:rFonts w:eastAsiaTheme="minorHAnsi"/>
          <w:lang w:val="en-US" w:eastAsia="en-US"/>
        </w:rPr>
        <w:t xml:space="preserve">get the right </w:t>
      </w:r>
      <w:r w:rsidR="00A25DB2" w:rsidRPr="00580401">
        <w:rPr>
          <w:rFonts w:eastAsiaTheme="minorHAnsi"/>
          <w:lang w:val="en-US" w:eastAsia="en-US"/>
        </w:rPr>
        <w:t xml:space="preserve">shape and </w:t>
      </w:r>
      <w:r w:rsidR="00A04B9B" w:rsidRPr="00580401">
        <w:rPr>
          <w:rFonts w:eastAsiaTheme="minorHAnsi"/>
          <w:lang w:val="en-US" w:eastAsia="en-US"/>
        </w:rPr>
        <w:t xml:space="preserve">particle </w:t>
      </w:r>
      <w:r w:rsidR="002B3D9B" w:rsidRPr="00580401">
        <w:rPr>
          <w:rFonts w:eastAsiaTheme="minorHAnsi"/>
          <w:lang w:val="en-US" w:eastAsia="en-US"/>
        </w:rPr>
        <w:t>distribution</w:t>
      </w:r>
      <w:r w:rsidR="00213290" w:rsidRPr="00580401">
        <w:rPr>
          <w:rFonts w:eastAsiaTheme="minorHAnsi"/>
          <w:lang w:val="en-US" w:eastAsia="en-US"/>
        </w:rPr>
        <w:t xml:space="preserve"> for </w:t>
      </w:r>
      <w:r w:rsidR="00D56BEE" w:rsidRPr="00580401">
        <w:rPr>
          <w:rFonts w:eastAsiaTheme="minorHAnsi"/>
          <w:lang w:val="en-US" w:eastAsia="en-US"/>
        </w:rPr>
        <w:t>its</w:t>
      </w:r>
      <w:r w:rsidR="00213290" w:rsidRPr="00580401">
        <w:rPr>
          <w:rFonts w:eastAsiaTheme="minorHAnsi"/>
          <w:lang w:val="en-US" w:eastAsia="en-US"/>
        </w:rPr>
        <w:t xml:space="preserve"> graphite</w:t>
      </w:r>
      <w:r w:rsidR="00A04B9B" w:rsidRPr="00580401">
        <w:rPr>
          <w:rFonts w:eastAsiaTheme="minorHAnsi"/>
          <w:lang w:val="en-US" w:eastAsia="en-US"/>
        </w:rPr>
        <w:t>.</w:t>
      </w:r>
      <w:r w:rsidR="00213290" w:rsidRPr="00580401">
        <w:rPr>
          <w:rFonts w:eastAsiaTheme="minorHAnsi"/>
          <w:lang w:val="en-US" w:eastAsia="en-US"/>
        </w:rPr>
        <w:t xml:space="preserve"> </w:t>
      </w:r>
      <w:r w:rsidR="0076612B" w:rsidRPr="00580401">
        <w:rPr>
          <w:rFonts w:eastAsiaTheme="minorHAnsi"/>
          <w:lang w:val="en-US" w:eastAsia="en-US"/>
        </w:rPr>
        <w:t xml:space="preserve">Carbone </w:t>
      </w:r>
      <w:proofErr w:type="spellStart"/>
      <w:r w:rsidR="0076612B" w:rsidRPr="00580401">
        <w:rPr>
          <w:rFonts w:eastAsiaTheme="minorHAnsi"/>
          <w:lang w:val="en-US" w:eastAsia="en-US"/>
        </w:rPr>
        <w:t>Savoie</w:t>
      </w:r>
      <w:proofErr w:type="spellEnd"/>
      <w:r w:rsidR="0076612B" w:rsidRPr="00580401">
        <w:rPr>
          <w:rFonts w:eastAsiaTheme="minorHAnsi"/>
          <w:lang w:val="en-US" w:eastAsia="en-US"/>
        </w:rPr>
        <w:t xml:space="preserve"> has also outsourced some preliminary coin cell tests to the CEA </w:t>
      </w:r>
      <w:proofErr w:type="spellStart"/>
      <w:r w:rsidR="0076612B" w:rsidRPr="00580401">
        <w:rPr>
          <w:rFonts w:eastAsiaTheme="minorHAnsi"/>
          <w:lang w:val="en-US" w:eastAsia="en-US"/>
        </w:rPr>
        <w:t>Liten</w:t>
      </w:r>
      <w:proofErr w:type="spellEnd"/>
      <w:r w:rsidR="0076612B" w:rsidRPr="00580401">
        <w:rPr>
          <w:rFonts w:eastAsiaTheme="minorHAnsi"/>
          <w:lang w:val="en-US" w:eastAsia="en-US"/>
        </w:rPr>
        <w:t xml:space="preserve"> (a public RTO) at market prices. All costs associated to these early R&amp;D efforts have been financially supported by Carbone </w:t>
      </w:r>
      <w:proofErr w:type="spellStart"/>
      <w:r w:rsidR="0076612B" w:rsidRPr="00580401">
        <w:rPr>
          <w:rFonts w:eastAsiaTheme="minorHAnsi"/>
          <w:lang w:val="en-US" w:eastAsia="en-US"/>
        </w:rPr>
        <w:t>Savoie</w:t>
      </w:r>
      <w:proofErr w:type="spellEnd"/>
      <w:r w:rsidR="00EF0666" w:rsidRPr="00580401">
        <w:rPr>
          <w:rFonts w:eastAsiaTheme="minorHAnsi"/>
          <w:lang w:val="en-US" w:eastAsia="en-US"/>
        </w:rPr>
        <w:t xml:space="preserve"> on its cash reserve</w:t>
      </w:r>
      <w:r w:rsidR="00882695" w:rsidRPr="00580401">
        <w:rPr>
          <w:rFonts w:eastAsiaTheme="minorHAnsi"/>
          <w:lang w:val="en-US" w:eastAsia="en-US"/>
        </w:rPr>
        <w:t>.</w:t>
      </w:r>
    </w:p>
    <w:p w14:paraId="1925621C" w14:textId="77777777" w:rsidR="00F96B3D" w:rsidRPr="00580401" w:rsidRDefault="00763556" w:rsidP="009944BE">
      <w:pPr>
        <w:pStyle w:val="N2"/>
        <w:rPr>
          <w:lang w:val="en-US"/>
        </w:rPr>
      </w:pPr>
      <w:bookmarkStart w:id="5" w:name="_Toc24645976"/>
      <w:r w:rsidRPr="00580401">
        <w:rPr>
          <w:lang w:val="en-US"/>
        </w:rPr>
        <w:t>Technology and Challenges of</w:t>
      </w:r>
      <w:r w:rsidR="00F96B3D" w:rsidRPr="00580401">
        <w:rPr>
          <w:lang w:val="en-US"/>
        </w:rPr>
        <w:t xml:space="preserve"> R&amp;D</w:t>
      </w:r>
      <w:r w:rsidRPr="00580401">
        <w:rPr>
          <w:lang w:val="en-US"/>
        </w:rPr>
        <w:t xml:space="preserve"> phase</w:t>
      </w:r>
      <w:bookmarkEnd w:id="5"/>
    </w:p>
    <w:p w14:paraId="1925621D" w14:textId="77777777" w:rsidR="00CE6E69" w:rsidRPr="00580401" w:rsidRDefault="00CE6E69" w:rsidP="00A65768">
      <w:pPr>
        <w:pStyle w:val="N3"/>
        <w:rPr>
          <w:lang w:val="en-US"/>
        </w:rPr>
      </w:pPr>
      <w:r w:rsidRPr="00580401">
        <w:rPr>
          <w:lang w:val="en-US"/>
        </w:rPr>
        <w:t>State of Art</w:t>
      </w:r>
    </w:p>
    <w:p w14:paraId="1925621E" w14:textId="77777777" w:rsidR="007827BD" w:rsidRPr="00580401" w:rsidRDefault="007827BD" w:rsidP="00D56BEE">
      <w:pPr>
        <w:pStyle w:val="ITStandard"/>
        <w:rPr>
          <w:rFonts w:eastAsiaTheme="minorHAnsi"/>
          <w:lang w:val="en-US" w:eastAsia="en-US"/>
        </w:rPr>
      </w:pPr>
      <w:r w:rsidRPr="00580401">
        <w:rPr>
          <w:rFonts w:eastAsiaTheme="minorHAnsi"/>
          <w:lang w:val="en-US" w:eastAsia="en-US"/>
        </w:rPr>
        <w:t xml:space="preserve">As of today, there are several </w:t>
      </w:r>
      <w:r w:rsidR="00D56BEE" w:rsidRPr="00580401">
        <w:rPr>
          <w:rFonts w:eastAsiaTheme="minorHAnsi"/>
          <w:lang w:val="en-US" w:eastAsia="en-US"/>
        </w:rPr>
        <w:t xml:space="preserve">technical </w:t>
      </w:r>
      <w:r w:rsidRPr="00580401">
        <w:rPr>
          <w:rFonts w:eastAsiaTheme="minorHAnsi"/>
          <w:lang w:val="en-US" w:eastAsia="en-US"/>
        </w:rPr>
        <w:t>route</w:t>
      </w:r>
      <w:r w:rsidR="00D56BEE" w:rsidRPr="00580401">
        <w:rPr>
          <w:rFonts w:eastAsiaTheme="minorHAnsi"/>
          <w:lang w:val="en-US" w:eastAsia="en-US"/>
        </w:rPr>
        <w:t>s</w:t>
      </w:r>
      <w:r w:rsidRPr="00580401">
        <w:rPr>
          <w:rFonts w:eastAsiaTheme="minorHAnsi"/>
          <w:lang w:val="en-US" w:eastAsia="en-US"/>
        </w:rPr>
        <w:t xml:space="preserve"> regarding the production of </w:t>
      </w:r>
      <w:r w:rsidR="00AD1990" w:rsidRPr="00580401">
        <w:rPr>
          <w:rFonts w:eastAsiaTheme="minorHAnsi"/>
          <w:lang w:val="en-US" w:eastAsia="en-US"/>
        </w:rPr>
        <w:t>synthetic</w:t>
      </w:r>
      <w:r w:rsidR="00080960" w:rsidRPr="00580401">
        <w:rPr>
          <w:rFonts w:eastAsiaTheme="minorHAnsi"/>
          <w:lang w:val="en-US" w:eastAsia="en-US"/>
        </w:rPr>
        <w:t xml:space="preserve"> graphite </w:t>
      </w:r>
      <w:r w:rsidRPr="00580401">
        <w:rPr>
          <w:rFonts w:eastAsiaTheme="minorHAnsi"/>
          <w:lang w:val="en-US" w:eastAsia="en-US"/>
        </w:rPr>
        <w:t>Anode materials for batteries</w:t>
      </w:r>
      <w:r w:rsidR="00080960" w:rsidRPr="00580401">
        <w:rPr>
          <w:rFonts w:eastAsiaTheme="minorHAnsi"/>
          <w:lang w:val="en-US" w:eastAsia="en-US"/>
        </w:rPr>
        <w:t xml:space="preserve"> (120 000 tons in 2018)</w:t>
      </w:r>
      <w:r w:rsidRPr="00580401">
        <w:rPr>
          <w:rFonts w:eastAsiaTheme="minorHAnsi"/>
          <w:lang w:val="en-US" w:eastAsia="en-US"/>
        </w:rPr>
        <w:t>. These different route</w:t>
      </w:r>
      <w:r w:rsidR="00D56BEE" w:rsidRPr="00580401">
        <w:rPr>
          <w:rFonts w:eastAsiaTheme="minorHAnsi"/>
          <w:lang w:val="en-US" w:eastAsia="en-US"/>
        </w:rPr>
        <w:t>s</w:t>
      </w:r>
      <w:r w:rsidRPr="00580401">
        <w:rPr>
          <w:rFonts w:eastAsiaTheme="minorHAnsi"/>
          <w:lang w:val="en-US" w:eastAsia="en-US"/>
        </w:rPr>
        <w:t xml:space="preserve"> are summarized in the table below</w:t>
      </w:r>
      <w:r w:rsidR="00EA7A6F" w:rsidRPr="00580401">
        <w:rPr>
          <w:rFonts w:eastAsiaTheme="minorHAnsi"/>
          <w:lang w:val="en-US" w:eastAsia="en-US"/>
        </w:rPr>
        <w:t>:</w:t>
      </w:r>
    </w:p>
    <w:p w14:paraId="1925621F" w14:textId="77777777" w:rsidR="007827BD" w:rsidRPr="00580401" w:rsidRDefault="007827BD" w:rsidP="00A87F61">
      <w:pPr>
        <w:pStyle w:val="ITAbsatzohneNr"/>
        <w:rPr>
          <w:lang w:val="en-US"/>
        </w:rPr>
      </w:pPr>
    </w:p>
    <w:p w14:paraId="19256220" w14:textId="77777777" w:rsidR="00EA5851" w:rsidRPr="00580401" w:rsidRDefault="00EA5851">
      <w:pPr>
        <w:spacing w:after="200"/>
        <w:rPr>
          <w:lang w:val="en-US"/>
        </w:rPr>
      </w:pPr>
      <w:r w:rsidRPr="00580401">
        <w:rPr>
          <w:lang w:val="en-US"/>
        </w:rPr>
        <w:br w:type="page"/>
      </w:r>
    </w:p>
    <w:p w14:paraId="19256221" w14:textId="77777777" w:rsidR="007827BD" w:rsidRPr="00580401" w:rsidRDefault="007827BD" w:rsidP="00A87F61">
      <w:pPr>
        <w:pStyle w:val="ITAbsatzohneNr"/>
        <w:rPr>
          <w:lang w:val="en-US"/>
        </w:rPr>
      </w:pPr>
    </w:p>
    <w:tbl>
      <w:tblPr>
        <w:tblStyle w:val="TableGrid"/>
        <w:tblW w:w="0" w:type="auto"/>
        <w:tblLook w:val="04A0" w:firstRow="1" w:lastRow="0" w:firstColumn="1" w:lastColumn="0" w:noHBand="0" w:noVBand="1"/>
      </w:tblPr>
      <w:tblGrid>
        <w:gridCol w:w="2263"/>
        <w:gridCol w:w="3473"/>
        <w:gridCol w:w="3326"/>
      </w:tblGrid>
      <w:tr w:rsidR="007827BD" w:rsidRPr="00580401" w14:paraId="19256225" w14:textId="77777777" w:rsidTr="00237E4B">
        <w:tc>
          <w:tcPr>
            <w:tcW w:w="2263" w:type="dxa"/>
            <w:shd w:val="clear" w:color="auto" w:fill="000000" w:themeFill="text1"/>
          </w:tcPr>
          <w:p w14:paraId="19256222" w14:textId="77777777" w:rsidR="007827BD" w:rsidRPr="00580401" w:rsidRDefault="007827BD" w:rsidP="00A87F61">
            <w:pPr>
              <w:pStyle w:val="ITAbsatzohneNr"/>
              <w:rPr>
                <w:lang w:val="en-US"/>
              </w:rPr>
            </w:pPr>
          </w:p>
        </w:tc>
        <w:tc>
          <w:tcPr>
            <w:tcW w:w="3473" w:type="dxa"/>
            <w:shd w:val="clear" w:color="auto" w:fill="000000" w:themeFill="text1"/>
          </w:tcPr>
          <w:p w14:paraId="19256223" w14:textId="77777777" w:rsidR="007827BD" w:rsidRPr="00580401" w:rsidRDefault="0037191D" w:rsidP="00A87F61">
            <w:pPr>
              <w:pStyle w:val="ITAbsatzohneNr"/>
              <w:rPr>
                <w:b/>
                <w:lang w:val="en-US"/>
              </w:rPr>
            </w:pPr>
            <w:r w:rsidRPr="00580401">
              <w:rPr>
                <w:b/>
                <w:lang w:val="en-US"/>
              </w:rPr>
              <w:t>Coke p</w:t>
            </w:r>
            <w:r w:rsidR="00522C71" w:rsidRPr="00580401">
              <w:rPr>
                <w:b/>
                <w:lang w:val="en-US"/>
              </w:rPr>
              <w:t xml:space="preserve">owders -&gt; </w:t>
            </w:r>
            <w:r w:rsidRPr="00580401">
              <w:rPr>
                <w:b/>
                <w:lang w:val="en-US"/>
              </w:rPr>
              <w:t xml:space="preserve">graphite </w:t>
            </w:r>
            <w:r w:rsidR="00522C71" w:rsidRPr="00580401">
              <w:rPr>
                <w:b/>
                <w:lang w:val="en-US"/>
              </w:rPr>
              <w:t>powders</w:t>
            </w:r>
          </w:p>
        </w:tc>
        <w:tc>
          <w:tcPr>
            <w:tcW w:w="3326" w:type="dxa"/>
            <w:shd w:val="clear" w:color="auto" w:fill="000000" w:themeFill="text1"/>
          </w:tcPr>
          <w:p w14:paraId="19256224" w14:textId="77777777" w:rsidR="007827BD" w:rsidRPr="00580401" w:rsidRDefault="0037191D" w:rsidP="00A87F61">
            <w:pPr>
              <w:pStyle w:val="ITAbsatzohneNr"/>
              <w:rPr>
                <w:b/>
                <w:lang w:val="en-US"/>
              </w:rPr>
            </w:pPr>
            <w:r w:rsidRPr="00580401">
              <w:rPr>
                <w:b/>
                <w:lang w:val="en-US"/>
              </w:rPr>
              <w:t xml:space="preserve">Coke powder -&gt; graphite </w:t>
            </w:r>
            <w:r w:rsidR="00522C71" w:rsidRPr="00580401">
              <w:rPr>
                <w:b/>
                <w:lang w:val="en-US"/>
              </w:rPr>
              <w:t xml:space="preserve">Blocks -&gt; </w:t>
            </w:r>
            <w:r w:rsidRPr="00580401">
              <w:rPr>
                <w:b/>
                <w:lang w:val="en-US"/>
              </w:rPr>
              <w:t xml:space="preserve">graphite </w:t>
            </w:r>
            <w:r w:rsidR="00522C71" w:rsidRPr="00580401">
              <w:rPr>
                <w:b/>
                <w:lang w:val="en-US"/>
              </w:rPr>
              <w:t>powders</w:t>
            </w:r>
          </w:p>
        </w:tc>
      </w:tr>
      <w:tr w:rsidR="007827BD" w:rsidRPr="00580401" w14:paraId="19256233" w14:textId="77777777" w:rsidTr="001133F2">
        <w:tc>
          <w:tcPr>
            <w:tcW w:w="2263" w:type="dxa"/>
          </w:tcPr>
          <w:p w14:paraId="19256226" w14:textId="77777777" w:rsidR="00774884" w:rsidRPr="00580401" w:rsidRDefault="00774884" w:rsidP="00A87F61">
            <w:pPr>
              <w:pStyle w:val="ITAbsatzohneNr"/>
              <w:rPr>
                <w:lang w:val="en-US"/>
              </w:rPr>
            </w:pPr>
          </w:p>
          <w:p w14:paraId="19256227" w14:textId="77777777" w:rsidR="00774884" w:rsidRPr="00580401" w:rsidRDefault="00522C71" w:rsidP="00A87F61">
            <w:pPr>
              <w:pStyle w:val="ITAbsatzohneNr"/>
              <w:rPr>
                <w:b/>
                <w:lang w:val="en-US"/>
              </w:rPr>
            </w:pPr>
            <w:r w:rsidRPr="00580401">
              <w:rPr>
                <w:b/>
                <w:lang w:val="en-US"/>
              </w:rPr>
              <w:t>Acheson graphitization furnaces</w:t>
            </w:r>
            <w:r w:rsidR="00774884" w:rsidRPr="00580401">
              <w:rPr>
                <w:b/>
                <w:lang w:val="en-US"/>
              </w:rPr>
              <w:t xml:space="preserve"> making “soft graphite”</w:t>
            </w:r>
          </w:p>
          <w:p w14:paraId="19256228" w14:textId="77777777" w:rsidR="007827BD" w:rsidRPr="00580401" w:rsidRDefault="007827BD" w:rsidP="00A87F61">
            <w:pPr>
              <w:pStyle w:val="ITAbsatzohneNr"/>
              <w:rPr>
                <w:b/>
                <w:lang w:val="en-US"/>
              </w:rPr>
            </w:pPr>
          </w:p>
        </w:tc>
        <w:tc>
          <w:tcPr>
            <w:tcW w:w="3473" w:type="dxa"/>
          </w:tcPr>
          <w:p w14:paraId="19256229" w14:textId="77777777" w:rsidR="00522C71" w:rsidRPr="00580401" w:rsidRDefault="00882695" w:rsidP="00A87F61">
            <w:pPr>
              <w:pStyle w:val="ITAbsatzohneNr"/>
              <w:rPr>
                <w:lang w:val="en-US"/>
              </w:rPr>
            </w:pPr>
            <w:r w:rsidRPr="00580401">
              <w:rPr>
                <w:noProof/>
                <w:lang w:val="fr-FR" w:eastAsia="fr-FR"/>
              </w:rPr>
              <mc:AlternateContent>
                <mc:Choice Requires="wps">
                  <w:drawing>
                    <wp:anchor distT="0" distB="0" distL="114300" distR="114300" simplePos="0" relativeHeight="251649024" behindDoc="0" locked="0" layoutInCell="1" allowOverlap="1" wp14:anchorId="19256750" wp14:editId="19256751">
                      <wp:simplePos x="0" y="0"/>
                      <wp:positionH relativeFrom="column">
                        <wp:posOffset>1686920</wp:posOffset>
                      </wp:positionH>
                      <wp:positionV relativeFrom="paragraph">
                        <wp:posOffset>9633</wp:posOffset>
                      </wp:positionV>
                      <wp:extent cx="409575" cy="401955"/>
                      <wp:effectExtent l="0" t="0" r="28575" b="17145"/>
                      <wp:wrapNone/>
                      <wp:docPr id="51" name="Ellipse 51"/>
                      <wp:cNvGraphicFramePr/>
                      <a:graphic xmlns:a="http://schemas.openxmlformats.org/drawingml/2006/main">
                        <a:graphicData uri="http://schemas.microsoft.com/office/word/2010/wordprocessingShape">
                          <wps:wsp>
                            <wps:cNvSpPr/>
                            <wps:spPr>
                              <a:xfrm>
                                <a:off x="0" y="0"/>
                                <a:ext cx="409575" cy="40195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7E8" w14:textId="77777777" w:rsidR="000B0ECE" w:rsidRPr="00522C71" w:rsidRDefault="000B0ECE" w:rsidP="00522C71">
                                  <w:pPr>
                                    <w:jc w:val="both"/>
                                    <w:rPr>
                                      <w:sz w:val="24"/>
                                      <w:lang w:val="fr-FR"/>
                                    </w:rPr>
                                  </w:pPr>
                                  <w:r w:rsidRPr="00522C71">
                                    <w:rPr>
                                      <w:sz w:val="24"/>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50" id="Ellipse 51" o:spid="_x0000_s1026" style="position:absolute;margin-left:132.85pt;margin-top:.75pt;width:32.25pt;height:31.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" fillcolor="black [3200]" strokecolor="black [1600]" strokeweight="2pt">
                      <v:textbox>
                        <w:txbxContent>
                          <w:p w14:paraId="192567E8" w14:textId="77777777" w:rsidR="000B0ECE" w:rsidRPr="00522C71" w:rsidRDefault="000B0ECE" w:rsidP="00522C71">
                            <w:pPr>
                              <w:jc w:val="both"/>
                              <w:rPr>
                                <w:sz w:val="24"/>
                                <w:lang w:val="fr-FR"/>
                              </w:rPr>
                            </w:pPr>
                            <w:r w:rsidRPr="00522C71">
                              <w:rPr>
                                <w:sz w:val="24"/>
                                <w:lang w:val="fr-FR"/>
                              </w:rPr>
                              <w:t>1</w:t>
                            </w:r>
                          </w:p>
                        </w:txbxContent>
                      </v:textbox>
                    </v:oval>
                  </w:pict>
                </mc:Fallback>
              </mc:AlternateContent>
            </w:r>
          </w:p>
          <w:p w14:paraId="1925622A" w14:textId="77777777" w:rsidR="00522C71" w:rsidRPr="00580401" w:rsidRDefault="00522C71" w:rsidP="00A87F61">
            <w:pPr>
              <w:pStyle w:val="ITAbsatzohneNr"/>
              <w:rPr>
                <w:lang w:val="en-US"/>
              </w:rPr>
            </w:pPr>
            <w:r w:rsidRPr="00580401">
              <w:rPr>
                <w:lang w:val="en-US"/>
              </w:rPr>
              <w:t>Mainstream concept</w:t>
            </w:r>
          </w:p>
          <w:p w14:paraId="1925622B" w14:textId="77777777" w:rsidR="00292098" w:rsidRPr="00580401" w:rsidRDefault="00292098" w:rsidP="0058647D">
            <w:pPr>
              <w:pStyle w:val="ITAbsatzohneNr"/>
              <w:numPr>
                <w:ilvl w:val="0"/>
                <w:numId w:val="17"/>
              </w:numPr>
              <w:rPr>
                <w:lang w:val="en-US"/>
              </w:rPr>
            </w:pPr>
            <w:r w:rsidRPr="00580401">
              <w:rPr>
                <w:lang w:val="en-US"/>
              </w:rPr>
              <w:t xml:space="preserve">Process mainly driven by Chinese players (Shanshan, </w:t>
            </w:r>
            <w:proofErr w:type="spellStart"/>
            <w:r w:rsidRPr="00580401">
              <w:rPr>
                <w:lang w:val="en-US"/>
              </w:rPr>
              <w:t>Zichen</w:t>
            </w:r>
            <w:proofErr w:type="spellEnd"/>
            <w:r w:rsidRPr="00580401">
              <w:rPr>
                <w:lang w:val="en-US"/>
              </w:rPr>
              <w:t>, BTR</w:t>
            </w:r>
            <w:r w:rsidR="00C21BF0" w:rsidRPr="00580401">
              <w:rPr>
                <w:lang w:val="en-US"/>
              </w:rPr>
              <w:t>, …</w:t>
            </w:r>
            <w:r w:rsidRPr="00580401">
              <w:rPr>
                <w:lang w:val="en-US"/>
              </w:rPr>
              <w:t>)</w:t>
            </w:r>
          </w:p>
          <w:p w14:paraId="1925622C" w14:textId="77777777" w:rsidR="00522C71" w:rsidRPr="00580401" w:rsidRDefault="00522C71" w:rsidP="0058647D">
            <w:pPr>
              <w:pStyle w:val="ITAbsatzohneNr"/>
              <w:numPr>
                <w:ilvl w:val="0"/>
                <w:numId w:val="17"/>
              </w:numPr>
              <w:rPr>
                <w:lang w:val="en-US"/>
              </w:rPr>
            </w:pPr>
            <w:r w:rsidRPr="00580401">
              <w:rPr>
                <w:lang w:val="en-US"/>
              </w:rPr>
              <w:t>87% of the 2018 production (~</w:t>
            </w:r>
            <w:r w:rsidR="00080960" w:rsidRPr="00580401">
              <w:rPr>
                <w:lang w:val="en-US"/>
              </w:rPr>
              <w:t>104 000 tons</w:t>
            </w:r>
            <w:r w:rsidR="00CF0708" w:rsidRPr="00580401">
              <w:rPr>
                <w:lang w:val="en-US"/>
              </w:rPr>
              <w:t xml:space="preserve"> in 2018</w:t>
            </w:r>
            <w:r w:rsidR="00CF0708" w:rsidRPr="00580401">
              <w:rPr>
                <w:rStyle w:val="FootnoteReference"/>
                <w:lang w:val="en-US"/>
              </w:rPr>
              <w:footnoteReference w:id="6"/>
            </w:r>
            <w:r w:rsidR="00080960" w:rsidRPr="00580401">
              <w:rPr>
                <w:lang w:val="en-US"/>
              </w:rPr>
              <w:t>)</w:t>
            </w:r>
          </w:p>
          <w:p w14:paraId="1925622D" w14:textId="77777777" w:rsidR="00522C71" w:rsidRPr="00580401" w:rsidRDefault="00522C71" w:rsidP="00292098">
            <w:pPr>
              <w:pStyle w:val="ITAbsatzohneNr"/>
              <w:ind w:left="720"/>
              <w:rPr>
                <w:lang w:val="en-US"/>
              </w:rPr>
            </w:pPr>
          </w:p>
        </w:tc>
        <w:tc>
          <w:tcPr>
            <w:tcW w:w="3326" w:type="dxa"/>
          </w:tcPr>
          <w:p w14:paraId="1925622E" w14:textId="77777777" w:rsidR="007827BD" w:rsidRPr="00580401" w:rsidRDefault="00D13521" w:rsidP="00A87F61">
            <w:pPr>
              <w:pStyle w:val="ITAbsatzohneNr"/>
              <w:rPr>
                <w:lang w:val="en-US"/>
              </w:rPr>
            </w:pPr>
            <w:r w:rsidRPr="00580401">
              <w:rPr>
                <w:noProof/>
                <w:lang w:val="fr-FR" w:eastAsia="fr-FR"/>
              </w:rPr>
              <mc:AlternateContent>
                <mc:Choice Requires="wps">
                  <w:drawing>
                    <wp:anchor distT="0" distB="0" distL="114300" distR="114300" simplePos="0" relativeHeight="251651072" behindDoc="0" locked="0" layoutInCell="1" allowOverlap="1" wp14:anchorId="19256752" wp14:editId="19256753">
                      <wp:simplePos x="0" y="0"/>
                      <wp:positionH relativeFrom="column">
                        <wp:posOffset>1601326</wp:posOffset>
                      </wp:positionH>
                      <wp:positionV relativeFrom="paragraph">
                        <wp:posOffset>11430</wp:posOffset>
                      </wp:positionV>
                      <wp:extent cx="409651" cy="402336"/>
                      <wp:effectExtent l="0" t="0" r="28575" b="17145"/>
                      <wp:wrapNone/>
                      <wp:docPr id="52" name="Ellipse 52"/>
                      <wp:cNvGraphicFramePr/>
                      <a:graphic xmlns:a="http://schemas.openxmlformats.org/drawingml/2006/main">
                        <a:graphicData uri="http://schemas.microsoft.com/office/word/2010/wordprocessingShape">
                          <wps:wsp>
                            <wps:cNvSpPr/>
                            <wps:spPr>
                              <a:xfrm>
                                <a:off x="0" y="0"/>
                                <a:ext cx="409651" cy="4023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7E9" w14:textId="77777777" w:rsidR="000B0ECE" w:rsidRPr="00522C71" w:rsidRDefault="000B0ECE" w:rsidP="00522C71">
                                  <w:pPr>
                                    <w:jc w:val="both"/>
                                    <w:rPr>
                                      <w:sz w:val="24"/>
                                      <w:lang w:val="fr-FR"/>
                                    </w:rPr>
                                  </w:pPr>
                                  <w:r>
                                    <w:rPr>
                                      <w:sz w:val="24"/>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52" id="Ellipse 52" o:spid="_x0000_s1027" style="position:absolute;margin-left:126.1pt;margin-top:.9pt;width:32.25pt;height:3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" fillcolor="black [3200]" strokecolor="black [1600]" strokeweight="2pt">
                      <v:textbox>
                        <w:txbxContent>
                          <w:p w14:paraId="192567E9" w14:textId="77777777" w:rsidR="000B0ECE" w:rsidRPr="00522C71" w:rsidRDefault="000B0ECE" w:rsidP="00522C71">
                            <w:pPr>
                              <w:jc w:val="both"/>
                              <w:rPr>
                                <w:sz w:val="24"/>
                                <w:lang w:val="fr-FR"/>
                              </w:rPr>
                            </w:pPr>
                            <w:r>
                              <w:rPr>
                                <w:sz w:val="24"/>
                                <w:lang w:val="fr-FR"/>
                              </w:rPr>
                              <w:t>2</w:t>
                            </w:r>
                          </w:p>
                        </w:txbxContent>
                      </v:textbox>
                    </v:oval>
                  </w:pict>
                </mc:Fallback>
              </mc:AlternateContent>
            </w:r>
          </w:p>
          <w:p w14:paraId="1925622F" w14:textId="77777777" w:rsidR="00522C71" w:rsidRPr="00580401" w:rsidRDefault="00522C71" w:rsidP="00522C71">
            <w:pPr>
              <w:pStyle w:val="ITAbsatzohneNr"/>
              <w:rPr>
                <w:lang w:val="en-US"/>
              </w:rPr>
            </w:pPr>
            <w:r w:rsidRPr="00580401">
              <w:rPr>
                <w:lang w:val="en-US"/>
              </w:rPr>
              <w:t>Alternative concept</w:t>
            </w:r>
          </w:p>
          <w:p w14:paraId="19256230" w14:textId="77777777" w:rsidR="00292098" w:rsidRPr="00580401" w:rsidRDefault="00292098" w:rsidP="0058647D">
            <w:pPr>
              <w:pStyle w:val="ITAbsatzohneNr"/>
              <w:numPr>
                <w:ilvl w:val="0"/>
                <w:numId w:val="17"/>
              </w:numPr>
              <w:rPr>
                <w:lang w:val="en-US"/>
              </w:rPr>
            </w:pPr>
            <w:r w:rsidRPr="00580401">
              <w:rPr>
                <w:lang w:val="en-US"/>
              </w:rPr>
              <w:t xml:space="preserve">Process mainly driven by Hitachi Chemicals </w:t>
            </w:r>
            <w:r w:rsidR="00C21BF0" w:rsidRPr="00580401">
              <w:rPr>
                <w:lang w:val="en-US"/>
              </w:rPr>
              <w:t xml:space="preserve">(Japan) </w:t>
            </w:r>
            <w:r w:rsidRPr="00580401">
              <w:rPr>
                <w:lang w:val="en-US"/>
              </w:rPr>
              <w:t>and used today at SGL Carbon (Poland)</w:t>
            </w:r>
            <w:r w:rsidR="00C21BF0" w:rsidRPr="00580401">
              <w:rPr>
                <w:rStyle w:val="FootnoteReference"/>
                <w:lang w:val="en-US"/>
              </w:rPr>
              <w:footnoteReference w:id="7"/>
            </w:r>
          </w:p>
          <w:p w14:paraId="19256231" w14:textId="77777777" w:rsidR="00522C71" w:rsidRPr="00580401" w:rsidRDefault="00522C71" w:rsidP="0058647D">
            <w:pPr>
              <w:pStyle w:val="ITAbsatzohneNr"/>
              <w:numPr>
                <w:ilvl w:val="0"/>
                <w:numId w:val="17"/>
              </w:numPr>
              <w:rPr>
                <w:lang w:val="en-US"/>
              </w:rPr>
            </w:pPr>
            <w:r w:rsidRPr="00580401">
              <w:rPr>
                <w:lang w:val="en-US"/>
              </w:rPr>
              <w:t>11% of the 2018 production (~14 000 tons</w:t>
            </w:r>
            <w:r w:rsidR="00CF0708" w:rsidRPr="00580401">
              <w:rPr>
                <w:lang w:val="en-US"/>
              </w:rPr>
              <w:t xml:space="preserve"> in 2018</w:t>
            </w:r>
            <w:r w:rsidR="00CF0708" w:rsidRPr="00580401">
              <w:rPr>
                <w:rStyle w:val="FootnoteReference"/>
                <w:lang w:val="en-US"/>
              </w:rPr>
              <w:footnoteReference w:customMarkFollows="1" w:id="8"/>
              <w:t>1</w:t>
            </w:r>
            <w:r w:rsidRPr="00580401">
              <w:rPr>
                <w:lang w:val="en-US"/>
              </w:rPr>
              <w:t>)</w:t>
            </w:r>
          </w:p>
          <w:p w14:paraId="19256232" w14:textId="77777777" w:rsidR="00522C71" w:rsidRPr="00580401" w:rsidRDefault="00522C71" w:rsidP="00A87F61">
            <w:pPr>
              <w:pStyle w:val="ITAbsatzohneNr"/>
              <w:rPr>
                <w:lang w:val="en-US"/>
              </w:rPr>
            </w:pPr>
          </w:p>
        </w:tc>
      </w:tr>
      <w:tr w:rsidR="007827BD" w:rsidRPr="00580401" w14:paraId="19256240" w14:textId="77777777" w:rsidTr="001133F2">
        <w:tc>
          <w:tcPr>
            <w:tcW w:w="2263" w:type="dxa"/>
          </w:tcPr>
          <w:p w14:paraId="19256234" w14:textId="77777777" w:rsidR="00774884" w:rsidRPr="00580401" w:rsidRDefault="00774884" w:rsidP="00A87F61">
            <w:pPr>
              <w:pStyle w:val="ITAbsatzohneNr"/>
              <w:rPr>
                <w:lang w:val="en-US"/>
              </w:rPr>
            </w:pPr>
          </w:p>
          <w:p w14:paraId="19256235" w14:textId="77777777" w:rsidR="007827BD" w:rsidRPr="00580401" w:rsidRDefault="00522C71" w:rsidP="00A87F61">
            <w:pPr>
              <w:pStyle w:val="ITAbsatzohneNr"/>
              <w:rPr>
                <w:b/>
                <w:lang w:val="en-US"/>
              </w:rPr>
            </w:pPr>
            <w:r w:rsidRPr="00580401">
              <w:rPr>
                <w:b/>
                <w:lang w:val="en-US"/>
              </w:rPr>
              <w:t xml:space="preserve">LWG graphitization furnaces </w:t>
            </w:r>
            <w:r w:rsidR="00774884" w:rsidRPr="00580401">
              <w:rPr>
                <w:b/>
                <w:lang w:val="en-US"/>
              </w:rPr>
              <w:t>making “hard graphite”</w:t>
            </w:r>
          </w:p>
          <w:p w14:paraId="19256236" w14:textId="77777777" w:rsidR="00522C71" w:rsidRPr="00580401" w:rsidRDefault="00522C71" w:rsidP="00A87F61">
            <w:pPr>
              <w:pStyle w:val="ITAbsatzohneNr"/>
              <w:rPr>
                <w:lang w:val="en-US"/>
              </w:rPr>
            </w:pPr>
          </w:p>
          <w:p w14:paraId="19256237" w14:textId="77777777" w:rsidR="00522C71" w:rsidRPr="00580401" w:rsidRDefault="00522C71" w:rsidP="00A87F61">
            <w:pPr>
              <w:pStyle w:val="ITAbsatzohneNr"/>
              <w:rPr>
                <w:lang w:val="en-US"/>
              </w:rPr>
            </w:pPr>
          </w:p>
        </w:tc>
        <w:tc>
          <w:tcPr>
            <w:tcW w:w="3473" w:type="dxa"/>
          </w:tcPr>
          <w:p w14:paraId="19256238" w14:textId="77777777" w:rsidR="007827BD" w:rsidRPr="00580401" w:rsidRDefault="007827BD" w:rsidP="00A87F61">
            <w:pPr>
              <w:pStyle w:val="ITAbsatzohneNr"/>
              <w:rPr>
                <w:lang w:val="en-US"/>
              </w:rPr>
            </w:pPr>
          </w:p>
          <w:p w14:paraId="19256239" w14:textId="77777777" w:rsidR="00522C71" w:rsidRPr="00580401" w:rsidRDefault="00522C71" w:rsidP="00951918">
            <w:pPr>
              <w:pStyle w:val="ITAbsatzohneNr"/>
              <w:rPr>
                <w:lang w:val="en-US"/>
              </w:rPr>
            </w:pPr>
            <w:r w:rsidRPr="00580401">
              <w:rPr>
                <w:lang w:val="en-US"/>
              </w:rPr>
              <w:t xml:space="preserve">Concept tested </w:t>
            </w:r>
            <w:r w:rsidR="00951918" w:rsidRPr="00580401">
              <w:rPr>
                <w:lang w:val="en-US"/>
              </w:rPr>
              <w:t xml:space="preserve">between 2012 and 2015 </w:t>
            </w:r>
            <w:r w:rsidRPr="00580401">
              <w:rPr>
                <w:lang w:val="en-US"/>
              </w:rPr>
              <w:t xml:space="preserve">but </w:t>
            </w:r>
            <w:r w:rsidR="00951918" w:rsidRPr="00580401">
              <w:rPr>
                <w:lang w:val="en-US"/>
              </w:rPr>
              <w:t xml:space="preserve">finally </w:t>
            </w:r>
            <w:r w:rsidRPr="00580401">
              <w:rPr>
                <w:lang w:val="en-US"/>
              </w:rPr>
              <w:t>abandoned by Chinese players</w:t>
            </w:r>
            <w:r w:rsidR="00951918" w:rsidRPr="00580401">
              <w:rPr>
                <w:lang w:val="en-US"/>
              </w:rPr>
              <w:t xml:space="preserve"> because the concept was combining drawbacks</w:t>
            </w:r>
          </w:p>
        </w:tc>
        <w:tc>
          <w:tcPr>
            <w:tcW w:w="3326" w:type="dxa"/>
          </w:tcPr>
          <w:p w14:paraId="1925623A" w14:textId="77777777" w:rsidR="007827BD" w:rsidRPr="00580401" w:rsidRDefault="00D13521" w:rsidP="00A87F61">
            <w:pPr>
              <w:pStyle w:val="ITAbsatzohneNr"/>
              <w:rPr>
                <w:lang w:val="en-US"/>
              </w:rPr>
            </w:pPr>
            <w:r w:rsidRPr="00580401">
              <w:rPr>
                <w:noProof/>
                <w:lang w:val="fr-FR" w:eastAsia="fr-FR"/>
              </w:rPr>
              <mc:AlternateContent>
                <mc:Choice Requires="wps">
                  <w:drawing>
                    <wp:anchor distT="0" distB="0" distL="114300" distR="114300" simplePos="0" relativeHeight="251645952" behindDoc="0" locked="0" layoutInCell="1" allowOverlap="1" wp14:anchorId="19256754" wp14:editId="19256755">
                      <wp:simplePos x="0" y="0"/>
                      <wp:positionH relativeFrom="column">
                        <wp:posOffset>1596570</wp:posOffset>
                      </wp:positionH>
                      <wp:positionV relativeFrom="paragraph">
                        <wp:posOffset>635</wp:posOffset>
                      </wp:positionV>
                      <wp:extent cx="409651" cy="402336"/>
                      <wp:effectExtent l="0" t="0" r="28575" b="17145"/>
                      <wp:wrapNone/>
                      <wp:docPr id="53" name="Ellipse 53"/>
                      <wp:cNvGraphicFramePr/>
                      <a:graphic xmlns:a="http://schemas.openxmlformats.org/drawingml/2006/main">
                        <a:graphicData uri="http://schemas.microsoft.com/office/word/2010/wordprocessingShape">
                          <wps:wsp>
                            <wps:cNvSpPr/>
                            <wps:spPr>
                              <a:xfrm>
                                <a:off x="0" y="0"/>
                                <a:ext cx="409651" cy="4023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7EA" w14:textId="77777777" w:rsidR="000B0ECE" w:rsidRPr="00522C71" w:rsidRDefault="000B0ECE" w:rsidP="00522C71">
                                  <w:pPr>
                                    <w:jc w:val="both"/>
                                    <w:rPr>
                                      <w:sz w:val="24"/>
                                      <w:lang w:val="fr-FR"/>
                                    </w:rPr>
                                  </w:pPr>
                                  <w:r>
                                    <w:rPr>
                                      <w:sz w:val="24"/>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54" id="Ellipse 53" o:spid="_x0000_s1028" style="position:absolute;margin-left:125.7pt;margin-top:.05pt;width:32.25pt;height:31.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" fillcolor="black [3200]" strokecolor="black [1600]" strokeweight="2pt">
                      <v:textbox>
                        <w:txbxContent>
                          <w:p w14:paraId="192567EA" w14:textId="77777777" w:rsidR="000B0ECE" w:rsidRPr="00522C71" w:rsidRDefault="000B0ECE" w:rsidP="00522C71">
                            <w:pPr>
                              <w:jc w:val="both"/>
                              <w:rPr>
                                <w:sz w:val="24"/>
                                <w:lang w:val="fr-FR"/>
                              </w:rPr>
                            </w:pPr>
                            <w:r>
                              <w:rPr>
                                <w:sz w:val="24"/>
                                <w:lang w:val="fr-FR"/>
                              </w:rPr>
                              <w:t>3</w:t>
                            </w:r>
                          </w:p>
                        </w:txbxContent>
                      </v:textbox>
                    </v:oval>
                  </w:pict>
                </mc:Fallback>
              </mc:AlternateContent>
            </w:r>
          </w:p>
          <w:p w14:paraId="1925623B" w14:textId="77777777" w:rsidR="00522C71" w:rsidRPr="00580401" w:rsidRDefault="00522C71" w:rsidP="00522C71">
            <w:pPr>
              <w:pStyle w:val="ITAbsatzohneNr"/>
              <w:rPr>
                <w:lang w:val="en-US"/>
              </w:rPr>
            </w:pPr>
            <w:r w:rsidRPr="00580401">
              <w:rPr>
                <w:lang w:val="en-US"/>
              </w:rPr>
              <w:t>Innovative concept</w:t>
            </w:r>
          </w:p>
          <w:p w14:paraId="1925623C" w14:textId="77777777" w:rsidR="00292098" w:rsidRPr="00580401" w:rsidRDefault="00292098" w:rsidP="0058647D">
            <w:pPr>
              <w:pStyle w:val="ITAbsatzohneNr"/>
              <w:numPr>
                <w:ilvl w:val="0"/>
                <w:numId w:val="17"/>
              </w:numPr>
              <w:rPr>
                <w:lang w:val="en-US"/>
              </w:rPr>
            </w:pPr>
            <w:r w:rsidRPr="00580401">
              <w:rPr>
                <w:lang w:val="en-US"/>
              </w:rPr>
              <w:t>Process studied by SGL Carbon in Morganton (USA)</w:t>
            </w:r>
            <w:r w:rsidR="00C21BF0" w:rsidRPr="00580401">
              <w:rPr>
                <w:lang w:val="en-US"/>
              </w:rPr>
              <w:t xml:space="preserve"> in collaboration with Hitachi Chemicals (Japan)</w:t>
            </w:r>
            <w:r w:rsidRPr="00580401">
              <w:rPr>
                <w:lang w:val="en-US"/>
              </w:rPr>
              <w:t>.</w:t>
            </w:r>
          </w:p>
          <w:p w14:paraId="1925623D" w14:textId="77777777" w:rsidR="00774884" w:rsidRPr="00580401" w:rsidRDefault="00522C71" w:rsidP="0058647D">
            <w:pPr>
              <w:pStyle w:val="ITAbsatzohneNr"/>
              <w:numPr>
                <w:ilvl w:val="0"/>
                <w:numId w:val="17"/>
              </w:numPr>
              <w:rPr>
                <w:lang w:val="en-US"/>
              </w:rPr>
            </w:pPr>
            <w:r w:rsidRPr="00580401">
              <w:rPr>
                <w:lang w:val="en-US"/>
              </w:rPr>
              <w:t>2 % of the 2018 production (~2 000 tons</w:t>
            </w:r>
            <w:r w:rsidR="00CF0708" w:rsidRPr="00580401">
              <w:rPr>
                <w:lang w:val="en-US"/>
              </w:rPr>
              <w:t xml:space="preserve"> in 2018</w:t>
            </w:r>
            <w:r w:rsidR="00CF0708" w:rsidRPr="00580401">
              <w:rPr>
                <w:rStyle w:val="FootnoteReference"/>
                <w:lang w:val="en-US"/>
              </w:rPr>
              <w:footnoteReference w:customMarkFollows="1" w:id="9"/>
              <w:t>1</w:t>
            </w:r>
            <w:r w:rsidRPr="00580401">
              <w:rPr>
                <w:lang w:val="en-US"/>
              </w:rPr>
              <w:t>)</w:t>
            </w:r>
            <w:r w:rsidR="00774884" w:rsidRPr="00580401">
              <w:rPr>
                <w:lang w:val="en-US"/>
              </w:rPr>
              <w:t xml:space="preserve">. </w:t>
            </w:r>
          </w:p>
          <w:p w14:paraId="1925623E" w14:textId="77777777" w:rsidR="00522C71" w:rsidRPr="00580401" w:rsidRDefault="00774884" w:rsidP="0058647D">
            <w:pPr>
              <w:pStyle w:val="ITAbsatzohneNr"/>
              <w:numPr>
                <w:ilvl w:val="0"/>
                <w:numId w:val="17"/>
              </w:numPr>
              <w:rPr>
                <w:b/>
                <w:lang w:val="en-US"/>
              </w:rPr>
            </w:pPr>
            <w:r w:rsidRPr="00580401">
              <w:rPr>
                <w:b/>
                <w:lang w:val="en-US"/>
              </w:rPr>
              <w:t xml:space="preserve">Process is restricted to certain applications because of performance issues. </w:t>
            </w:r>
          </w:p>
          <w:p w14:paraId="1925623F" w14:textId="77777777" w:rsidR="00522C71" w:rsidRPr="00580401" w:rsidRDefault="00522C71" w:rsidP="00292098">
            <w:pPr>
              <w:pStyle w:val="ITAbsatzohneNr"/>
              <w:ind w:left="720"/>
              <w:rPr>
                <w:lang w:val="en-US"/>
              </w:rPr>
            </w:pPr>
          </w:p>
        </w:tc>
      </w:tr>
    </w:tbl>
    <w:p w14:paraId="19256241" w14:textId="55B95F0D" w:rsidR="00D56BEE" w:rsidRPr="00580401" w:rsidRDefault="003C1021" w:rsidP="003C1021">
      <w:pPr>
        <w:pStyle w:val="Caption"/>
        <w:ind w:left="851" w:hanging="851"/>
        <w:rPr>
          <w:highlight w:val="yellow"/>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1</w:t>
      </w:r>
      <w:r w:rsidRPr="00580401">
        <w:rPr>
          <w:lang w:val="en-US"/>
        </w:rPr>
        <w:fldChar w:fldCharType="end"/>
      </w:r>
      <w:r w:rsidRPr="00580401">
        <w:rPr>
          <w:lang w:val="en-US"/>
        </w:rPr>
        <w:tab/>
        <w:t>Technical routes for the production of synthetic graphite Anode materials for batteries</w:t>
      </w:r>
    </w:p>
    <w:p w14:paraId="19256242" w14:textId="77777777" w:rsidR="0047601E" w:rsidRPr="00580401" w:rsidRDefault="0047601E">
      <w:pPr>
        <w:spacing w:after="200"/>
        <w:rPr>
          <w:highlight w:val="yellow"/>
          <w:lang w:val="en-US"/>
        </w:rPr>
      </w:pPr>
    </w:p>
    <w:p w14:paraId="19256243" w14:textId="77777777" w:rsidR="00882695" w:rsidRPr="00580401" w:rsidRDefault="00882695" w:rsidP="00882695">
      <w:pPr>
        <w:pStyle w:val="ITStandard"/>
        <w:rPr>
          <w:lang w:val="en-US"/>
        </w:rPr>
      </w:pPr>
      <w:r w:rsidRPr="00580401">
        <w:rPr>
          <w:lang w:val="en-US"/>
        </w:rPr>
        <w:t>EVs applications require not only capacity and long life but also a fast charging (for supercharger) and a fast discharge (</w:t>
      </w:r>
      <w:r w:rsidR="00EA3661" w:rsidRPr="00580401">
        <w:rPr>
          <w:lang w:val="en-US"/>
        </w:rPr>
        <w:t xml:space="preserve">equiv. to </w:t>
      </w:r>
      <w:r w:rsidRPr="00580401">
        <w:rPr>
          <w:lang w:val="en-US"/>
        </w:rPr>
        <w:t>power</w:t>
      </w:r>
      <w:r w:rsidR="00EA3661" w:rsidRPr="00580401">
        <w:rPr>
          <w:lang w:val="en-US"/>
        </w:rPr>
        <w:t>,</w:t>
      </w:r>
      <w:r w:rsidRPr="00580401">
        <w:rPr>
          <w:lang w:val="en-US"/>
        </w:rPr>
        <w:t xml:space="preserve"> </w:t>
      </w:r>
      <w:r w:rsidR="00EA3661" w:rsidRPr="00580401">
        <w:rPr>
          <w:lang w:val="en-US"/>
        </w:rPr>
        <w:t xml:space="preserve">currently </w:t>
      </w:r>
      <w:r w:rsidRPr="00580401">
        <w:rPr>
          <w:lang w:val="en-US"/>
        </w:rPr>
        <w:t>available</w:t>
      </w:r>
      <w:r w:rsidR="00EA3661" w:rsidRPr="00580401">
        <w:rPr>
          <w:lang w:val="en-US"/>
        </w:rPr>
        <w:t xml:space="preserve"> </w:t>
      </w:r>
      <w:proofErr w:type="gramStart"/>
      <w:r w:rsidR="00EA3661" w:rsidRPr="00580401">
        <w:rPr>
          <w:lang w:val="en-US"/>
        </w:rPr>
        <w:t xml:space="preserve">for </w:t>
      </w:r>
      <w:r w:rsidRPr="00580401">
        <w:rPr>
          <w:lang w:val="en-US"/>
        </w:rPr>
        <w:t xml:space="preserve"> '</w:t>
      </w:r>
      <w:proofErr w:type="gramEnd"/>
      <w:r w:rsidRPr="00580401">
        <w:rPr>
          <w:lang w:val="en-US"/>
        </w:rPr>
        <w:t>sport' driving)</w:t>
      </w:r>
    </w:p>
    <w:p w14:paraId="19256244" w14:textId="77777777" w:rsidR="00882695" w:rsidRPr="00580401" w:rsidRDefault="00882695" w:rsidP="00882695">
      <w:pPr>
        <w:jc w:val="both"/>
        <w:rPr>
          <w:sz w:val="22"/>
          <w:lang w:val="en-US"/>
        </w:rPr>
      </w:pPr>
      <w:r w:rsidRPr="00580401">
        <w:rPr>
          <w:sz w:val="22"/>
          <w:lang w:val="en-US"/>
        </w:rPr>
        <w:t xml:space="preserve">Anode materials produced with the Acheson technology produces ‘soft’ graphite whose performance in cells fits well with the above-mentioned expectations for Electrical vehicles. </w:t>
      </w:r>
      <w:r w:rsidR="00774884" w:rsidRPr="00580401">
        <w:rPr>
          <w:sz w:val="22"/>
          <w:lang w:val="en-US"/>
        </w:rPr>
        <w:t>Until today, a</w:t>
      </w:r>
      <w:r w:rsidRPr="00580401">
        <w:rPr>
          <w:sz w:val="22"/>
          <w:lang w:val="en-US"/>
        </w:rPr>
        <w:t xml:space="preserve">node materials produced with the LWG technology are 'hard' graphite, so called HPG (Hard Particle Graphite) by Hitachi Chemicals. Therefore, the anode material produced </w:t>
      </w:r>
      <w:r w:rsidRPr="00580401">
        <w:rPr>
          <w:sz w:val="22"/>
          <w:lang w:val="en-US"/>
        </w:rPr>
        <w:lastRenderedPageBreak/>
        <w:t xml:space="preserve">with this innovative LWG technology is for now limited to certain applications that are less demanding. </w:t>
      </w:r>
      <w:r w:rsidRPr="00580401">
        <w:rPr>
          <w:lang w:val="en-US"/>
        </w:rPr>
        <w:t xml:space="preserve"> </w:t>
      </w:r>
    </w:p>
    <w:p w14:paraId="19256245" w14:textId="77777777" w:rsidR="00882695" w:rsidRPr="00580401" w:rsidRDefault="00882695" w:rsidP="00882695">
      <w:pPr>
        <w:jc w:val="both"/>
        <w:rPr>
          <w:sz w:val="22"/>
          <w:lang w:val="en-US"/>
        </w:rPr>
      </w:pPr>
    </w:p>
    <w:p w14:paraId="19256246" w14:textId="77777777" w:rsidR="00882695" w:rsidRPr="00580401" w:rsidRDefault="00882695" w:rsidP="00882695">
      <w:pPr>
        <w:jc w:val="both"/>
        <w:rPr>
          <w:sz w:val="22"/>
          <w:lang w:val="en-US"/>
        </w:rPr>
      </w:pPr>
      <w:r w:rsidRPr="00580401">
        <w:rPr>
          <w:sz w:val="22"/>
          <w:lang w:val="en-US"/>
        </w:rPr>
        <w:t xml:space="preserve">The R&amp;D program that is described in the coming sections aims at addressing the technical locks that </w:t>
      </w:r>
      <w:r w:rsidR="00774884" w:rsidRPr="00580401">
        <w:rPr>
          <w:sz w:val="22"/>
          <w:lang w:val="en-US"/>
        </w:rPr>
        <w:t>limit the production of “soft” graphite with LWG graphitation process</w:t>
      </w:r>
      <w:r w:rsidRPr="00580401">
        <w:rPr>
          <w:sz w:val="22"/>
          <w:lang w:val="en-US"/>
        </w:rPr>
        <w:t xml:space="preserve">. Carbone </w:t>
      </w:r>
      <w:proofErr w:type="spellStart"/>
      <w:r w:rsidRPr="00580401">
        <w:rPr>
          <w:sz w:val="22"/>
          <w:lang w:val="en-US"/>
        </w:rPr>
        <w:t>Savoie</w:t>
      </w:r>
      <w:proofErr w:type="spellEnd"/>
      <w:r w:rsidRPr="00580401">
        <w:rPr>
          <w:sz w:val="22"/>
          <w:lang w:val="en-US"/>
        </w:rPr>
        <w:t xml:space="preserve"> aims at developing a softer graphite with the LWG technology by developing operating conditions on the LWG furnaces that replicate the operating conditions of the Acheson furnaces (</w:t>
      </w:r>
      <w:proofErr w:type="spellStart"/>
      <w:r w:rsidRPr="00580401">
        <w:rPr>
          <w:sz w:val="22"/>
          <w:lang w:val="en-US"/>
        </w:rPr>
        <w:t>i.e</w:t>
      </w:r>
      <w:proofErr w:type="spellEnd"/>
      <w:r w:rsidRPr="00580401">
        <w:rPr>
          <w:sz w:val="22"/>
          <w:lang w:val="en-US"/>
        </w:rPr>
        <w:t xml:space="preserve"> reducing product density, maintaining high temperature for a longer period, etc…). Thus, with Carbone </w:t>
      </w:r>
      <w:proofErr w:type="spellStart"/>
      <w:r w:rsidRPr="00580401">
        <w:rPr>
          <w:sz w:val="22"/>
          <w:lang w:val="en-US"/>
        </w:rPr>
        <w:t>Savoie</w:t>
      </w:r>
      <w:proofErr w:type="spellEnd"/>
      <w:r w:rsidRPr="00580401">
        <w:rPr>
          <w:sz w:val="22"/>
          <w:lang w:val="en-US"/>
        </w:rPr>
        <w:t xml:space="preserve"> strong knowhow and innovation, anode materials made of LWG technology will not anymore be limited to less demanding application. Progressively, the battery application addressable with LWG technology will expand. </w:t>
      </w:r>
    </w:p>
    <w:p w14:paraId="19256247" w14:textId="77777777" w:rsidR="00882695" w:rsidRPr="00580401" w:rsidRDefault="00882695" w:rsidP="00882695">
      <w:pPr>
        <w:pStyle w:val="ITAbsatzohneNr"/>
        <w:jc w:val="both"/>
        <w:rPr>
          <w:sz w:val="22"/>
          <w:lang w:val="en-US"/>
        </w:rPr>
      </w:pPr>
    </w:p>
    <w:p w14:paraId="19256248" w14:textId="6A7A8EB9" w:rsidR="00D56BEE" w:rsidRPr="00580401" w:rsidRDefault="00882695" w:rsidP="001133F2">
      <w:pPr>
        <w:pStyle w:val="ITAbsatzohneNr"/>
        <w:jc w:val="both"/>
        <w:rPr>
          <w:sz w:val="22"/>
          <w:lang w:val="en-US"/>
        </w:rPr>
      </w:pPr>
      <w:r w:rsidRPr="00580401">
        <w:rPr>
          <w:sz w:val="22"/>
          <w:lang w:val="en-US"/>
        </w:rPr>
        <w:t xml:space="preserve">To </w:t>
      </w:r>
      <w:r w:rsidR="00162A6C">
        <w:rPr>
          <w:sz w:val="22"/>
          <w:lang w:val="en-US"/>
        </w:rPr>
        <w:t xml:space="preserve">Carbone </w:t>
      </w:r>
      <w:proofErr w:type="spellStart"/>
      <w:r w:rsidR="00162A6C">
        <w:rPr>
          <w:sz w:val="22"/>
          <w:lang w:val="en-US"/>
        </w:rPr>
        <w:t>Savoie’s</w:t>
      </w:r>
      <w:proofErr w:type="spellEnd"/>
      <w:r w:rsidR="00162A6C" w:rsidRPr="00580401">
        <w:rPr>
          <w:sz w:val="22"/>
          <w:lang w:val="en-US"/>
        </w:rPr>
        <w:t xml:space="preserve"> </w:t>
      </w:r>
      <w:r w:rsidRPr="00580401">
        <w:rPr>
          <w:sz w:val="22"/>
          <w:lang w:val="en-US"/>
        </w:rPr>
        <w:t xml:space="preserve">best available </w:t>
      </w:r>
      <w:r w:rsidR="00774884" w:rsidRPr="00580401">
        <w:rPr>
          <w:sz w:val="22"/>
          <w:lang w:val="en-US"/>
        </w:rPr>
        <w:t>knowledge, until today, no company has</w:t>
      </w:r>
      <w:r w:rsidRPr="00580401">
        <w:rPr>
          <w:sz w:val="22"/>
          <w:lang w:val="en-US"/>
        </w:rPr>
        <w:t xml:space="preserve"> been able to obtain </w:t>
      </w:r>
      <w:r w:rsidR="00774884" w:rsidRPr="00580401">
        <w:rPr>
          <w:sz w:val="22"/>
          <w:lang w:val="en-US"/>
        </w:rPr>
        <w:t>“soft” graphite</w:t>
      </w:r>
      <w:r w:rsidRPr="00580401">
        <w:rPr>
          <w:sz w:val="22"/>
          <w:lang w:val="en-US"/>
        </w:rPr>
        <w:t xml:space="preserve"> </w:t>
      </w:r>
      <w:r w:rsidR="00774884" w:rsidRPr="00580401">
        <w:rPr>
          <w:sz w:val="22"/>
          <w:lang w:val="en-US"/>
        </w:rPr>
        <w:t>at industrial scale with</w:t>
      </w:r>
      <w:r w:rsidRPr="00580401">
        <w:rPr>
          <w:sz w:val="22"/>
          <w:lang w:val="en-US"/>
        </w:rPr>
        <w:t xml:space="preserve"> </w:t>
      </w:r>
      <w:r w:rsidR="00774884" w:rsidRPr="00580401">
        <w:rPr>
          <w:sz w:val="22"/>
          <w:lang w:val="en-US"/>
        </w:rPr>
        <w:t xml:space="preserve">a </w:t>
      </w:r>
      <w:r w:rsidRPr="00580401">
        <w:rPr>
          <w:sz w:val="22"/>
          <w:lang w:val="en-US"/>
        </w:rPr>
        <w:t xml:space="preserve">LWG </w:t>
      </w:r>
      <w:r w:rsidR="00774884" w:rsidRPr="00580401">
        <w:rPr>
          <w:sz w:val="22"/>
          <w:lang w:val="en-US"/>
        </w:rPr>
        <w:t xml:space="preserve">graphitization </w:t>
      </w:r>
      <w:r w:rsidRPr="00580401">
        <w:rPr>
          <w:sz w:val="22"/>
          <w:lang w:val="en-US"/>
        </w:rPr>
        <w:t xml:space="preserve">process. </w:t>
      </w:r>
      <w:r w:rsidRPr="00580401">
        <w:rPr>
          <w:b/>
          <w:sz w:val="22"/>
          <w:lang w:val="en-US"/>
        </w:rPr>
        <w:t xml:space="preserve">Therefore, Carbone </w:t>
      </w:r>
      <w:proofErr w:type="spellStart"/>
      <w:r w:rsidRPr="00580401">
        <w:rPr>
          <w:b/>
          <w:sz w:val="22"/>
          <w:lang w:val="en-US"/>
        </w:rPr>
        <w:t>Savoie</w:t>
      </w:r>
      <w:proofErr w:type="spellEnd"/>
      <w:r w:rsidRPr="00580401">
        <w:rPr>
          <w:b/>
          <w:sz w:val="22"/>
          <w:lang w:val="en-US"/>
        </w:rPr>
        <w:t xml:space="preserve"> </w:t>
      </w:r>
      <w:r w:rsidR="00DC77AF" w:rsidRPr="00580401">
        <w:rPr>
          <w:b/>
          <w:sz w:val="22"/>
          <w:lang w:val="en-US"/>
        </w:rPr>
        <w:t xml:space="preserve">activities in the </w:t>
      </w:r>
      <w:r w:rsidRPr="00580401">
        <w:rPr>
          <w:b/>
          <w:sz w:val="22"/>
          <w:lang w:val="en-US"/>
        </w:rPr>
        <w:t xml:space="preserve">IPCEI </w:t>
      </w:r>
      <w:r w:rsidR="00DC77AF" w:rsidRPr="00580401">
        <w:rPr>
          <w:b/>
          <w:sz w:val="22"/>
          <w:lang w:val="en-US"/>
        </w:rPr>
        <w:t xml:space="preserve">on Batteries </w:t>
      </w:r>
      <w:r w:rsidR="00EA3661" w:rsidRPr="00580401">
        <w:rPr>
          <w:b/>
          <w:sz w:val="22"/>
          <w:lang w:val="en-US"/>
        </w:rPr>
        <w:t>go beyond state of the art.</w:t>
      </w:r>
    </w:p>
    <w:p w14:paraId="19256249" w14:textId="77777777" w:rsidR="007827BD" w:rsidRPr="00580401" w:rsidRDefault="007827BD" w:rsidP="00A87F61">
      <w:pPr>
        <w:pStyle w:val="ITAbsatzohneNr"/>
        <w:rPr>
          <w:highlight w:val="yellow"/>
          <w:lang w:val="en-US"/>
        </w:rPr>
      </w:pPr>
    </w:p>
    <w:p w14:paraId="1925624A" w14:textId="77777777" w:rsidR="007827BD" w:rsidRPr="00580401" w:rsidRDefault="007827BD" w:rsidP="00A87F61">
      <w:pPr>
        <w:pStyle w:val="ITAbsatzohneNr"/>
        <w:rPr>
          <w:highlight w:val="yellow"/>
          <w:lang w:val="en-US"/>
        </w:rPr>
      </w:pPr>
    </w:p>
    <w:p w14:paraId="1925624B" w14:textId="77777777" w:rsidR="00522C71" w:rsidRPr="00580401" w:rsidRDefault="00333361" w:rsidP="0058647D">
      <w:pPr>
        <w:pStyle w:val="ITAbsatzohneNr"/>
        <w:numPr>
          <w:ilvl w:val="0"/>
          <w:numId w:val="17"/>
        </w:numPr>
        <w:rPr>
          <w:sz w:val="22"/>
          <w:szCs w:val="22"/>
          <w:u w:val="single"/>
          <w:lang w:val="en-US"/>
        </w:rPr>
      </w:pPr>
      <w:r w:rsidRPr="00580401">
        <w:rPr>
          <w:sz w:val="22"/>
          <w:szCs w:val="22"/>
          <w:u w:val="single"/>
          <w:lang w:val="en-US"/>
        </w:rPr>
        <w:t xml:space="preserve">Understanding the two </w:t>
      </w:r>
      <w:r w:rsidR="00512722" w:rsidRPr="00580401">
        <w:rPr>
          <w:sz w:val="22"/>
          <w:szCs w:val="22"/>
          <w:u w:val="single"/>
          <w:lang w:val="en-US"/>
        </w:rPr>
        <w:t>different</w:t>
      </w:r>
      <w:r w:rsidRPr="00580401">
        <w:rPr>
          <w:sz w:val="22"/>
          <w:szCs w:val="22"/>
          <w:u w:val="single"/>
          <w:lang w:val="en-US"/>
        </w:rPr>
        <w:t xml:space="preserve"> graphitization technologies </w:t>
      </w:r>
    </w:p>
    <w:p w14:paraId="1925624C" w14:textId="77777777" w:rsidR="00333361" w:rsidRPr="00580401" w:rsidRDefault="00333361" w:rsidP="00333361">
      <w:pPr>
        <w:pStyle w:val="ITAbsatzohneNr"/>
        <w:rPr>
          <w:sz w:val="22"/>
          <w:szCs w:val="22"/>
          <w:highlight w:val="yellow"/>
          <w:lang w:val="en-US"/>
        </w:rPr>
      </w:pPr>
    </w:p>
    <w:p w14:paraId="1925624D" w14:textId="77777777" w:rsidR="001F5BB9" w:rsidRPr="00580401" w:rsidRDefault="001F5BB9" w:rsidP="00D56BEE">
      <w:pPr>
        <w:pStyle w:val="ITStandard"/>
        <w:rPr>
          <w:rFonts w:eastAsiaTheme="minorHAnsi"/>
          <w:lang w:val="en-US" w:eastAsia="en-US"/>
        </w:rPr>
      </w:pPr>
      <w:r w:rsidRPr="00580401">
        <w:rPr>
          <w:rFonts w:eastAsiaTheme="minorHAnsi"/>
          <w:szCs w:val="22"/>
          <w:lang w:val="en-US" w:eastAsia="en-US"/>
        </w:rPr>
        <w:t>For the Acheson furnace, packing coke s</w:t>
      </w:r>
      <w:r w:rsidRPr="00580401">
        <w:rPr>
          <w:rFonts w:eastAsiaTheme="minorHAnsi"/>
          <w:lang w:val="en-US" w:eastAsia="en-US"/>
        </w:rPr>
        <w:t xml:space="preserve">urrounding the carbonized block (or powders placed in crucibles) acts as the </w:t>
      </w:r>
      <w:r w:rsidR="00515243" w:rsidRPr="00580401">
        <w:rPr>
          <w:rFonts w:eastAsiaTheme="minorHAnsi"/>
          <w:lang w:val="en-US" w:eastAsia="en-US"/>
        </w:rPr>
        <w:t>resistor</w:t>
      </w:r>
      <w:r w:rsidR="00A25DB2" w:rsidRPr="00580401">
        <w:rPr>
          <w:rFonts w:eastAsiaTheme="minorHAnsi"/>
          <w:lang w:val="en-US" w:eastAsia="en-US"/>
        </w:rPr>
        <w:t>. Current is driven by the packing</w:t>
      </w:r>
      <w:r w:rsidR="00023062" w:rsidRPr="00580401">
        <w:rPr>
          <w:rFonts w:eastAsiaTheme="minorHAnsi"/>
          <w:lang w:val="en-US" w:eastAsia="en-US"/>
        </w:rPr>
        <w:t>,</w:t>
      </w:r>
      <w:r w:rsidR="00A25DB2" w:rsidRPr="00580401">
        <w:rPr>
          <w:rFonts w:eastAsiaTheme="minorHAnsi"/>
          <w:lang w:val="en-US" w:eastAsia="en-US"/>
        </w:rPr>
        <w:t xml:space="preserve"> heating of the resistor through Joule effect (resistive effect), and then heating </w:t>
      </w:r>
      <w:r w:rsidR="00023062" w:rsidRPr="00580401">
        <w:rPr>
          <w:rFonts w:eastAsiaTheme="minorHAnsi"/>
          <w:lang w:val="en-US" w:eastAsia="en-US"/>
        </w:rPr>
        <w:t xml:space="preserve">the coke powders </w:t>
      </w:r>
      <w:r w:rsidR="00A25DB2" w:rsidRPr="00580401">
        <w:rPr>
          <w:rFonts w:eastAsiaTheme="minorHAnsi"/>
          <w:lang w:val="en-US" w:eastAsia="en-US"/>
        </w:rPr>
        <w:t>by conduction.</w:t>
      </w:r>
      <w:r w:rsidRPr="00580401">
        <w:rPr>
          <w:rFonts w:eastAsiaTheme="minorHAnsi"/>
          <w:lang w:val="en-US" w:eastAsia="en-US"/>
        </w:rPr>
        <w:t xml:space="preserve"> This technology was inven</w:t>
      </w:r>
      <w:r w:rsidR="00951918" w:rsidRPr="00580401">
        <w:rPr>
          <w:rFonts w:eastAsiaTheme="minorHAnsi"/>
          <w:lang w:val="en-US" w:eastAsia="en-US"/>
        </w:rPr>
        <w:t>ted at the beginning of the 20</w:t>
      </w:r>
      <w:r w:rsidR="00951918" w:rsidRPr="00580401">
        <w:rPr>
          <w:rFonts w:eastAsiaTheme="minorHAnsi"/>
          <w:vertAlign w:val="superscript"/>
          <w:lang w:val="en-US" w:eastAsia="en-US"/>
        </w:rPr>
        <w:t>th</w:t>
      </w:r>
      <w:r w:rsidR="00951918" w:rsidRPr="00580401">
        <w:rPr>
          <w:rFonts w:eastAsiaTheme="minorHAnsi"/>
          <w:lang w:val="en-US" w:eastAsia="en-US"/>
        </w:rPr>
        <w:t xml:space="preserve"> </w:t>
      </w:r>
      <w:r w:rsidRPr="00580401">
        <w:rPr>
          <w:rFonts w:eastAsiaTheme="minorHAnsi"/>
          <w:lang w:val="en-US" w:eastAsia="en-US"/>
        </w:rPr>
        <w:t xml:space="preserve">century and remained the leading graphitization technology until the 80’s.  </w:t>
      </w:r>
    </w:p>
    <w:p w14:paraId="1925624E" w14:textId="77777777" w:rsidR="001F5BB9" w:rsidRPr="00580401" w:rsidRDefault="00A82E37" w:rsidP="001F5BB9">
      <w:pPr>
        <w:pStyle w:val="Standard"/>
        <w:spacing w:line="360" w:lineRule="auto"/>
        <w:jc w:val="both"/>
        <w:rPr>
          <w:rFonts w:ascii="Arial" w:hAnsi="Arial" w:cs="Arial"/>
          <w:lang w:val="en-US"/>
        </w:rPr>
      </w:pPr>
      <w:r w:rsidRPr="00580401">
        <w:rPr>
          <w:rFonts w:eastAsiaTheme="minorHAnsi"/>
          <w:noProof/>
          <w:lang w:eastAsia="fr-FR"/>
        </w:rPr>
        <mc:AlternateContent>
          <mc:Choice Requires="wpg">
            <w:drawing>
              <wp:anchor distT="0" distB="0" distL="114300" distR="114300" simplePos="0" relativeHeight="251652096" behindDoc="0" locked="0" layoutInCell="1" allowOverlap="1" wp14:anchorId="19256756" wp14:editId="19256757">
                <wp:simplePos x="0" y="0"/>
                <wp:positionH relativeFrom="column">
                  <wp:posOffset>-3175</wp:posOffset>
                </wp:positionH>
                <wp:positionV relativeFrom="paragraph">
                  <wp:posOffset>192405</wp:posOffset>
                </wp:positionV>
                <wp:extent cx="5868670" cy="2092325"/>
                <wp:effectExtent l="0" t="0" r="0" b="3175"/>
                <wp:wrapTopAndBottom/>
                <wp:docPr id="55" name="Groupe 55"/>
                <wp:cNvGraphicFramePr/>
                <a:graphic xmlns:a="http://schemas.openxmlformats.org/drawingml/2006/main">
                  <a:graphicData uri="http://schemas.microsoft.com/office/word/2010/wordprocessingGroup">
                    <wpg:wgp>
                      <wpg:cNvGrpSpPr/>
                      <wpg:grpSpPr>
                        <a:xfrm>
                          <a:off x="0" y="0"/>
                          <a:ext cx="5868670" cy="2092325"/>
                          <a:chOff x="0" y="0"/>
                          <a:chExt cx="6654206" cy="2420620"/>
                        </a:xfrm>
                      </wpg:grpSpPr>
                      <pic:pic xmlns:pic="http://schemas.openxmlformats.org/drawingml/2006/picture">
                        <pic:nvPicPr>
                          <pic:cNvPr id="8" name="Picture 2" descr="https://www.kpubs.org:444/S_Tmp/J_Data/HGTSB6/2015/v16n3/HGTSB6_2015_v16n3_135_f013.jpg">
                            <a:extLst>
                              <a:ext uri="{FF2B5EF4-FFF2-40B4-BE49-F238E27FC236}">
                                <a16:creationId xmlns:a16="http://schemas.microsoft.com/office/drawing/2014/main" id="{4F906B60-E4F8-419B-84F3-BEEEEA6EC714}"/>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100" cy="2223770"/>
                          </a:xfrm>
                          <a:prstGeom prst="rect">
                            <a:avLst/>
                          </a:prstGeom>
                          <a:noFill/>
                        </pic:spPr>
                      </pic:pic>
                      <pic:pic xmlns:pic="http://schemas.openxmlformats.org/drawingml/2006/picture">
                        <pic:nvPicPr>
                          <pic:cNvPr id="3" name="Image 2"/>
                          <pic:cNvPicPr>
                            <a:picLocks noChangeAspect="1"/>
                          </pic:cNvPicPr>
                        </pic:nvPicPr>
                        <pic:blipFill>
                          <a:blip r:embed="rId10"/>
                          <a:stretch>
                            <a:fillRect/>
                          </a:stretch>
                        </pic:blipFill>
                        <pic:spPr>
                          <a:xfrm>
                            <a:off x="3336966" y="0"/>
                            <a:ext cx="3317240" cy="24206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08EE8E" id="Groupe 55" o:spid="_x0000_s1026" style="position:absolute;margin-left:-.25pt;margin-top:15.15pt;width:462.1pt;height:164.75pt;z-index:251652096;mso-width-relative:margin;mso-height-relative:margin" coordsize="66542,242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www.kpubs.org:444/S_Tmp/J_Data/HGTSB6/2015/v16n3/HGTSB6_2015_v16n3_135_f013.jpg" style="position:absolute;width:29591;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">
                  <v:imagedata r:id="rId11" o:title="HGTSB6_2015_v16n3_135_f013"/>
                </v:shape>
                <v:shape id="Image 2" o:spid="_x0000_s1028" type="#_x0000_t75" style="position:absolute;left:33369;width:33173;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">
                  <v:imagedata r:id="rId12" o:title=""/>
                </v:shape>
                <w10:wrap type="topAndBottom"/>
              </v:group>
            </w:pict>
          </mc:Fallback>
        </mc:AlternateContent>
      </w:r>
    </w:p>
    <w:p w14:paraId="1925624F" w14:textId="12CDA228" w:rsidR="003C1021" w:rsidRPr="00580401" w:rsidRDefault="003C1021" w:rsidP="0012766C">
      <w:pPr>
        <w:pStyle w:val="Caption"/>
        <w:tabs>
          <w:tab w:val="left" w:pos="5245"/>
          <w:tab w:val="left" w:pos="6237"/>
        </w:tabs>
        <w:ind w:left="993" w:hanging="993"/>
        <w:rPr>
          <w:rFonts w:cs="Arial"/>
          <w:i w:val="0"/>
          <w:u w:val="single"/>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1</w:t>
      </w:r>
      <w:r w:rsidRPr="00580401">
        <w:rPr>
          <w:lang w:val="en-US"/>
        </w:rPr>
        <w:fldChar w:fldCharType="end"/>
      </w:r>
      <w:r w:rsidRPr="00580401">
        <w:rPr>
          <w:lang w:val="en-US"/>
        </w:rPr>
        <w:tab/>
        <w:t>Acheson furnace design</w:t>
      </w:r>
      <w:r w:rsidRPr="00580401">
        <w:rPr>
          <w:lang w:val="en-US"/>
        </w:rPr>
        <w:tab/>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2</w:t>
      </w:r>
      <w:r w:rsidRPr="00580401">
        <w:rPr>
          <w:lang w:val="en-US"/>
        </w:rPr>
        <w:fldChar w:fldCharType="end"/>
      </w:r>
      <w:r w:rsidRPr="00580401">
        <w:rPr>
          <w:lang w:val="en-US"/>
        </w:rPr>
        <w:tab/>
      </w:r>
      <w:proofErr w:type="spellStart"/>
      <w:r w:rsidRPr="00580401">
        <w:rPr>
          <w:lang w:val="en-US"/>
        </w:rPr>
        <w:t>Castner</w:t>
      </w:r>
      <w:proofErr w:type="spellEnd"/>
      <w:r w:rsidRPr="00580401">
        <w:rPr>
          <w:lang w:val="en-US"/>
        </w:rPr>
        <w:t>/LWG furnace design</w:t>
      </w:r>
    </w:p>
    <w:p w14:paraId="19256250" w14:textId="77777777" w:rsidR="001F5BB9" w:rsidRPr="00580401" w:rsidRDefault="001F5BB9" w:rsidP="00EA7A6F">
      <w:pPr>
        <w:pStyle w:val="ITAbsatzohneNr"/>
        <w:jc w:val="both"/>
        <w:rPr>
          <w:rFonts w:cs="Arial"/>
          <w:sz w:val="22"/>
          <w:szCs w:val="22"/>
          <w:lang w:val="en-US"/>
        </w:rPr>
      </w:pPr>
      <w:r w:rsidRPr="00580401">
        <w:rPr>
          <w:rFonts w:cs="Arial"/>
          <w:sz w:val="22"/>
          <w:szCs w:val="22"/>
          <w:lang w:val="en-US"/>
        </w:rPr>
        <w:t>In the 60’s, a much more energy-efficient graphitization technology, called lengthwise graphitization (LWG /</w:t>
      </w:r>
      <w:proofErr w:type="spellStart"/>
      <w:r w:rsidRPr="00580401">
        <w:rPr>
          <w:rFonts w:cs="Arial"/>
          <w:sz w:val="22"/>
          <w:szCs w:val="22"/>
          <w:lang w:val="en-US"/>
        </w:rPr>
        <w:t>Castner</w:t>
      </w:r>
      <w:proofErr w:type="spellEnd"/>
      <w:r w:rsidRPr="00580401">
        <w:rPr>
          <w:rFonts w:cs="Arial"/>
          <w:sz w:val="22"/>
          <w:szCs w:val="22"/>
          <w:lang w:val="en-US"/>
        </w:rPr>
        <w:t>), was developed for the graphite electrode</w:t>
      </w:r>
      <w:r w:rsidR="008A5C49" w:rsidRPr="00580401">
        <w:rPr>
          <w:rStyle w:val="FootnoteReference"/>
          <w:rFonts w:cs="Arial"/>
          <w:szCs w:val="22"/>
          <w:lang w:val="en-US"/>
        </w:rPr>
        <w:footnoteReference w:id="10"/>
      </w:r>
      <w:r w:rsidRPr="00580401">
        <w:rPr>
          <w:rFonts w:cs="Arial"/>
          <w:sz w:val="22"/>
          <w:szCs w:val="22"/>
          <w:lang w:val="en-US"/>
        </w:rPr>
        <w:t xml:space="preserve"> industry. This technology consists in heating directly, and only, the carbonized blocks to be graphitized</w:t>
      </w:r>
      <w:r w:rsidR="00023062" w:rsidRPr="00580401">
        <w:rPr>
          <w:rFonts w:cs="Arial"/>
          <w:sz w:val="22"/>
          <w:szCs w:val="22"/>
          <w:lang w:val="en-US"/>
        </w:rPr>
        <w:t xml:space="preserve"> by Joule effect</w:t>
      </w:r>
      <w:r w:rsidR="00EB5A78" w:rsidRPr="00580401">
        <w:rPr>
          <w:rFonts w:cs="Arial"/>
          <w:sz w:val="22"/>
          <w:szCs w:val="22"/>
          <w:lang w:val="en-US"/>
        </w:rPr>
        <w:t xml:space="preserve"> (high intensity current passing through the blocks themselves)</w:t>
      </w:r>
      <w:r w:rsidRPr="00580401">
        <w:rPr>
          <w:rFonts w:cs="Arial"/>
          <w:sz w:val="22"/>
          <w:szCs w:val="22"/>
          <w:lang w:val="en-US"/>
        </w:rPr>
        <w:t xml:space="preserve">. The LWG </w:t>
      </w:r>
      <w:r w:rsidRPr="00580401">
        <w:rPr>
          <w:rFonts w:cs="Arial"/>
          <w:sz w:val="22"/>
          <w:szCs w:val="22"/>
          <w:lang w:val="en-US"/>
        </w:rPr>
        <w:lastRenderedPageBreak/>
        <w:t xml:space="preserve">furnace provides direct heat to the carbonized block, and the surrounding packing coke contributes to heat insulation and prevents oxidation. </w:t>
      </w:r>
    </w:p>
    <w:p w14:paraId="19256251" w14:textId="77777777" w:rsidR="00BE5DBE" w:rsidRPr="00580401" w:rsidRDefault="00BE5DBE" w:rsidP="00EA7A6F">
      <w:pPr>
        <w:pStyle w:val="ITAbsatzohneNr"/>
        <w:jc w:val="both"/>
        <w:rPr>
          <w:rFonts w:cs="Arial"/>
          <w:sz w:val="22"/>
          <w:szCs w:val="22"/>
          <w:lang w:val="en-US"/>
        </w:rPr>
      </w:pPr>
    </w:p>
    <w:p w14:paraId="19256252" w14:textId="77777777" w:rsidR="001F5BB9" w:rsidRPr="00580401" w:rsidRDefault="001F5BB9" w:rsidP="00EA7A6F">
      <w:pPr>
        <w:pStyle w:val="ITAbsatzohneNr"/>
        <w:jc w:val="both"/>
        <w:rPr>
          <w:rFonts w:cs="Arial"/>
          <w:sz w:val="22"/>
          <w:szCs w:val="22"/>
          <w:lang w:val="en-US"/>
        </w:rPr>
      </w:pPr>
      <w:r w:rsidRPr="00580401">
        <w:rPr>
          <w:rFonts w:cs="Arial"/>
          <w:sz w:val="22"/>
          <w:szCs w:val="22"/>
          <w:lang w:val="en-US"/>
        </w:rPr>
        <w:t>Due to this difference in heating technology</w:t>
      </w:r>
      <w:r w:rsidR="00023062" w:rsidRPr="00580401">
        <w:rPr>
          <w:rFonts w:cs="Arial"/>
          <w:sz w:val="22"/>
          <w:szCs w:val="22"/>
          <w:lang w:val="en-US"/>
        </w:rPr>
        <w:t xml:space="preserve"> and the volume of packing,</w:t>
      </w:r>
      <w:r w:rsidR="00515243" w:rsidRPr="00580401">
        <w:rPr>
          <w:rFonts w:cs="Arial"/>
          <w:sz w:val="22"/>
          <w:szCs w:val="22"/>
          <w:lang w:val="en-US"/>
        </w:rPr>
        <w:t xml:space="preserve"> </w:t>
      </w:r>
      <w:r w:rsidR="00023062" w:rsidRPr="00580401">
        <w:rPr>
          <w:rFonts w:cs="Arial"/>
          <w:sz w:val="22"/>
          <w:szCs w:val="22"/>
          <w:lang w:val="en-US"/>
        </w:rPr>
        <w:t>it had possible to greatly fasten</w:t>
      </w:r>
      <w:r w:rsidRPr="00580401">
        <w:rPr>
          <w:rFonts w:cs="Arial"/>
          <w:sz w:val="22"/>
          <w:szCs w:val="22"/>
          <w:lang w:val="en-US"/>
        </w:rPr>
        <w:t xml:space="preserve"> the cooling cycle </w:t>
      </w:r>
      <w:r w:rsidR="00023062" w:rsidRPr="00580401">
        <w:rPr>
          <w:rFonts w:cs="Arial"/>
          <w:sz w:val="22"/>
          <w:szCs w:val="22"/>
          <w:lang w:val="en-US"/>
        </w:rPr>
        <w:t>of the LWG technology. Today, when it</w:t>
      </w:r>
      <w:r w:rsidRPr="00580401">
        <w:rPr>
          <w:rFonts w:cs="Arial"/>
          <w:sz w:val="22"/>
          <w:szCs w:val="22"/>
          <w:lang w:val="en-US"/>
        </w:rPr>
        <w:t xml:space="preserve"> takes one month </w:t>
      </w:r>
      <w:r w:rsidR="00515243" w:rsidRPr="00580401">
        <w:rPr>
          <w:rFonts w:cs="Arial"/>
          <w:sz w:val="22"/>
          <w:szCs w:val="22"/>
          <w:lang w:val="en-US"/>
        </w:rPr>
        <w:t xml:space="preserve">of cooling </w:t>
      </w:r>
      <w:r w:rsidR="00023062" w:rsidRPr="00580401">
        <w:rPr>
          <w:rFonts w:cs="Arial"/>
          <w:sz w:val="22"/>
          <w:szCs w:val="22"/>
          <w:lang w:val="en-US"/>
        </w:rPr>
        <w:t xml:space="preserve">for the Acheson furnace, cooling takes </w:t>
      </w:r>
      <w:r w:rsidRPr="00580401">
        <w:rPr>
          <w:rFonts w:cs="Arial"/>
          <w:sz w:val="22"/>
          <w:szCs w:val="22"/>
          <w:lang w:val="en-US"/>
        </w:rPr>
        <w:t xml:space="preserve">only eight days for the </w:t>
      </w:r>
      <w:r w:rsidR="00023062" w:rsidRPr="00580401">
        <w:rPr>
          <w:rFonts w:cs="Arial"/>
          <w:sz w:val="22"/>
          <w:szCs w:val="22"/>
          <w:lang w:val="en-US"/>
        </w:rPr>
        <w:t xml:space="preserve">typical </w:t>
      </w:r>
      <w:r w:rsidRPr="00580401">
        <w:rPr>
          <w:rFonts w:cs="Arial"/>
          <w:sz w:val="22"/>
          <w:szCs w:val="22"/>
          <w:lang w:val="en-US"/>
        </w:rPr>
        <w:t>LWG furnace. This shorter cycle improve</w:t>
      </w:r>
      <w:r w:rsidR="00515243" w:rsidRPr="00580401">
        <w:rPr>
          <w:rFonts w:cs="Arial"/>
          <w:sz w:val="22"/>
          <w:szCs w:val="22"/>
          <w:lang w:val="en-US"/>
        </w:rPr>
        <w:t>s</w:t>
      </w:r>
      <w:r w:rsidRPr="00580401">
        <w:rPr>
          <w:rFonts w:cs="Arial"/>
          <w:sz w:val="22"/>
          <w:szCs w:val="22"/>
          <w:lang w:val="en-US"/>
        </w:rPr>
        <w:t xml:space="preserve"> equipment utilization and allow</w:t>
      </w:r>
      <w:r w:rsidR="00515243" w:rsidRPr="00580401">
        <w:rPr>
          <w:rFonts w:cs="Arial"/>
          <w:sz w:val="22"/>
          <w:szCs w:val="22"/>
          <w:lang w:val="en-US"/>
        </w:rPr>
        <w:t>s</w:t>
      </w:r>
      <w:r w:rsidRPr="00580401">
        <w:rPr>
          <w:rFonts w:cs="Arial"/>
          <w:sz w:val="22"/>
          <w:szCs w:val="22"/>
          <w:lang w:val="en-US"/>
        </w:rPr>
        <w:t xml:space="preserve"> for semi-automatization. The LWG technology is therefore superior in terms of thermal efficiency, scalability of production</w:t>
      </w:r>
      <w:r w:rsidR="00512722" w:rsidRPr="00580401">
        <w:rPr>
          <w:rFonts w:cs="Arial"/>
          <w:sz w:val="22"/>
          <w:szCs w:val="22"/>
          <w:lang w:val="en-US"/>
        </w:rPr>
        <w:t xml:space="preserve"> and operating environment and has quickly been adopted as the mainstream technology </w:t>
      </w:r>
      <w:r w:rsidR="00023062" w:rsidRPr="00580401">
        <w:rPr>
          <w:rFonts w:cs="Arial"/>
          <w:sz w:val="22"/>
          <w:szCs w:val="22"/>
          <w:lang w:val="en-US"/>
        </w:rPr>
        <w:t xml:space="preserve">for </w:t>
      </w:r>
      <w:r w:rsidR="00512722" w:rsidRPr="00580401">
        <w:rPr>
          <w:rFonts w:cs="Arial"/>
          <w:sz w:val="22"/>
          <w:szCs w:val="22"/>
          <w:lang w:val="en-US"/>
        </w:rPr>
        <w:t xml:space="preserve">the graphite electrode market. </w:t>
      </w:r>
    </w:p>
    <w:p w14:paraId="19256253" w14:textId="77777777" w:rsidR="00023062" w:rsidRPr="00580401" w:rsidRDefault="00023062" w:rsidP="00BE5DBE">
      <w:pPr>
        <w:pStyle w:val="ITAbsatzohneNr"/>
        <w:rPr>
          <w:rFonts w:cs="Arial"/>
          <w:sz w:val="22"/>
          <w:szCs w:val="22"/>
          <w:lang w:val="en-US"/>
        </w:rPr>
      </w:pPr>
    </w:p>
    <w:p w14:paraId="19256254" w14:textId="77777777" w:rsidR="00512722" w:rsidRPr="00580401" w:rsidRDefault="00512722" w:rsidP="00512722">
      <w:pPr>
        <w:pStyle w:val="Standard"/>
        <w:spacing w:line="360" w:lineRule="auto"/>
        <w:jc w:val="center"/>
        <w:rPr>
          <w:rFonts w:ascii="Arial" w:hAnsi="Arial" w:cs="Arial"/>
          <w:b/>
          <w:lang w:val="en-US"/>
        </w:rPr>
      </w:pPr>
      <w:r w:rsidRPr="00580401">
        <w:rPr>
          <w:rFonts w:ascii="Arial" w:hAnsi="Arial" w:cs="Arial"/>
          <w:noProof/>
          <w:lang w:eastAsia="fr-FR"/>
        </w:rPr>
        <w:drawing>
          <wp:inline distT="0" distB="0" distL="0" distR="0" wp14:anchorId="19256758" wp14:editId="19256759">
            <wp:extent cx="3084806" cy="2426714"/>
            <wp:effectExtent l="0" t="0" r="190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1500"/>
                    <a:stretch/>
                  </pic:blipFill>
                  <pic:spPr bwMode="auto">
                    <a:xfrm>
                      <a:off x="0" y="0"/>
                      <a:ext cx="3098468" cy="2437461"/>
                    </a:xfrm>
                    <a:prstGeom prst="rect">
                      <a:avLst/>
                    </a:prstGeom>
                    <a:ln>
                      <a:noFill/>
                    </a:ln>
                    <a:extLst>
                      <a:ext uri="{53640926-AAD7-44D8-BBD7-CCE9431645EC}">
                        <a14:shadowObscured xmlns:a14="http://schemas.microsoft.com/office/drawing/2010/main"/>
                      </a:ext>
                    </a:extLst>
                  </pic:spPr>
                </pic:pic>
              </a:graphicData>
            </a:graphic>
          </wp:inline>
        </w:drawing>
      </w:r>
    </w:p>
    <w:p w14:paraId="19256255" w14:textId="2979C7F0" w:rsidR="00BF7CA7" w:rsidRPr="00580401" w:rsidRDefault="00BF7CA7" w:rsidP="0021156A">
      <w:pPr>
        <w:pStyle w:val="Caption"/>
        <w:ind w:left="993" w:hanging="993"/>
        <w:rPr>
          <w:rFonts w:cs="Arial"/>
          <w:b/>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3</w:t>
      </w:r>
      <w:r w:rsidRPr="00580401">
        <w:rPr>
          <w:lang w:val="en-US"/>
        </w:rPr>
        <w:fldChar w:fldCharType="end"/>
      </w:r>
      <w:r w:rsidRPr="00580401">
        <w:rPr>
          <w:lang w:val="en-US"/>
        </w:rPr>
        <w:tab/>
        <w:t>Graphitization technology adoption chart in the graphite electrode market</w:t>
      </w:r>
    </w:p>
    <w:p w14:paraId="19256256" w14:textId="77777777" w:rsidR="001F5BB9" w:rsidRPr="00580401" w:rsidRDefault="001F5BB9" w:rsidP="007676B7">
      <w:pPr>
        <w:pStyle w:val="ITAbsatzohneNr"/>
        <w:jc w:val="both"/>
        <w:rPr>
          <w:rFonts w:cs="Arial"/>
          <w:sz w:val="22"/>
          <w:szCs w:val="22"/>
          <w:lang w:val="en-US"/>
        </w:rPr>
      </w:pPr>
      <w:r w:rsidRPr="00580401">
        <w:rPr>
          <w:rFonts w:cs="Arial"/>
          <w:sz w:val="22"/>
          <w:szCs w:val="22"/>
          <w:lang w:val="en-US"/>
        </w:rPr>
        <w:t>By process design, the LWG technology require</w:t>
      </w:r>
      <w:r w:rsidR="00515243" w:rsidRPr="00580401">
        <w:rPr>
          <w:rFonts w:cs="Arial"/>
          <w:sz w:val="22"/>
          <w:szCs w:val="22"/>
          <w:lang w:val="en-US"/>
        </w:rPr>
        <w:t>s</w:t>
      </w:r>
      <w:r w:rsidRPr="00580401">
        <w:rPr>
          <w:rFonts w:cs="Arial"/>
          <w:sz w:val="22"/>
          <w:szCs w:val="22"/>
          <w:lang w:val="en-US"/>
        </w:rPr>
        <w:t xml:space="preserve"> carbonized blocks to build a column to be heated th</w:t>
      </w:r>
      <w:r w:rsidR="003433AD" w:rsidRPr="00580401">
        <w:rPr>
          <w:rFonts w:cs="Arial"/>
          <w:sz w:val="22"/>
          <w:szCs w:val="22"/>
          <w:lang w:val="en-US"/>
        </w:rPr>
        <w:t>r</w:t>
      </w:r>
      <w:r w:rsidRPr="00580401">
        <w:rPr>
          <w:rFonts w:cs="Arial"/>
          <w:sz w:val="22"/>
          <w:szCs w:val="22"/>
          <w:lang w:val="en-US"/>
        </w:rPr>
        <w:t xml:space="preserve">ough </w:t>
      </w:r>
      <w:r w:rsidR="00EB5A78" w:rsidRPr="00580401">
        <w:rPr>
          <w:rFonts w:cs="Arial"/>
          <w:sz w:val="22"/>
          <w:szCs w:val="22"/>
          <w:lang w:val="en-US"/>
        </w:rPr>
        <w:t>Joule</w:t>
      </w:r>
      <w:r w:rsidR="003433AD" w:rsidRPr="00580401">
        <w:rPr>
          <w:rFonts w:cs="Arial"/>
          <w:sz w:val="22"/>
          <w:szCs w:val="22"/>
          <w:lang w:val="en-US"/>
        </w:rPr>
        <w:t xml:space="preserve"> effect with very high intensity current, the parts being themselves part of the electric circuit</w:t>
      </w:r>
      <w:r w:rsidRPr="00580401">
        <w:rPr>
          <w:rFonts w:cs="Arial"/>
          <w:sz w:val="22"/>
          <w:szCs w:val="22"/>
          <w:lang w:val="en-US"/>
        </w:rPr>
        <w:t xml:space="preserve">. </w:t>
      </w:r>
      <w:r w:rsidR="007676B7" w:rsidRPr="00580401">
        <w:rPr>
          <w:rFonts w:cs="Arial"/>
          <w:sz w:val="22"/>
          <w:szCs w:val="22"/>
          <w:lang w:val="en-US"/>
        </w:rPr>
        <w:t xml:space="preserve">The choice to graphitize directly powders by mainstream Chinese producers makes therefore impossible the use of the LWG graphitization technology, </w:t>
      </w:r>
      <w:r w:rsidRPr="00580401">
        <w:rPr>
          <w:rFonts w:cs="Arial"/>
          <w:sz w:val="22"/>
          <w:szCs w:val="22"/>
          <w:lang w:val="en-US"/>
        </w:rPr>
        <w:t xml:space="preserve">despite </w:t>
      </w:r>
      <w:r w:rsidR="007676B7" w:rsidRPr="00580401">
        <w:rPr>
          <w:rFonts w:cs="Arial"/>
          <w:sz w:val="22"/>
          <w:szCs w:val="22"/>
          <w:lang w:val="en-US"/>
        </w:rPr>
        <w:t xml:space="preserve">its much improved </w:t>
      </w:r>
      <w:r w:rsidRPr="00580401">
        <w:rPr>
          <w:rFonts w:cs="Arial"/>
          <w:sz w:val="22"/>
          <w:szCs w:val="22"/>
          <w:lang w:val="en-US"/>
        </w:rPr>
        <w:t>energy efficiency</w:t>
      </w:r>
      <w:r w:rsidR="007676B7" w:rsidRPr="00580401">
        <w:rPr>
          <w:rFonts w:cs="Arial"/>
          <w:sz w:val="22"/>
          <w:szCs w:val="22"/>
          <w:lang w:val="en-US"/>
        </w:rPr>
        <w:t>. Therefore, t</w:t>
      </w:r>
      <w:r w:rsidRPr="00580401">
        <w:rPr>
          <w:rFonts w:cs="Arial"/>
          <w:sz w:val="22"/>
          <w:szCs w:val="22"/>
          <w:lang w:val="en-US"/>
        </w:rPr>
        <w:t>he indire</w:t>
      </w:r>
      <w:r w:rsidR="00846D28" w:rsidRPr="00580401">
        <w:rPr>
          <w:rFonts w:cs="Arial"/>
          <w:sz w:val="22"/>
          <w:szCs w:val="22"/>
          <w:lang w:val="en-US"/>
        </w:rPr>
        <w:t>ct heating technology (Acheson)</w:t>
      </w:r>
      <w:r w:rsidR="00515243" w:rsidRPr="00580401">
        <w:rPr>
          <w:rFonts w:cs="Arial"/>
          <w:sz w:val="22"/>
          <w:szCs w:val="22"/>
          <w:lang w:val="en-US"/>
        </w:rPr>
        <w:t xml:space="preserve"> remains</w:t>
      </w:r>
      <w:r w:rsidR="00CF0708" w:rsidRPr="00580401">
        <w:rPr>
          <w:rFonts w:cs="Arial"/>
          <w:sz w:val="22"/>
          <w:szCs w:val="22"/>
          <w:lang w:val="en-US"/>
        </w:rPr>
        <w:t xml:space="preserve"> </w:t>
      </w:r>
      <w:r w:rsidR="00512722" w:rsidRPr="00580401">
        <w:rPr>
          <w:rFonts w:cs="Arial"/>
          <w:sz w:val="22"/>
          <w:szCs w:val="22"/>
          <w:lang w:val="en-US"/>
        </w:rPr>
        <w:t xml:space="preserve">the mainstream production process </w:t>
      </w:r>
      <w:r w:rsidRPr="00580401">
        <w:rPr>
          <w:rFonts w:cs="Arial"/>
          <w:sz w:val="22"/>
          <w:szCs w:val="22"/>
          <w:lang w:val="en-US"/>
        </w:rPr>
        <w:t xml:space="preserve">used for </w:t>
      </w:r>
      <w:r w:rsidR="00196177" w:rsidRPr="00580401">
        <w:rPr>
          <w:rFonts w:cs="Arial"/>
          <w:sz w:val="22"/>
          <w:szCs w:val="22"/>
          <w:lang w:val="en-US"/>
        </w:rPr>
        <w:t xml:space="preserve">direct </w:t>
      </w:r>
      <w:r w:rsidRPr="00580401">
        <w:rPr>
          <w:rFonts w:cs="Arial"/>
          <w:sz w:val="22"/>
          <w:szCs w:val="22"/>
          <w:lang w:val="en-US"/>
        </w:rPr>
        <w:t xml:space="preserve">graphitization of coke powders. </w:t>
      </w:r>
    </w:p>
    <w:p w14:paraId="19256257" w14:textId="77777777" w:rsidR="00EA5851" w:rsidRPr="00580401" w:rsidRDefault="00EA5851" w:rsidP="00BE5DBE">
      <w:pPr>
        <w:pStyle w:val="ITAbsatzohneNr"/>
        <w:rPr>
          <w:rFonts w:cs="Arial"/>
          <w:sz w:val="22"/>
          <w:szCs w:val="22"/>
          <w:lang w:val="en-US"/>
        </w:rPr>
      </w:pPr>
    </w:p>
    <w:p w14:paraId="19256258" w14:textId="77777777" w:rsidR="00AD2E93" w:rsidRPr="00580401" w:rsidRDefault="00AD2E93" w:rsidP="00BE5DBE">
      <w:pPr>
        <w:pStyle w:val="ITAbsatzohneNr"/>
        <w:rPr>
          <w:rFonts w:cs="Arial"/>
          <w:sz w:val="22"/>
          <w:szCs w:val="22"/>
          <w:lang w:val="en-US"/>
        </w:rPr>
      </w:pPr>
    </w:p>
    <w:p w14:paraId="19256259" w14:textId="77777777" w:rsidR="00BE5DBE" w:rsidRPr="00580401" w:rsidRDefault="00BE5DBE" w:rsidP="00BE5DBE">
      <w:pPr>
        <w:pStyle w:val="ITAbsatzohneNr"/>
        <w:rPr>
          <w:rFonts w:cs="Arial"/>
          <w:sz w:val="22"/>
          <w:szCs w:val="22"/>
          <w:lang w:val="en-US"/>
        </w:rPr>
      </w:pPr>
    </w:p>
    <w:tbl>
      <w:tblPr>
        <w:tblStyle w:val="TableGrid"/>
        <w:tblW w:w="0" w:type="auto"/>
        <w:tblLook w:val="04A0" w:firstRow="1" w:lastRow="0" w:firstColumn="1" w:lastColumn="0" w:noHBand="0" w:noVBand="1"/>
      </w:tblPr>
      <w:tblGrid>
        <w:gridCol w:w="1696"/>
        <w:gridCol w:w="3544"/>
        <w:gridCol w:w="3822"/>
      </w:tblGrid>
      <w:tr w:rsidR="00D840FF" w:rsidRPr="00580401" w14:paraId="1925625D" w14:textId="77777777" w:rsidTr="00237E4B">
        <w:trPr>
          <w:tblHeader/>
        </w:trPr>
        <w:tc>
          <w:tcPr>
            <w:tcW w:w="1696" w:type="dxa"/>
            <w:shd w:val="clear" w:color="auto" w:fill="000000" w:themeFill="text1"/>
          </w:tcPr>
          <w:p w14:paraId="1925625A" w14:textId="77777777" w:rsidR="00D840FF" w:rsidRPr="00580401" w:rsidRDefault="00D840FF" w:rsidP="00A9597B">
            <w:pPr>
              <w:pStyle w:val="ITAbsatzohneNr"/>
              <w:rPr>
                <w:rFonts w:cs="Arial"/>
                <w:sz w:val="22"/>
                <w:szCs w:val="22"/>
                <w:lang w:val="en-US"/>
              </w:rPr>
            </w:pPr>
          </w:p>
        </w:tc>
        <w:tc>
          <w:tcPr>
            <w:tcW w:w="3544" w:type="dxa"/>
            <w:shd w:val="clear" w:color="auto" w:fill="000000" w:themeFill="text1"/>
          </w:tcPr>
          <w:p w14:paraId="1925625B" w14:textId="77777777" w:rsidR="00D840FF" w:rsidRPr="00580401" w:rsidRDefault="00D840FF" w:rsidP="00A9597B">
            <w:pPr>
              <w:pStyle w:val="ITAbsatzohneNr"/>
              <w:rPr>
                <w:rFonts w:cs="Arial"/>
                <w:sz w:val="22"/>
                <w:szCs w:val="22"/>
                <w:lang w:val="en-US"/>
              </w:rPr>
            </w:pPr>
            <w:r w:rsidRPr="00580401">
              <w:rPr>
                <w:rFonts w:cs="Arial"/>
                <w:sz w:val="22"/>
                <w:szCs w:val="22"/>
                <w:lang w:val="en-US"/>
              </w:rPr>
              <w:t xml:space="preserve">Acheson graphitization technology </w:t>
            </w:r>
          </w:p>
        </w:tc>
        <w:tc>
          <w:tcPr>
            <w:tcW w:w="3822" w:type="dxa"/>
            <w:shd w:val="clear" w:color="auto" w:fill="000000" w:themeFill="text1"/>
          </w:tcPr>
          <w:p w14:paraId="1925625C" w14:textId="77777777" w:rsidR="00D840FF" w:rsidRPr="00580401" w:rsidRDefault="00D840FF" w:rsidP="00A9597B">
            <w:pPr>
              <w:pStyle w:val="ITAbsatzohneNr"/>
              <w:rPr>
                <w:rFonts w:cs="Arial"/>
                <w:sz w:val="22"/>
                <w:szCs w:val="22"/>
                <w:lang w:val="en-US"/>
              </w:rPr>
            </w:pPr>
            <w:r w:rsidRPr="00580401">
              <w:rPr>
                <w:rFonts w:cs="Arial"/>
                <w:sz w:val="22"/>
                <w:szCs w:val="22"/>
                <w:lang w:val="en-US"/>
              </w:rPr>
              <w:t>LWG/</w:t>
            </w:r>
            <w:proofErr w:type="spellStart"/>
            <w:r w:rsidR="00196177" w:rsidRPr="00580401">
              <w:rPr>
                <w:rFonts w:cs="Arial"/>
                <w:sz w:val="22"/>
                <w:szCs w:val="22"/>
                <w:lang w:val="en-US"/>
              </w:rPr>
              <w:t>C</w:t>
            </w:r>
            <w:r w:rsidRPr="00580401">
              <w:rPr>
                <w:rFonts w:cs="Arial"/>
                <w:sz w:val="22"/>
                <w:szCs w:val="22"/>
                <w:lang w:val="en-US"/>
              </w:rPr>
              <w:t>astner</w:t>
            </w:r>
            <w:proofErr w:type="spellEnd"/>
            <w:r w:rsidRPr="00580401">
              <w:rPr>
                <w:rFonts w:cs="Arial"/>
                <w:sz w:val="22"/>
                <w:szCs w:val="22"/>
                <w:lang w:val="en-US"/>
              </w:rPr>
              <w:t xml:space="preserve"> graphitization technology</w:t>
            </w:r>
          </w:p>
        </w:tc>
      </w:tr>
      <w:tr w:rsidR="00D840FF" w:rsidRPr="00580401" w14:paraId="19256267" w14:textId="77777777" w:rsidTr="00D546C6">
        <w:tc>
          <w:tcPr>
            <w:tcW w:w="1696" w:type="dxa"/>
          </w:tcPr>
          <w:p w14:paraId="1925625E" w14:textId="77777777" w:rsidR="00D840FF" w:rsidRPr="00580401" w:rsidRDefault="00D840FF" w:rsidP="00A9597B">
            <w:pPr>
              <w:pStyle w:val="ITAbsatzohneNr"/>
              <w:rPr>
                <w:rFonts w:cs="Arial"/>
                <w:sz w:val="22"/>
                <w:szCs w:val="22"/>
                <w:lang w:val="en-US"/>
              </w:rPr>
            </w:pPr>
            <w:r w:rsidRPr="00580401">
              <w:rPr>
                <w:rFonts w:cs="Arial"/>
                <w:sz w:val="22"/>
                <w:szCs w:val="22"/>
                <w:lang w:val="en-US"/>
              </w:rPr>
              <w:t>Advantage of the process</w:t>
            </w:r>
          </w:p>
        </w:tc>
        <w:tc>
          <w:tcPr>
            <w:tcW w:w="3544" w:type="dxa"/>
          </w:tcPr>
          <w:p w14:paraId="1925625F" w14:textId="77777777" w:rsidR="00BE5DBE" w:rsidRPr="00580401" w:rsidRDefault="00BE5DBE" w:rsidP="0058647D">
            <w:pPr>
              <w:pStyle w:val="ITAbsatzohneNr"/>
              <w:numPr>
                <w:ilvl w:val="0"/>
                <w:numId w:val="17"/>
              </w:numPr>
              <w:rPr>
                <w:rFonts w:cs="Arial"/>
                <w:sz w:val="22"/>
                <w:szCs w:val="22"/>
                <w:lang w:val="en-US"/>
              </w:rPr>
            </w:pPr>
            <w:r w:rsidRPr="00580401">
              <w:rPr>
                <w:rFonts w:cs="Arial"/>
                <w:sz w:val="22"/>
                <w:szCs w:val="22"/>
                <w:u w:val="single"/>
                <w:lang w:val="en-US"/>
              </w:rPr>
              <w:t>Product performance</w:t>
            </w:r>
            <w:r w:rsidRPr="00580401">
              <w:rPr>
                <w:rFonts w:cs="Arial"/>
                <w:sz w:val="22"/>
                <w:szCs w:val="22"/>
                <w:lang w:val="en-US"/>
              </w:rPr>
              <w:t>: The heating is indirect; therefore, it is possible to maintain the temperature of the product above 3,000°C</w:t>
            </w:r>
            <w:r w:rsidR="00023062" w:rsidRPr="00580401">
              <w:rPr>
                <w:rFonts w:cs="Arial"/>
                <w:sz w:val="22"/>
                <w:szCs w:val="22"/>
                <w:lang w:val="en-US"/>
              </w:rPr>
              <w:t xml:space="preserve"> for a long time</w:t>
            </w:r>
            <w:r w:rsidRPr="00580401">
              <w:rPr>
                <w:rFonts w:cs="Arial"/>
                <w:sz w:val="22"/>
                <w:szCs w:val="22"/>
                <w:lang w:val="en-US"/>
              </w:rPr>
              <w:t>.</w:t>
            </w:r>
          </w:p>
          <w:p w14:paraId="19256260" w14:textId="77777777" w:rsidR="005C787E" w:rsidRPr="00580401" w:rsidRDefault="005C787E" w:rsidP="0058647D">
            <w:pPr>
              <w:pStyle w:val="ITAbsatzohneNr"/>
              <w:numPr>
                <w:ilvl w:val="0"/>
                <w:numId w:val="17"/>
              </w:numPr>
              <w:rPr>
                <w:rFonts w:cs="Arial"/>
                <w:sz w:val="22"/>
                <w:szCs w:val="22"/>
                <w:lang w:val="en-US"/>
              </w:rPr>
            </w:pPr>
            <w:r w:rsidRPr="00580401">
              <w:rPr>
                <w:rFonts w:cs="Arial"/>
                <w:sz w:val="22"/>
                <w:szCs w:val="22"/>
                <w:u w:val="single"/>
                <w:lang w:val="en-US"/>
              </w:rPr>
              <w:t>Flexibility</w:t>
            </w:r>
            <w:r w:rsidRPr="00580401">
              <w:rPr>
                <w:rFonts w:cs="Arial"/>
                <w:sz w:val="22"/>
                <w:szCs w:val="22"/>
                <w:lang w:val="en-US"/>
              </w:rPr>
              <w:t>: Acheson technology allow</w:t>
            </w:r>
            <w:r w:rsidR="000411E1" w:rsidRPr="00580401">
              <w:rPr>
                <w:rFonts w:cs="Arial"/>
                <w:sz w:val="22"/>
                <w:szCs w:val="22"/>
                <w:lang w:val="en-US"/>
              </w:rPr>
              <w:t>s</w:t>
            </w:r>
            <w:r w:rsidRPr="00580401">
              <w:rPr>
                <w:rFonts w:cs="Arial"/>
                <w:sz w:val="22"/>
                <w:szCs w:val="22"/>
                <w:lang w:val="en-US"/>
              </w:rPr>
              <w:t xml:space="preserve"> the graphitization of both powders (in crucibles) and blocks.</w:t>
            </w:r>
          </w:p>
          <w:p w14:paraId="19256261" w14:textId="77777777" w:rsidR="00D840FF" w:rsidRPr="00580401" w:rsidRDefault="00D840FF" w:rsidP="00A9597B">
            <w:pPr>
              <w:pStyle w:val="ITAbsatzohneNr"/>
              <w:rPr>
                <w:rFonts w:cs="Arial"/>
                <w:sz w:val="22"/>
                <w:szCs w:val="22"/>
                <w:lang w:val="en-US"/>
              </w:rPr>
            </w:pPr>
          </w:p>
        </w:tc>
        <w:tc>
          <w:tcPr>
            <w:tcW w:w="3822" w:type="dxa"/>
          </w:tcPr>
          <w:p w14:paraId="19256262" w14:textId="77777777" w:rsidR="003D72B8" w:rsidRPr="00580401" w:rsidRDefault="00896256" w:rsidP="0058647D">
            <w:pPr>
              <w:pStyle w:val="ITAbsatzohneNr"/>
              <w:numPr>
                <w:ilvl w:val="0"/>
                <w:numId w:val="17"/>
              </w:numPr>
              <w:rPr>
                <w:rFonts w:cs="Arial"/>
                <w:sz w:val="22"/>
                <w:szCs w:val="22"/>
                <w:lang w:val="en-US"/>
              </w:rPr>
            </w:pPr>
            <w:r w:rsidRPr="00580401">
              <w:rPr>
                <w:rFonts w:cs="Arial"/>
                <w:sz w:val="22"/>
                <w:szCs w:val="22"/>
                <w:u w:val="single"/>
                <w:lang w:val="en-US"/>
              </w:rPr>
              <w:t>Cost and sustainable advantage</w:t>
            </w:r>
            <w:r w:rsidRPr="00580401">
              <w:rPr>
                <w:rFonts w:cs="Arial"/>
                <w:sz w:val="22"/>
                <w:szCs w:val="22"/>
                <w:lang w:val="en-US"/>
              </w:rPr>
              <w:t xml:space="preserve">: </w:t>
            </w:r>
            <w:r w:rsidR="007676B7" w:rsidRPr="00580401">
              <w:rPr>
                <w:rFonts w:cs="Arial"/>
                <w:sz w:val="22"/>
                <w:szCs w:val="22"/>
                <w:lang w:val="en-US"/>
              </w:rPr>
              <w:t>The</w:t>
            </w:r>
            <w:r w:rsidRPr="00580401">
              <w:rPr>
                <w:rFonts w:cs="Arial"/>
                <w:sz w:val="22"/>
                <w:szCs w:val="22"/>
                <w:lang w:val="en-US"/>
              </w:rPr>
              <w:t xml:space="preserve"> </w:t>
            </w:r>
            <w:r w:rsidR="00023062" w:rsidRPr="00580401">
              <w:rPr>
                <w:rFonts w:cs="Arial"/>
                <w:sz w:val="22"/>
                <w:szCs w:val="22"/>
                <w:lang w:val="en-US"/>
              </w:rPr>
              <w:t>LWG technology (~3kWh/kg) is 5</w:t>
            </w:r>
            <w:r w:rsidR="003D72B8" w:rsidRPr="00580401">
              <w:rPr>
                <w:rFonts w:cs="Arial"/>
                <w:sz w:val="22"/>
                <w:szCs w:val="22"/>
                <w:lang w:val="en-US"/>
              </w:rPr>
              <w:t>0% more energy efficie</w:t>
            </w:r>
            <w:r w:rsidR="00023062" w:rsidRPr="00580401">
              <w:rPr>
                <w:rFonts w:cs="Arial"/>
                <w:sz w:val="22"/>
                <w:szCs w:val="22"/>
                <w:lang w:val="en-US"/>
              </w:rPr>
              <w:t>nt that the Acheson process (~6</w:t>
            </w:r>
            <w:r w:rsidR="003D72B8" w:rsidRPr="00580401">
              <w:rPr>
                <w:rFonts w:cs="Arial"/>
                <w:sz w:val="22"/>
                <w:szCs w:val="22"/>
                <w:lang w:val="en-US"/>
              </w:rPr>
              <w:t>kWh/kg)</w:t>
            </w:r>
            <w:r w:rsidR="00056961" w:rsidRPr="00580401">
              <w:rPr>
                <w:rFonts w:cs="Arial"/>
                <w:sz w:val="22"/>
                <w:szCs w:val="22"/>
                <w:lang w:val="en-US"/>
              </w:rPr>
              <w:t xml:space="preserve">. </w:t>
            </w:r>
            <w:r w:rsidR="00C21BF0" w:rsidRPr="00580401">
              <w:rPr>
                <w:rFonts w:cs="Arial"/>
                <w:sz w:val="22"/>
                <w:szCs w:val="22"/>
                <w:lang w:val="en-US"/>
              </w:rPr>
              <w:t xml:space="preserve">The </w:t>
            </w:r>
            <w:r w:rsidR="00056961" w:rsidRPr="00580401">
              <w:rPr>
                <w:rFonts w:cs="Arial"/>
                <w:sz w:val="22"/>
                <w:szCs w:val="22"/>
                <w:lang w:val="en-US"/>
              </w:rPr>
              <w:t>LWG process optimizes the CO2 footprint.</w:t>
            </w:r>
          </w:p>
          <w:p w14:paraId="19256263" w14:textId="77777777" w:rsidR="00BE5DBE" w:rsidRPr="00580401" w:rsidRDefault="00BE5DBE" w:rsidP="0058647D">
            <w:pPr>
              <w:pStyle w:val="ITAbsatzohneNr"/>
              <w:numPr>
                <w:ilvl w:val="0"/>
                <w:numId w:val="17"/>
              </w:numPr>
              <w:rPr>
                <w:rFonts w:cs="Arial"/>
                <w:sz w:val="22"/>
                <w:szCs w:val="22"/>
                <w:lang w:val="en-US"/>
              </w:rPr>
            </w:pPr>
            <w:r w:rsidRPr="00580401">
              <w:rPr>
                <w:rFonts w:cs="Arial"/>
                <w:sz w:val="22"/>
                <w:szCs w:val="22"/>
                <w:u w:val="single"/>
                <w:lang w:val="en-US"/>
              </w:rPr>
              <w:t>Cost advantage</w:t>
            </w:r>
            <w:r w:rsidRPr="00580401">
              <w:rPr>
                <w:rFonts w:cs="Arial"/>
                <w:sz w:val="22"/>
                <w:szCs w:val="22"/>
                <w:lang w:val="en-US"/>
              </w:rPr>
              <w:t xml:space="preserve">:  The LWG </w:t>
            </w:r>
            <w:r w:rsidR="007676B7" w:rsidRPr="00580401">
              <w:rPr>
                <w:rFonts w:cs="Arial"/>
                <w:sz w:val="22"/>
                <w:szCs w:val="22"/>
                <w:lang w:val="en-US"/>
              </w:rPr>
              <w:t xml:space="preserve">technology </w:t>
            </w:r>
            <w:r w:rsidRPr="00580401">
              <w:rPr>
                <w:rFonts w:cs="Arial"/>
                <w:sz w:val="22"/>
                <w:szCs w:val="22"/>
                <w:lang w:val="en-US"/>
              </w:rPr>
              <w:t>is more compact and scalable. On</w:t>
            </w:r>
            <w:r w:rsidR="00EB5A78" w:rsidRPr="00580401">
              <w:rPr>
                <w:rFonts w:cs="Arial"/>
                <w:sz w:val="22"/>
                <w:szCs w:val="22"/>
                <w:lang w:val="en-US"/>
              </w:rPr>
              <w:t>c</w:t>
            </w:r>
            <w:r w:rsidRPr="00580401">
              <w:rPr>
                <w:rFonts w:cs="Arial"/>
                <w:sz w:val="22"/>
                <w:szCs w:val="22"/>
                <w:lang w:val="en-US"/>
              </w:rPr>
              <w:t xml:space="preserve">e </w:t>
            </w:r>
            <w:r w:rsidR="00131931" w:rsidRPr="00580401">
              <w:rPr>
                <w:rFonts w:cs="Arial"/>
                <w:sz w:val="22"/>
                <w:szCs w:val="22"/>
                <w:lang w:val="en-US"/>
              </w:rPr>
              <w:t xml:space="preserve">optimized </w:t>
            </w:r>
            <w:r w:rsidRPr="00580401">
              <w:rPr>
                <w:rFonts w:cs="Arial"/>
                <w:sz w:val="22"/>
                <w:szCs w:val="22"/>
                <w:lang w:val="en-US"/>
              </w:rPr>
              <w:t xml:space="preserve">LWG furnace </w:t>
            </w:r>
            <w:r w:rsidRPr="00580401">
              <w:rPr>
                <w:rFonts w:cs="Arial"/>
                <w:sz w:val="22"/>
                <w:szCs w:val="22"/>
                <w:lang w:val="en-US"/>
              </w:rPr>
              <w:lastRenderedPageBreak/>
              <w:t xml:space="preserve">produce 50t tons per week (200 tons per month), while </w:t>
            </w:r>
            <w:r w:rsidR="007676B7" w:rsidRPr="00580401">
              <w:rPr>
                <w:rFonts w:cs="Arial"/>
                <w:sz w:val="22"/>
                <w:szCs w:val="22"/>
                <w:lang w:val="en-US"/>
              </w:rPr>
              <w:t xml:space="preserve">one </w:t>
            </w:r>
            <w:r w:rsidRPr="00580401">
              <w:rPr>
                <w:rFonts w:cs="Arial"/>
                <w:sz w:val="22"/>
                <w:szCs w:val="22"/>
                <w:lang w:val="en-US"/>
              </w:rPr>
              <w:t>Acheson furnace produce</w:t>
            </w:r>
            <w:r w:rsidR="007676B7" w:rsidRPr="00580401">
              <w:rPr>
                <w:rFonts w:cs="Arial"/>
                <w:sz w:val="22"/>
                <w:szCs w:val="22"/>
                <w:lang w:val="en-US"/>
              </w:rPr>
              <w:t>s</w:t>
            </w:r>
            <w:r w:rsidRPr="00580401">
              <w:rPr>
                <w:rFonts w:cs="Arial"/>
                <w:sz w:val="22"/>
                <w:szCs w:val="22"/>
                <w:lang w:val="en-US"/>
              </w:rPr>
              <w:t xml:space="preserve"> only </w:t>
            </w:r>
            <w:r w:rsidR="00131931" w:rsidRPr="00580401">
              <w:rPr>
                <w:rFonts w:cs="Arial"/>
                <w:sz w:val="22"/>
                <w:szCs w:val="22"/>
                <w:lang w:val="en-US"/>
              </w:rPr>
              <w:t>30-40</w:t>
            </w:r>
            <w:r w:rsidRPr="00580401">
              <w:rPr>
                <w:rFonts w:cs="Arial"/>
                <w:sz w:val="22"/>
                <w:szCs w:val="22"/>
                <w:lang w:val="en-US"/>
              </w:rPr>
              <w:t xml:space="preserve"> tons per month. </w:t>
            </w:r>
          </w:p>
          <w:p w14:paraId="19256264" w14:textId="77777777" w:rsidR="00896256" w:rsidRPr="00580401" w:rsidRDefault="00896256" w:rsidP="0058647D">
            <w:pPr>
              <w:pStyle w:val="ITAbsatzohneNr"/>
              <w:numPr>
                <w:ilvl w:val="0"/>
                <w:numId w:val="17"/>
              </w:numPr>
              <w:rPr>
                <w:rFonts w:cs="Arial"/>
                <w:sz w:val="22"/>
                <w:szCs w:val="22"/>
                <w:lang w:val="en-US"/>
              </w:rPr>
            </w:pPr>
            <w:r w:rsidRPr="00580401">
              <w:rPr>
                <w:rFonts w:cs="Arial"/>
                <w:sz w:val="22"/>
                <w:szCs w:val="22"/>
                <w:u w:val="single"/>
                <w:lang w:val="en-US"/>
              </w:rPr>
              <w:t>Product performance</w:t>
            </w:r>
            <w:r w:rsidRPr="00580401">
              <w:rPr>
                <w:rFonts w:cs="Arial"/>
                <w:sz w:val="22"/>
                <w:szCs w:val="22"/>
                <w:lang w:val="en-US"/>
              </w:rPr>
              <w:t xml:space="preserve">: </w:t>
            </w:r>
            <w:r w:rsidR="007676B7" w:rsidRPr="00580401">
              <w:rPr>
                <w:rFonts w:cs="Arial"/>
                <w:sz w:val="22"/>
                <w:szCs w:val="22"/>
                <w:lang w:val="en-US"/>
              </w:rPr>
              <w:t>The e</w:t>
            </w:r>
            <w:r w:rsidRPr="00580401">
              <w:rPr>
                <w:rFonts w:cs="Arial"/>
                <w:sz w:val="22"/>
                <w:szCs w:val="22"/>
                <w:lang w:val="en-US"/>
              </w:rPr>
              <w:t>nergy received by</w:t>
            </w:r>
            <w:r w:rsidR="007676B7" w:rsidRPr="00580401">
              <w:rPr>
                <w:rFonts w:cs="Arial"/>
                <w:sz w:val="22"/>
                <w:szCs w:val="22"/>
                <w:lang w:val="en-US"/>
              </w:rPr>
              <w:t xml:space="preserve"> the</w:t>
            </w:r>
            <w:r w:rsidRPr="00580401">
              <w:rPr>
                <w:rFonts w:cs="Arial"/>
                <w:sz w:val="22"/>
                <w:szCs w:val="22"/>
                <w:lang w:val="en-US"/>
              </w:rPr>
              <w:t xml:space="preserve"> product is under better control, therefore improving product homogeneity</w:t>
            </w:r>
          </w:p>
          <w:p w14:paraId="19256265" w14:textId="77777777" w:rsidR="00896256" w:rsidRPr="00580401" w:rsidRDefault="00896256" w:rsidP="00BE5DBE">
            <w:pPr>
              <w:pStyle w:val="ITAbsatzohneNr"/>
              <w:ind w:left="720"/>
              <w:rPr>
                <w:rFonts w:cs="Arial"/>
                <w:sz w:val="22"/>
                <w:szCs w:val="22"/>
                <w:lang w:val="en-US"/>
              </w:rPr>
            </w:pPr>
          </w:p>
          <w:p w14:paraId="19256266" w14:textId="77777777" w:rsidR="00D840FF" w:rsidRPr="00580401" w:rsidRDefault="00D840FF" w:rsidP="00A9597B">
            <w:pPr>
              <w:pStyle w:val="ITAbsatzohneNr"/>
              <w:rPr>
                <w:rFonts w:cs="Arial"/>
                <w:sz w:val="22"/>
                <w:szCs w:val="22"/>
                <w:lang w:val="en-US"/>
              </w:rPr>
            </w:pPr>
          </w:p>
        </w:tc>
      </w:tr>
      <w:tr w:rsidR="00131931" w:rsidRPr="00580401" w14:paraId="19256271" w14:textId="77777777" w:rsidTr="00D546C6">
        <w:tc>
          <w:tcPr>
            <w:tcW w:w="1696" w:type="dxa"/>
          </w:tcPr>
          <w:p w14:paraId="19256268" w14:textId="77777777" w:rsidR="00131931" w:rsidRPr="00580401" w:rsidRDefault="00131931" w:rsidP="00131931">
            <w:pPr>
              <w:pStyle w:val="ITAbsatzohneNr"/>
              <w:rPr>
                <w:rFonts w:cs="Arial"/>
                <w:sz w:val="22"/>
                <w:szCs w:val="22"/>
                <w:lang w:val="en-US"/>
              </w:rPr>
            </w:pPr>
            <w:r w:rsidRPr="00580401">
              <w:rPr>
                <w:rFonts w:cs="Arial"/>
                <w:sz w:val="22"/>
                <w:szCs w:val="22"/>
                <w:lang w:val="en-US"/>
              </w:rPr>
              <w:lastRenderedPageBreak/>
              <w:t>Drawback of the process</w:t>
            </w:r>
          </w:p>
          <w:p w14:paraId="19256269" w14:textId="77777777" w:rsidR="00131931" w:rsidRPr="00580401" w:rsidRDefault="00131931" w:rsidP="00131931">
            <w:pPr>
              <w:pStyle w:val="ITAbsatzohneNr"/>
              <w:rPr>
                <w:rFonts w:cs="Arial"/>
                <w:sz w:val="22"/>
                <w:szCs w:val="22"/>
                <w:lang w:val="en-US"/>
              </w:rPr>
            </w:pPr>
          </w:p>
          <w:p w14:paraId="1925626A" w14:textId="77777777" w:rsidR="00131931" w:rsidRPr="00580401" w:rsidRDefault="00131931" w:rsidP="00131931">
            <w:pPr>
              <w:pStyle w:val="ITAbsatzohneNr"/>
              <w:rPr>
                <w:rFonts w:cs="Arial"/>
                <w:sz w:val="22"/>
                <w:szCs w:val="22"/>
                <w:lang w:val="en-US"/>
              </w:rPr>
            </w:pPr>
          </w:p>
        </w:tc>
        <w:tc>
          <w:tcPr>
            <w:tcW w:w="3544" w:type="dxa"/>
          </w:tcPr>
          <w:p w14:paraId="1925626B" w14:textId="77777777" w:rsidR="00131931" w:rsidRPr="00580401" w:rsidRDefault="00131931" w:rsidP="0058647D">
            <w:pPr>
              <w:pStyle w:val="ITAbsatzohneNr"/>
              <w:numPr>
                <w:ilvl w:val="0"/>
                <w:numId w:val="17"/>
              </w:numPr>
              <w:rPr>
                <w:rFonts w:cs="Arial"/>
                <w:sz w:val="22"/>
                <w:szCs w:val="22"/>
                <w:lang w:val="en-US"/>
              </w:rPr>
            </w:pPr>
            <w:r w:rsidRPr="00580401">
              <w:rPr>
                <w:rFonts w:cs="Arial"/>
                <w:sz w:val="22"/>
                <w:szCs w:val="22"/>
                <w:u w:val="single"/>
                <w:lang w:val="en-US"/>
              </w:rPr>
              <w:t>Cost</w:t>
            </w:r>
            <w:r w:rsidRPr="00580401">
              <w:rPr>
                <w:rFonts w:cs="Arial"/>
                <w:sz w:val="22"/>
                <w:szCs w:val="22"/>
                <w:lang w:val="en-US"/>
              </w:rPr>
              <w:t>: the mounting and dismantling of the furnace is a manual handling process that can be organized only once the furnace has cooled off.</w:t>
            </w:r>
          </w:p>
          <w:p w14:paraId="1925626C" w14:textId="77777777" w:rsidR="00131931" w:rsidRPr="00580401" w:rsidRDefault="00131931" w:rsidP="0058647D">
            <w:pPr>
              <w:pStyle w:val="ITAbsatzohneNr"/>
              <w:numPr>
                <w:ilvl w:val="0"/>
                <w:numId w:val="17"/>
              </w:numPr>
              <w:rPr>
                <w:rFonts w:cs="Arial"/>
                <w:sz w:val="22"/>
                <w:szCs w:val="22"/>
                <w:lang w:val="en-US"/>
              </w:rPr>
            </w:pPr>
            <w:r w:rsidRPr="00580401">
              <w:rPr>
                <w:rFonts w:cs="Arial"/>
                <w:sz w:val="22"/>
                <w:szCs w:val="22"/>
                <w:u w:val="single"/>
                <w:lang w:val="en-US"/>
              </w:rPr>
              <w:t>Sustainability</w:t>
            </w:r>
            <w:r w:rsidRPr="00580401">
              <w:rPr>
                <w:rFonts w:cs="Arial"/>
                <w:sz w:val="22"/>
                <w:szCs w:val="22"/>
                <w:lang w:val="en-US"/>
              </w:rPr>
              <w:t>; The quantity of packing materials and insulating materials is 6 times higher than that of the LWG technology because of the resistor heats conductive agent and  because of higher insulation required due to longer cycles</w:t>
            </w:r>
          </w:p>
          <w:p w14:paraId="1925626D" w14:textId="77777777" w:rsidR="00131931" w:rsidRPr="00580401" w:rsidRDefault="00E32694" w:rsidP="00EB5A78">
            <w:pPr>
              <w:pStyle w:val="ITAbsatzohneNr"/>
              <w:numPr>
                <w:ilvl w:val="0"/>
                <w:numId w:val="17"/>
              </w:numPr>
              <w:rPr>
                <w:rFonts w:cs="Arial"/>
                <w:sz w:val="22"/>
                <w:szCs w:val="22"/>
                <w:lang w:val="en-US"/>
              </w:rPr>
            </w:pPr>
            <w:r w:rsidRPr="00580401">
              <w:rPr>
                <w:rFonts w:cs="Arial"/>
                <w:sz w:val="22"/>
                <w:szCs w:val="22"/>
                <w:u w:val="single"/>
                <w:lang w:val="en-US"/>
              </w:rPr>
              <w:t>Product homogeneity</w:t>
            </w:r>
            <w:r w:rsidRPr="00580401">
              <w:rPr>
                <w:rFonts w:cs="Arial"/>
                <w:sz w:val="22"/>
                <w:szCs w:val="22"/>
                <w:lang w:val="en-US"/>
              </w:rPr>
              <w:t xml:space="preserve">: </w:t>
            </w:r>
            <w:r w:rsidR="00131931" w:rsidRPr="00580401">
              <w:rPr>
                <w:rFonts w:cs="Arial"/>
                <w:sz w:val="22"/>
                <w:szCs w:val="22"/>
                <w:lang w:val="en-US"/>
              </w:rPr>
              <w:t xml:space="preserve">The location of the </w:t>
            </w:r>
            <w:r w:rsidRPr="00580401">
              <w:rPr>
                <w:rFonts w:cs="Arial"/>
                <w:sz w:val="22"/>
                <w:szCs w:val="22"/>
                <w:lang w:val="en-US"/>
              </w:rPr>
              <w:t>crucible</w:t>
            </w:r>
            <w:r w:rsidR="00131931" w:rsidRPr="00580401">
              <w:rPr>
                <w:rFonts w:cs="Arial"/>
                <w:sz w:val="22"/>
                <w:szCs w:val="22"/>
                <w:lang w:val="en-US"/>
              </w:rPr>
              <w:t xml:space="preserve"> in the furnace </w:t>
            </w:r>
            <w:r w:rsidR="00EB5A78" w:rsidRPr="00580401">
              <w:rPr>
                <w:rFonts w:cs="Arial"/>
                <w:sz w:val="22"/>
                <w:szCs w:val="22"/>
                <w:lang w:val="en-US"/>
              </w:rPr>
              <w:t xml:space="preserve">drives </w:t>
            </w:r>
            <w:r w:rsidR="00131931" w:rsidRPr="00580401">
              <w:rPr>
                <w:rFonts w:cs="Arial"/>
                <w:sz w:val="22"/>
                <w:szCs w:val="22"/>
                <w:lang w:val="en-US"/>
              </w:rPr>
              <w:t>the quantity of energy received</w:t>
            </w:r>
            <w:r w:rsidRPr="00580401">
              <w:rPr>
                <w:rFonts w:cs="Arial"/>
                <w:sz w:val="22"/>
                <w:szCs w:val="22"/>
                <w:lang w:val="en-US"/>
              </w:rPr>
              <w:t xml:space="preserve"> by the coke powder, </w:t>
            </w:r>
            <w:r w:rsidR="00131931" w:rsidRPr="00580401">
              <w:rPr>
                <w:rFonts w:cs="Arial"/>
                <w:sz w:val="22"/>
                <w:szCs w:val="22"/>
                <w:lang w:val="en-US"/>
              </w:rPr>
              <w:t xml:space="preserve">therefore </w:t>
            </w:r>
            <w:r w:rsidRPr="00580401">
              <w:rPr>
                <w:rFonts w:cs="Arial"/>
                <w:sz w:val="22"/>
                <w:szCs w:val="22"/>
                <w:lang w:val="en-US"/>
              </w:rPr>
              <w:t>affecting the homogeneity o</w:t>
            </w:r>
            <w:r w:rsidR="00131931" w:rsidRPr="00580401">
              <w:rPr>
                <w:rFonts w:cs="Arial"/>
                <w:sz w:val="22"/>
                <w:szCs w:val="22"/>
                <w:lang w:val="en-US"/>
              </w:rPr>
              <w:t>f the products. In order to counter this effect a lot of efforts has to be made in the mounting scheme of the furnace (optimizing insulating/resistor position and volumes increasing</w:t>
            </w:r>
            <w:r w:rsidRPr="00580401">
              <w:rPr>
                <w:rFonts w:cs="Arial"/>
                <w:sz w:val="22"/>
                <w:szCs w:val="22"/>
                <w:lang w:val="en-US"/>
              </w:rPr>
              <w:t>)</w:t>
            </w:r>
          </w:p>
        </w:tc>
        <w:tc>
          <w:tcPr>
            <w:tcW w:w="3822" w:type="dxa"/>
          </w:tcPr>
          <w:p w14:paraId="1925626E" w14:textId="77777777" w:rsidR="00131931" w:rsidRPr="00580401" w:rsidRDefault="00131931" w:rsidP="0058647D">
            <w:pPr>
              <w:pStyle w:val="ITAbsatzohneNr"/>
              <w:numPr>
                <w:ilvl w:val="0"/>
                <w:numId w:val="17"/>
              </w:numPr>
              <w:rPr>
                <w:rFonts w:cs="Arial"/>
                <w:sz w:val="22"/>
                <w:szCs w:val="22"/>
                <w:lang w:val="en-US"/>
              </w:rPr>
            </w:pPr>
            <w:r w:rsidRPr="00580401">
              <w:rPr>
                <w:rFonts w:cs="Arial"/>
                <w:sz w:val="22"/>
                <w:szCs w:val="22"/>
                <w:u w:val="single"/>
                <w:lang w:val="en-US"/>
              </w:rPr>
              <w:t>Product performance</w:t>
            </w:r>
            <w:r w:rsidRPr="00580401">
              <w:rPr>
                <w:rFonts w:cs="Arial"/>
                <w:sz w:val="22"/>
                <w:szCs w:val="22"/>
                <w:lang w:val="en-US"/>
              </w:rPr>
              <w:t xml:space="preserve">: The heating is direct. Once the block reaches 3,000°C and is transformed into graphite, the resistivity of the block </w:t>
            </w:r>
            <w:r w:rsidR="00EB5A78" w:rsidRPr="00580401">
              <w:rPr>
                <w:rFonts w:cs="Arial"/>
                <w:sz w:val="22"/>
                <w:szCs w:val="22"/>
                <w:lang w:val="en-US"/>
              </w:rPr>
              <w:t xml:space="preserve">drops </w:t>
            </w:r>
            <w:r w:rsidRPr="00580401">
              <w:rPr>
                <w:rFonts w:cs="Arial"/>
                <w:sz w:val="22"/>
                <w:szCs w:val="22"/>
                <w:lang w:val="en-US"/>
              </w:rPr>
              <w:t xml:space="preserve">and it becomes difficult to maintain the temperature above 3,000°C (requires very high intensity which standard transformers/power supplies are not able to deliver). </w:t>
            </w:r>
          </w:p>
          <w:p w14:paraId="1925626F" w14:textId="77777777" w:rsidR="00131931" w:rsidRPr="00580401" w:rsidRDefault="00131931" w:rsidP="0058647D">
            <w:pPr>
              <w:pStyle w:val="ITAbsatzohneNr"/>
              <w:numPr>
                <w:ilvl w:val="0"/>
                <w:numId w:val="17"/>
              </w:numPr>
              <w:rPr>
                <w:rFonts w:cs="Arial"/>
                <w:sz w:val="22"/>
                <w:szCs w:val="22"/>
                <w:lang w:val="en-US"/>
              </w:rPr>
            </w:pPr>
            <w:r w:rsidRPr="00580401">
              <w:rPr>
                <w:rFonts w:cs="Arial"/>
                <w:sz w:val="22"/>
                <w:szCs w:val="22"/>
                <w:u w:val="single"/>
                <w:lang w:val="en-US"/>
              </w:rPr>
              <w:t>Flexibility:</w:t>
            </w:r>
            <w:r w:rsidRPr="00580401">
              <w:rPr>
                <w:rFonts w:cs="Arial"/>
                <w:sz w:val="22"/>
                <w:szCs w:val="22"/>
                <w:lang w:val="en-US"/>
              </w:rPr>
              <w:t xml:space="preserve"> LWG technology requires using blocks. It is not possible to graphitize directly coke powders.</w:t>
            </w:r>
          </w:p>
          <w:p w14:paraId="19256270" w14:textId="77777777" w:rsidR="00846D28" w:rsidRPr="00580401" w:rsidRDefault="00846D28" w:rsidP="00846D28">
            <w:pPr>
              <w:pStyle w:val="ITAbsatzohneNr"/>
              <w:ind w:left="720"/>
              <w:rPr>
                <w:rFonts w:cs="Arial"/>
                <w:sz w:val="22"/>
                <w:szCs w:val="22"/>
                <w:lang w:val="en-US"/>
              </w:rPr>
            </w:pPr>
          </w:p>
        </w:tc>
      </w:tr>
    </w:tbl>
    <w:p w14:paraId="19256272" w14:textId="482432B4" w:rsidR="00EA3661" w:rsidRPr="00580401" w:rsidRDefault="00F116A4" w:rsidP="00F116A4">
      <w:pPr>
        <w:pStyle w:val="Caption"/>
        <w:ind w:left="993" w:hanging="993"/>
        <w:rPr>
          <w:rFonts w:cs="Arial"/>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2</w:t>
      </w:r>
      <w:r w:rsidRPr="00580401">
        <w:rPr>
          <w:lang w:val="en-US"/>
        </w:rPr>
        <w:fldChar w:fldCharType="end"/>
      </w:r>
      <w:r w:rsidRPr="00580401">
        <w:rPr>
          <w:lang w:val="en-US"/>
        </w:rPr>
        <w:tab/>
      </w:r>
      <w:r w:rsidR="00D66E39" w:rsidRPr="00580401">
        <w:rPr>
          <w:lang w:val="en-US"/>
        </w:rPr>
        <w:t>Advantages and drawbacks of the different graphitization technology</w:t>
      </w:r>
    </w:p>
    <w:p w14:paraId="19256273" w14:textId="77777777" w:rsidR="00EA3661" w:rsidRPr="00580401" w:rsidRDefault="00EA3661">
      <w:pPr>
        <w:spacing w:after="200"/>
        <w:rPr>
          <w:rFonts w:eastAsia="SimSun" w:cs="Arial"/>
          <w:kern w:val="3"/>
          <w:sz w:val="22"/>
          <w:szCs w:val="22"/>
          <w:lang w:val="en-US" w:eastAsia="en-US"/>
        </w:rPr>
      </w:pPr>
      <w:r w:rsidRPr="00580401">
        <w:rPr>
          <w:rFonts w:cs="Arial"/>
          <w:lang w:val="en-US"/>
        </w:rPr>
        <w:br w:type="page"/>
      </w:r>
    </w:p>
    <w:p w14:paraId="19256275" w14:textId="77777777" w:rsidR="00512722" w:rsidRPr="00580401" w:rsidRDefault="00512722" w:rsidP="0058647D">
      <w:pPr>
        <w:pStyle w:val="ITAbsatzohneNr"/>
        <w:numPr>
          <w:ilvl w:val="0"/>
          <w:numId w:val="17"/>
        </w:numPr>
        <w:rPr>
          <w:rFonts w:cs="Arial"/>
          <w:sz w:val="22"/>
          <w:szCs w:val="22"/>
          <w:u w:val="single"/>
          <w:lang w:val="en-US"/>
        </w:rPr>
      </w:pPr>
      <w:r w:rsidRPr="00580401">
        <w:rPr>
          <w:rFonts w:cs="Arial"/>
          <w:sz w:val="22"/>
          <w:szCs w:val="22"/>
          <w:u w:val="single"/>
          <w:lang w:val="en-US"/>
        </w:rPr>
        <w:lastRenderedPageBreak/>
        <w:t>Understanding the two different manufacturing processes (powders and blocks)</w:t>
      </w:r>
      <w:r w:rsidR="00D840FF" w:rsidRPr="00580401">
        <w:rPr>
          <w:rFonts w:cs="Arial"/>
          <w:sz w:val="22"/>
          <w:szCs w:val="22"/>
          <w:u w:val="single"/>
          <w:lang w:val="en-US"/>
        </w:rPr>
        <w:t xml:space="preserve"> for </w:t>
      </w:r>
      <w:r w:rsidR="007676B7" w:rsidRPr="00580401">
        <w:rPr>
          <w:rFonts w:cs="Arial"/>
          <w:sz w:val="22"/>
          <w:szCs w:val="22"/>
          <w:u w:val="single"/>
          <w:lang w:val="en-US"/>
        </w:rPr>
        <w:t xml:space="preserve">synthetic graphite </w:t>
      </w:r>
      <w:r w:rsidR="00D840FF" w:rsidRPr="00580401">
        <w:rPr>
          <w:rFonts w:cs="Arial"/>
          <w:sz w:val="22"/>
          <w:szCs w:val="22"/>
          <w:u w:val="single"/>
          <w:lang w:val="en-US"/>
        </w:rPr>
        <w:t>anode materials</w:t>
      </w:r>
    </w:p>
    <w:p w14:paraId="19256276" w14:textId="77777777" w:rsidR="00512722" w:rsidRPr="00580401" w:rsidRDefault="00512722" w:rsidP="001F5BB9">
      <w:pPr>
        <w:pStyle w:val="Standard"/>
        <w:spacing w:line="360" w:lineRule="auto"/>
        <w:jc w:val="both"/>
        <w:rPr>
          <w:rFonts w:ascii="Arial" w:hAnsi="Arial" w:cs="Arial"/>
          <w:lang w:val="en-US"/>
        </w:rPr>
      </w:pPr>
    </w:p>
    <w:p w14:paraId="19256277" w14:textId="77777777" w:rsidR="00512722" w:rsidRPr="00580401" w:rsidRDefault="00512722" w:rsidP="00EA7A6F">
      <w:pPr>
        <w:pStyle w:val="ITAbsatzohneNr"/>
        <w:rPr>
          <w:rFonts w:cs="Arial"/>
          <w:sz w:val="22"/>
          <w:szCs w:val="22"/>
          <w:lang w:val="en-US"/>
        </w:rPr>
      </w:pPr>
      <w:r w:rsidRPr="00580401">
        <w:rPr>
          <w:rFonts w:cs="Arial"/>
          <w:sz w:val="22"/>
          <w:szCs w:val="22"/>
          <w:lang w:val="en-US"/>
        </w:rPr>
        <w:t xml:space="preserve">The manufacturing of </w:t>
      </w:r>
      <w:r w:rsidR="007676B7" w:rsidRPr="00580401">
        <w:rPr>
          <w:rFonts w:cs="Arial"/>
          <w:sz w:val="22"/>
          <w:szCs w:val="22"/>
          <w:lang w:val="en-US"/>
        </w:rPr>
        <w:t xml:space="preserve">synthetic graphite </w:t>
      </w:r>
      <w:r w:rsidR="00D840FF" w:rsidRPr="00580401">
        <w:rPr>
          <w:rFonts w:cs="Arial"/>
          <w:sz w:val="22"/>
          <w:szCs w:val="22"/>
          <w:lang w:val="en-US"/>
        </w:rPr>
        <w:t xml:space="preserve">anode materials for </w:t>
      </w:r>
      <w:proofErr w:type="spellStart"/>
      <w:r w:rsidR="007676B7" w:rsidRPr="00580401">
        <w:rPr>
          <w:rFonts w:cs="Arial"/>
          <w:sz w:val="22"/>
          <w:szCs w:val="22"/>
          <w:lang w:val="en-US"/>
        </w:rPr>
        <w:t>LiB</w:t>
      </w:r>
      <w:proofErr w:type="spellEnd"/>
      <w:r w:rsidR="007676B7" w:rsidRPr="00580401">
        <w:rPr>
          <w:rFonts w:cs="Arial"/>
          <w:sz w:val="22"/>
          <w:szCs w:val="22"/>
          <w:lang w:val="en-US"/>
        </w:rPr>
        <w:t xml:space="preserve"> </w:t>
      </w:r>
      <w:r w:rsidR="00196177" w:rsidRPr="00580401">
        <w:rPr>
          <w:rFonts w:cs="Arial"/>
          <w:sz w:val="22"/>
          <w:szCs w:val="22"/>
          <w:lang w:val="en-US"/>
        </w:rPr>
        <w:t>called “</w:t>
      </w:r>
      <w:r w:rsidR="00D840FF" w:rsidRPr="00580401">
        <w:rPr>
          <w:rFonts w:cs="Arial"/>
          <w:sz w:val="22"/>
          <w:szCs w:val="22"/>
          <w:lang w:val="en-US"/>
        </w:rPr>
        <w:t>powders to powders</w:t>
      </w:r>
      <w:r w:rsidR="00196177" w:rsidRPr="00580401">
        <w:rPr>
          <w:rFonts w:cs="Arial"/>
          <w:sz w:val="22"/>
          <w:szCs w:val="22"/>
          <w:lang w:val="en-US"/>
        </w:rPr>
        <w:t>”</w:t>
      </w:r>
      <w:r w:rsidR="00D840FF" w:rsidRPr="00580401">
        <w:rPr>
          <w:rFonts w:cs="Arial"/>
          <w:sz w:val="22"/>
          <w:szCs w:val="22"/>
          <w:lang w:val="en-US"/>
        </w:rPr>
        <w:t xml:space="preserve"> process</w:t>
      </w:r>
      <w:r w:rsidR="00196177" w:rsidRPr="00580401">
        <w:rPr>
          <w:rFonts w:cs="Arial"/>
          <w:sz w:val="22"/>
          <w:szCs w:val="22"/>
          <w:lang w:val="en-US"/>
        </w:rPr>
        <w:t xml:space="preserve"> is relatively straightforward:</w:t>
      </w:r>
      <w:r w:rsidR="00D840FF" w:rsidRPr="00580401">
        <w:rPr>
          <w:rFonts w:cs="Arial"/>
          <w:sz w:val="22"/>
          <w:szCs w:val="22"/>
          <w:lang w:val="en-US"/>
        </w:rPr>
        <w:t xml:space="preserve"> </w:t>
      </w:r>
    </w:p>
    <w:p w14:paraId="19256278" w14:textId="77777777" w:rsidR="007676B7" w:rsidRPr="00580401" w:rsidRDefault="007676B7" w:rsidP="00EA7A6F">
      <w:pPr>
        <w:pStyle w:val="ITAbsatzohneNr"/>
        <w:rPr>
          <w:rFonts w:cs="Arial"/>
          <w:sz w:val="22"/>
          <w:szCs w:val="22"/>
          <w:lang w:val="en-US"/>
        </w:rPr>
      </w:pPr>
    </w:p>
    <w:p w14:paraId="19256279" w14:textId="77777777" w:rsidR="00914685" w:rsidRPr="00580401" w:rsidRDefault="00512722" w:rsidP="00914685">
      <w:pPr>
        <w:pStyle w:val="Standard"/>
        <w:spacing w:line="360" w:lineRule="auto"/>
        <w:jc w:val="both"/>
        <w:rPr>
          <w:rFonts w:ascii="Arial" w:hAnsi="Arial" w:cs="Arial"/>
          <w:lang w:val="en-US"/>
        </w:rPr>
      </w:pPr>
      <w:r w:rsidRPr="00580401">
        <w:rPr>
          <w:rFonts w:ascii="Arial" w:hAnsi="Arial" w:cs="Arial"/>
          <w:noProof/>
          <w:lang w:eastAsia="fr-FR"/>
        </w:rPr>
        <w:drawing>
          <wp:inline distT="0" distB="0" distL="0" distR="0" wp14:anchorId="1925675A" wp14:editId="1925675B">
            <wp:extent cx="5911701" cy="740074"/>
            <wp:effectExtent l="19050" t="0" r="32385" b="3175"/>
            <wp:docPr id="57" name="Diagramme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925627A" w14:textId="77777777" w:rsidR="00914685" w:rsidRPr="00580401" w:rsidRDefault="00846D28" w:rsidP="00914685">
      <w:pPr>
        <w:pStyle w:val="Standard"/>
        <w:spacing w:line="360" w:lineRule="auto"/>
        <w:jc w:val="center"/>
        <w:rPr>
          <w:rFonts w:ascii="Arial" w:hAnsi="Arial" w:cs="Arial"/>
          <w:noProof/>
          <w:lang w:val="en-US" w:eastAsia="fr-FR"/>
        </w:rPr>
      </w:pPr>
      <w:r w:rsidRPr="00580401">
        <w:rPr>
          <w:rFonts w:ascii="Arial" w:hAnsi="Arial" w:cs="Arial"/>
          <w:noProof/>
          <w:lang w:eastAsia="fr-FR"/>
        </w:rPr>
        <w:drawing>
          <wp:inline distT="0" distB="0" distL="0" distR="0" wp14:anchorId="1925675C" wp14:editId="1925675D">
            <wp:extent cx="1303846" cy="13197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02575" cy="1318460"/>
                    </a:xfrm>
                    <a:prstGeom prst="rect">
                      <a:avLst/>
                    </a:prstGeom>
                  </pic:spPr>
                </pic:pic>
              </a:graphicData>
            </a:graphic>
          </wp:inline>
        </w:drawing>
      </w:r>
    </w:p>
    <w:p w14:paraId="1925627B" w14:textId="58C6413F" w:rsidR="004C080B" w:rsidRPr="00580401" w:rsidRDefault="004C080B" w:rsidP="00EC14A0">
      <w:pPr>
        <w:pStyle w:val="Caption"/>
        <w:ind w:left="993" w:hanging="993"/>
        <w:rPr>
          <w:rFonts w:cs="Arial"/>
          <w:i w:val="0"/>
          <w:noProof/>
          <w:u w:val="single"/>
          <w:lang w:val="en-US" w:eastAsia="fr-FR"/>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4</w:t>
      </w:r>
      <w:r w:rsidRPr="00580401">
        <w:rPr>
          <w:lang w:val="en-US"/>
        </w:rPr>
        <w:fldChar w:fldCharType="end"/>
      </w:r>
      <w:r w:rsidRPr="00580401">
        <w:rPr>
          <w:lang w:val="en-US"/>
        </w:rPr>
        <w:tab/>
        <w:t>Design of a graphite crucible (500mm internal diameter x1300 mm, ~100kg of powder)</w:t>
      </w:r>
    </w:p>
    <w:p w14:paraId="1925627C" w14:textId="77777777" w:rsidR="00846D28" w:rsidRPr="00580401" w:rsidRDefault="00914685" w:rsidP="00A72B03">
      <w:pPr>
        <w:spacing w:after="200"/>
        <w:jc w:val="center"/>
        <w:rPr>
          <w:rFonts w:cs="Arial"/>
          <w:lang w:val="en-US"/>
        </w:rPr>
      </w:pPr>
      <w:r w:rsidRPr="00580401">
        <w:rPr>
          <w:rFonts w:cs="Arial"/>
          <w:noProof/>
          <w:lang w:val="fr-FR" w:eastAsia="fr-FR"/>
        </w:rPr>
        <w:lastRenderedPageBreak/>
        <w:drawing>
          <wp:inline distT="0" distB="0" distL="0" distR="0" wp14:anchorId="1925675E" wp14:editId="1925675F">
            <wp:extent cx="2105025" cy="4514850"/>
            <wp:effectExtent l="0" t="4762" r="4762" b="4763"/>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5400000">
                      <a:off x="0" y="0"/>
                      <a:ext cx="2105025" cy="4514850"/>
                    </a:xfrm>
                    <a:prstGeom prst="rect">
                      <a:avLst/>
                    </a:prstGeom>
                  </pic:spPr>
                </pic:pic>
              </a:graphicData>
            </a:graphic>
          </wp:inline>
        </w:drawing>
      </w:r>
      <w:r w:rsidRPr="00580401">
        <w:rPr>
          <w:rFonts w:cs="Arial"/>
          <w:noProof/>
          <w:lang w:val="fr-FR" w:eastAsia="fr-FR"/>
        </w:rPr>
        <w:drawing>
          <wp:inline distT="0" distB="0" distL="0" distR="0" wp14:anchorId="19256760" wp14:editId="19256761">
            <wp:extent cx="1694688" cy="3468056"/>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8647" cy="3476158"/>
                    </a:xfrm>
                    <a:prstGeom prst="rect">
                      <a:avLst/>
                    </a:prstGeom>
                  </pic:spPr>
                </pic:pic>
              </a:graphicData>
            </a:graphic>
          </wp:inline>
        </w:drawing>
      </w:r>
    </w:p>
    <w:p w14:paraId="1925627D" w14:textId="29E7DCD1" w:rsidR="00A04215" w:rsidRPr="00580401" w:rsidRDefault="00A04215" w:rsidP="00A04215">
      <w:pPr>
        <w:pStyle w:val="Caption"/>
        <w:ind w:left="993" w:hanging="993"/>
        <w:rPr>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5</w:t>
      </w:r>
      <w:r w:rsidRPr="00580401">
        <w:rPr>
          <w:lang w:val="en-US"/>
        </w:rPr>
        <w:fldChar w:fldCharType="end"/>
      </w:r>
      <w:r w:rsidRPr="00580401">
        <w:rPr>
          <w:lang w:val="en-US"/>
        </w:rPr>
        <w:tab/>
        <w:t>Mo</w:t>
      </w:r>
      <w:r w:rsidR="0021156A" w:rsidRPr="00580401">
        <w:rPr>
          <w:lang w:val="en-US"/>
        </w:rPr>
        <w:t>u</w:t>
      </w:r>
      <w:r w:rsidRPr="00580401">
        <w:rPr>
          <w:lang w:val="en-US"/>
        </w:rPr>
        <w:t>nting plan of an Acheson furnace “powders to powders”   ~ 276 crucibles by furnace on two layers ~25t of powder/furnace</w:t>
      </w:r>
    </w:p>
    <w:p w14:paraId="1925627E" w14:textId="4789F2B0" w:rsidR="00846D28" w:rsidRDefault="00846D28" w:rsidP="00EA7A6F">
      <w:pPr>
        <w:pStyle w:val="ITAbsatzohneNr"/>
        <w:rPr>
          <w:rFonts w:cs="Arial"/>
          <w:sz w:val="22"/>
          <w:szCs w:val="22"/>
          <w:lang w:val="en-US"/>
        </w:rPr>
      </w:pPr>
    </w:p>
    <w:p w14:paraId="12302CC5" w14:textId="24CC543F" w:rsidR="00442FD8" w:rsidRDefault="00442FD8" w:rsidP="00EA7A6F">
      <w:pPr>
        <w:pStyle w:val="ITAbsatzohneNr"/>
        <w:rPr>
          <w:rFonts w:cs="Arial"/>
          <w:sz w:val="22"/>
          <w:szCs w:val="22"/>
          <w:lang w:val="en-US"/>
        </w:rPr>
      </w:pPr>
    </w:p>
    <w:p w14:paraId="4DC8B83F" w14:textId="208A0617" w:rsidR="00442FD8" w:rsidRDefault="00442FD8" w:rsidP="00EA7A6F">
      <w:pPr>
        <w:pStyle w:val="ITAbsatzohneNr"/>
        <w:rPr>
          <w:rFonts w:cs="Arial"/>
          <w:sz w:val="22"/>
          <w:szCs w:val="22"/>
          <w:lang w:val="en-US"/>
        </w:rPr>
      </w:pPr>
    </w:p>
    <w:p w14:paraId="22DABC42" w14:textId="56FA5BB7" w:rsidR="00442FD8" w:rsidRDefault="00442FD8" w:rsidP="00EA7A6F">
      <w:pPr>
        <w:pStyle w:val="ITAbsatzohneNr"/>
        <w:rPr>
          <w:rFonts w:cs="Arial"/>
          <w:sz w:val="22"/>
          <w:szCs w:val="22"/>
          <w:lang w:val="en-US"/>
        </w:rPr>
      </w:pPr>
    </w:p>
    <w:p w14:paraId="5D9D5D2F" w14:textId="3753A1B9" w:rsidR="00442FD8" w:rsidRDefault="00442FD8" w:rsidP="00EA7A6F">
      <w:pPr>
        <w:pStyle w:val="ITAbsatzohneNr"/>
        <w:rPr>
          <w:rFonts w:cs="Arial"/>
          <w:sz w:val="22"/>
          <w:szCs w:val="22"/>
          <w:lang w:val="en-US"/>
        </w:rPr>
      </w:pPr>
    </w:p>
    <w:p w14:paraId="1E700A94" w14:textId="789CE300" w:rsidR="00442FD8" w:rsidRDefault="00442FD8" w:rsidP="00EA7A6F">
      <w:pPr>
        <w:pStyle w:val="ITAbsatzohneNr"/>
        <w:rPr>
          <w:rFonts w:cs="Arial"/>
          <w:sz w:val="22"/>
          <w:szCs w:val="22"/>
          <w:lang w:val="en-US"/>
        </w:rPr>
      </w:pPr>
    </w:p>
    <w:p w14:paraId="3E36FF07" w14:textId="2225D677" w:rsidR="00442FD8" w:rsidRDefault="00442FD8" w:rsidP="00442FD8">
      <w:pPr>
        <w:pStyle w:val="ITAbsatzohneNr"/>
        <w:jc w:val="center"/>
        <w:rPr>
          <w:i/>
          <w:lang w:val="en-US"/>
        </w:rPr>
      </w:pPr>
      <w:r w:rsidRPr="00442FD8">
        <w:rPr>
          <w:rFonts w:cs="Arial"/>
          <w:i/>
          <w:noProof/>
          <w:sz w:val="22"/>
          <w:szCs w:val="22"/>
          <w:lang w:val="fr-FR" w:eastAsia="fr-FR"/>
        </w:rPr>
        <w:lastRenderedPageBreak/>
        <w:drawing>
          <wp:anchor distT="0" distB="0" distL="114300" distR="114300" simplePos="0" relativeHeight="251673600" behindDoc="0" locked="0" layoutInCell="1" allowOverlap="1" wp14:anchorId="4BE374F9" wp14:editId="66513F42">
            <wp:simplePos x="0" y="0"/>
            <wp:positionH relativeFrom="column">
              <wp:posOffset>1483995</wp:posOffset>
            </wp:positionH>
            <wp:positionV relativeFrom="paragraph">
              <wp:posOffset>0</wp:posOffset>
            </wp:positionV>
            <wp:extent cx="2971800" cy="3962400"/>
            <wp:effectExtent l="0" t="0" r="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_20190604_10485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3962400"/>
                    </a:xfrm>
                    <a:prstGeom prst="rect">
                      <a:avLst/>
                    </a:prstGeom>
                  </pic:spPr>
                </pic:pic>
              </a:graphicData>
            </a:graphic>
            <wp14:sizeRelH relativeFrom="margin">
              <wp14:pctWidth>0</wp14:pctWidth>
            </wp14:sizeRelH>
            <wp14:sizeRelV relativeFrom="margin">
              <wp14:pctHeight>0</wp14:pctHeight>
            </wp14:sizeRelV>
          </wp:anchor>
        </w:drawing>
      </w:r>
      <w:r w:rsidRPr="00442FD8">
        <w:rPr>
          <w:i/>
        </w:rPr>
        <w:t xml:space="preserve">Figure </w:t>
      </w:r>
      <w:r w:rsidRPr="00442FD8">
        <w:rPr>
          <w:i/>
        </w:rPr>
        <w:fldChar w:fldCharType="begin"/>
      </w:r>
      <w:r w:rsidRPr="00442FD8">
        <w:rPr>
          <w:i/>
        </w:rPr>
        <w:instrText xml:space="preserve"> SEQ Figure \* ARABIC </w:instrText>
      </w:r>
      <w:r w:rsidRPr="00442FD8">
        <w:rPr>
          <w:i/>
        </w:rPr>
        <w:fldChar w:fldCharType="separate"/>
      </w:r>
      <w:r w:rsidRPr="00442FD8">
        <w:rPr>
          <w:i/>
          <w:noProof/>
        </w:rPr>
        <w:t>6</w:t>
      </w:r>
      <w:r w:rsidRPr="00442FD8">
        <w:rPr>
          <w:i/>
        </w:rPr>
        <w:fldChar w:fldCharType="end"/>
      </w:r>
      <w:r w:rsidRPr="00442FD8">
        <w:rPr>
          <w:i/>
          <w:lang w:val="en-US"/>
        </w:rPr>
        <w:t xml:space="preserve"> Picture of a </w:t>
      </w:r>
      <w:r w:rsidR="007631B5">
        <w:rPr>
          <w:i/>
          <w:lang w:val="en-US"/>
        </w:rPr>
        <w:t xml:space="preserve">half-loaded </w:t>
      </w:r>
      <w:r w:rsidRPr="00442FD8">
        <w:rPr>
          <w:i/>
          <w:lang w:val="en-US"/>
        </w:rPr>
        <w:t>Chinese Acheson furnace</w:t>
      </w:r>
      <w:r>
        <w:rPr>
          <w:i/>
          <w:lang w:val="en-US"/>
        </w:rPr>
        <w:t xml:space="preserve"> used to produce BAM</w:t>
      </w:r>
      <w:r w:rsidRPr="00442FD8">
        <w:rPr>
          <w:i/>
          <w:lang w:val="en-US"/>
        </w:rPr>
        <w:t xml:space="preserve"> “powders to powders” </w:t>
      </w:r>
    </w:p>
    <w:p w14:paraId="5C6E5EAD" w14:textId="2C546F1A" w:rsidR="00442FD8" w:rsidRPr="00442FD8" w:rsidRDefault="00442FD8" w:rsidP="00442FD8">
      <w:pPr>
        <w:pStyle w:val="ITAbsatzohneNr"/>
        <w:jc w:val="center"/>
        <w:rPr>
          <w:i/>
          <w:lang w:val="en-US"/>
        </w:rPr>
      </w:pPr>
      <w:r w:rsidRPr="00442FD8">
        <w:rPr>
          <w:i/>
          <w:lang w:val="en-US"/>
        </w:rPr>
        <w:t>(June 2019)</w:t>
      </w:r>
    </w:p>
    <w:p w14:paraId="3AAAC42C" w14:textId="25196A34" w:rsidR="00442FD8" w:rsidRDefault="00442FD8" w:rsidP="00442FD8">
      <w:pPr>
        <w:rPr>
          <w:lang w:val="en-US"/>
        </w:rPr>
      </w:pPr>
    </w:p>
    <w:p w14:paraId="5B0C2169" w14:textId="2A57698D" w:rsidR="00442FD8" w:rsidRDefault="00442FD8" w:rsidP="00442FD8">
      <w:pPr>
        <w:rPr>
          <w:lang w:val="en-US"/>
        </w:rPr>
      </w:pPr>
    </w:p>
    <w:p w14:paraId="767915F2" w14:textId="47A141AA" w:rsidR="00442FD8" w:rsidRDefault="00442FD8" w:rsidP="00442FD8">
      <w:pPr>
        <w:rPr>
          <w:lang w:val="en-US"/>
        </w:rPr>
      </w:pPr>
    </w:p>
    <w:p w14:paraId="1060EE94" w14:textId="6798F36E" w:rsidR="00442FD8" w:rsidRDefault="00442FD8" w:rsidP="00442FD8">
      <w:pPr>
        <w:jc w:val="center"/>
        <w:rPr>
          <w:lang w:val="en-US"/>
        </w:rPr>
      </w:pPr>
      <w:r>
        <w:rPr>
          <w:noProof/>
          <w:lang w:val="fr-FR" w:eastAsia="fr-FR"/>
        </w:rPr>
        <w:drawing>
          <wp:inline distT="0" distB="0" distL="0" distR="0" wp14:anchorId="71BF9FCB" wp14:editId="1D055612">
            <wp:extent cx="3843020" cy="2882265"/>
            <wp:effectExtent l="0" t="0" r="508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_20190604_1037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3020" cy="2882265"/>
                    </a:xfrm>
                    <a:prstGeom prst="rect">
                      <a:avLst/>
                    </a:prstGeom>
                  </pic:spPr>
                </pic:pic>
              </a:graphicData>
            </a:graphic>
          </wp:inline>
        </w:drawing>
      </w:r>
    </w:p>
    <w:p w14:paraId="1A2331F9" w14:textId="52F2A9DB" w:rsidR="007631B5" w:rsidRDefault="00442FD8" w:rsidP="007631B5">
      <w:pPr>
        <w:pStyle w:val="Caption"/>
        <w:spacing w:before="0" w:after="0"/>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Picture of </w:t>
      </w:r>
      <w:r w:rsidR="007631B5">
        <w:rPr>
          <w:lang w:val="en-US"/>
        </w:rPr>
        <w:t xml:space="preserve">consumable graphite </w:t>
      </w:r>
      <w:r>
        <w:rPr>
          <w:lang w:val="en-US"/>
        </w:rPr>
        <w:t xml:space="preserve">crucibles used by a Chinese </w:t>
      </w:r>
      <w:r>
        <w:rPr>
          <w:i w:val="0"/>
          <w:lang w:val="en-US"/>
        </w:rPr>
        <w:t>BAM</w:t>
      </w:r>
      <w:r w:rsidRPr="00442FD8">
        <w:rPr>
          <w:lang w:val="en-US"/>
        </w:rPr>
        <w:t xml:space="preserve"> </w:t>
      </w:r>
      <w:r>
        <w:rPr>
          <w:lang w:val="en-US"/>
        </w:rPr>
        <w:t>producer</w:t>
      </w:r>
    </w:p>
    <w:p w14:paraId="681EEC24" w14:textId="245CE0A7" w:rsidR="00442FD8" w:rsidRDefault="00442FD8" w:rsidP="007631B5">
      <w:pPr>
        <w:pStyle w:val="Caption"/>
        <w:spacing w:before="0" w:after="0"/>
        <w:jc w:val="center"/>
        <w:rPr>
          <w:lang w:val="en-US"/>
        </w:rPr>
      </w:pPr>
      <w:r>
        <w:rPr>
          <w:lang w:val="en-US"/>
        </w:rPr>
        <w:t xml:space="preserve"> (June 2019)</w:t>
      </w:r>
    </w:p>
    <w:p w14:paraId="5D148A98" w14:textId="77777777" w:rsidR="00442FD8" w:rsidRDefault="00442FD8" w:rsidP="00442FD8">
      <w:pPr>
        <w:rPr>
          <w:lang w:val="en-US"/>
        </w:rPr>
      </w:pPr>
    </w:p>
    <w:p w14:paraId="5AE4680C" w14:textId="11845DA9" w:rsidR="00442FD8" w:rsidRDefault="00442FD8" w:rsidP="00442FD8">
      <w:pPr>
        <w:rPr>
          <w:lang w:val="en-US"/>
        </w:rPr>
      </w:pPr>
    </w:p>
    <w:p w14:paraId="1E09C861" w14:textId="246DD5B3" w:rsidR="00442FD8" w:rsidRDefault="00442FD8" w:rsidP="00442FD8">
      <w:pPr>
        <w:rPr>
          <w:lang w:val="en-US"/>
        </w:rPr>
      </w:pPr>
    </w:p>
    <w:p w14:paraId="24AC0CBF" w14:textId="2BE911FB" w:rsidR="00442FD8" w:rsidRDefault="00442FD8" w:rsidP="00442FD8">
      <w:pPr>
        <w:rPr>
          <w:lang w:val="en-US"/>
        </w:rPr>
      </w:pPr>
    </w:p>
    <w:p w14:paraId="276386E1" w14:textId="7FBF8BF3" w:rsidR="00442FD8" w:rsidRDefault="00442FD8" w:rsidP="00442FD8">
      <w:pPr>
        <w:rPr>
          <w:lang w:val="en-US"/>
        </w:rPr>
      </w:pPr>
    </w:p>
    <w:p w14:paraId="1925627F" w14:textId="66A51AE7" w:rsidR="00846D28" w:rsidRPr="00580401" w:rsidRDefault="00EA7A6F" w:rsidP="00106FA0">
      <w:pPr>
        <w:pStyle w:val="ITAbsatzohneNr"/>
        <w:jc w:val="both"/>
        <w:rPr>
          <w:rFonts w:cs="Arial"/>
          <w:sz w:val="22"/>
          <w:szCs w:val="22"/>
          <w:lang w:val="en-US"/>
        </w:rPr>
      </w:pPr>
      <w:r w:rsidRPr="00580401">
        <w:rPr>
          <w:rFonts w:cs="Arial"/>
          <w:sz w:val="22"/>
          <w:szCs w:val="22"/>
          <w:lang w:val="en-US"/>
        </w:rPr>
        <w:t xml:space="preserve">The “powder to powder” process requires a crucible in graphite. Considering the successive extraordinary heats (above + 3000°C) supported by the crucibles, crucibles can only support four heating cycles. This process requires costly consumables produced from an energy-intensive manufacturing process. </w:t>
      </w:r>
    </w:p>
    <w:p w14:paraId="19256280" w14:textId="5435898B" w:rsidR="00EA7A6F" w:rsidRPr="00580401" w:rsidRDefault="00EA7A6F" w:rsidP="00106FA0">
      <w:pPr>
        <w:pStyle w:val="ITAbsatzohneNr"/>
        <w:jc w:val="both"/>
        <w:rPr>
          <w:rFonts w:cs="Arial"/>
          <w:sz w:val="22"/>
          <w:szCs w:val="22"/>
          <w:lang w:val="en-US"/>
        </w:rPr>
      </w:pPr>
    </w:p>
    <w:p w14:paraId="19256281" w14:textId="2A5196F1" w:rsidR="00EA7A6F" w:rsidRPr="00580401" w:rsidRDefault="00EA7A6F" w:rsidP="00106FA0">
      <w:pPr>
        <w:pStyle w:val="ITAbsatzohneNr"/>
        <w:jc w:val="both"/>
        <w:rPr>
          <w:rFonts w:cs="Arial"/>
          <w:sz w:val="22"/>
          <w:szCs w:val="22"/>
          <w:lang w:val="en-US"/>
        </w:rPr>
      </w:pPr>
      <w:r w:rsidRPr="00580401">
        <w:rPr>
          <w:rFonts w:cs="Arial"/>
          <w:sz w:val="22"/>
          <w:szCs w:val="22"/>
          <w:lang w:val="en-US"/>
        </w:rPr>
        <w:t xml:space="preserve">In addition, </w:t>
      </w:r>
      <w:r w:rsidR="007E42EE" w:rsidRPr="00580401">
        <w:rPr>
          <w:rFonts w:cs="Arial"/>
          <w:sz w:val="22"/>
          <w:szCs w:val="22"/>
          <w:lang w:val="en-US"/>
        </w:rPr>
        <w:t>the “powder to powder” process requires a very large quantity of packing and insulating materials to go all around the crucibles. This material, made of coke, will be contaminated during the process</w:t>
      </w:r>
      <w:r w:rsidR="00EB5A78" w:rsidRPr="00580401">
        <w:rPr>
          <w:rFonts w:cs="Arial"/>
          <w:sz w:val="22"/>
          <w:szCs w:val="22"/>
          <w:lang w:val="en-US"/>
        </w:rPr>
        <w:t xml:space="preserve"> (by silicon catalyst for example)</w:t>
      </w:r>
      <w:r w:rsidR="007E42EE" w:rsidRPr="00580401">
        <w:rPr>
          <w:rFonts w:cs="Arial"/>
          <w:sz w:val="22"/>
          <w:szCs w:val="22"/>
          <w:lang w:val="en-US"/>
        </w:rPr>
        <w:t xml:space="preserve"> and will be sold out at carburizer to the foundries and special steel industries. Quantity of packing and insulating materials</w:t>
      </w:r>
      <w:r w:rsidR="00880071" w:rsidRPr="00580401">
        <w:rPr>
          <w:rFonts w:cs="Arial"/>
          <w:sz w:val="22"/>
          <w:szCs w:val="22"/>
          <w:lang w:val="en-US"/>
        </w:rPr>
        <w:t xml:space="preserve"> with the Acheson “powder to powders” process</w:t>
      </w:r>
      <w:r w:rsidR="007E42EE" w:rsidRPr="00580401">
        <w:rPr>
          <w:rFonts w:cs="Arial"/>
          <w:sz w:val="22"/>
          <w:szCs w:val="22"/>
          <w:lang w:val="en-US"/>
        </w:rPr>
        <w:t xml:space="preserve"> is 6 times</w:t>
      </w:r>
      <w:r w:rsidR="00880071" w:rsidRPr="00580401">
        <w:rPr>
          <w:rFonts w:cs="Arial"/>
          <w:sz w:val="22"/>
          <w:szCs w:val="22"/>
          <w:lang w:val="en-US"/>
        </w:rPr>
        <w:t xml:space="preserve"> more than the quantity of coke required by the LWG process </w:t>
      </w:r>
      <w:r w:rsidR="00254FD0" w:rsidRPr="00580401">
        <w:rPr>
          <w:rFonts w:cs="Arial"/>
          <w:sz w:val="22"/>
          <w:szCs w:val="22"/>
          <w:lang w:val="en-US"/>
        </w:rPr>
        <w:t xml:space="preserve">that </w:t>
      </w:r>
      <w:r w:rsidR="00880071" w:rsidRPr="00580401">
        <w:rPr>
          <w:rFonts w:cs="Arial"/>
          <w:sz w:val="22"/>
          <w:szCs w:val="22"/>
          <w:lang w:val="en-US"/>
        </w:rPr>
        <w:t xml:space="preserve">Carbone </w:t>
      </w:r>
      <w:proofErr w:type="spellStart"/>
      <w:r w:rsidR="00880071" w:rsidRPr="00580401">
        <w:rPr>
          <w:rFonts w:cs="Arial"/>
          <w:sz w:val="22"/>
          <w:szCs w:val="22"/>
          <w:lang w:val="en-US"/>
        </w:rPr>
        <w:t>Savoie</w:t>
      </w:r>
      <w:proofErr w:type="spellEnd"/>
      <w:r w:rsidR="00254FD0" w:rsidRPr="00580401">
        <w:rPr>
          <w:rFonts w:cs="Arial"/>
          <w:sz w:val="22"/>
          <w:szCs w:val="22"/>
          <w:lang w:val="en-US"/>
        </w:rPr>
        <w:t xml:space="preserve"> masters</w:t>
      </w:r>
      <w:r w:rsidR="00880071" w:rsidRPr="00580401">
        <w:rPr>
          <w:rFonts w:cs="Arial"/>
          <w:sz w:val="22"/>
          <w:szCs w:val="22"/>
          <w:lang w:val="en-US"/>
        </w:rPr>
        <w:t xml:space="preserve">. </w:t>
      </w:r>
      <w:r w:rsidR="007E42EE" w:rsidRPr="00580401">
        <w:rPr>
          <w:rFonts w:cs="Arial"/>
          <w:sz w:val="22"/>
          <w:szCs w:val="22"/>
          <w:lang w:val="en-US"/>
        </w:rPr>
        <w:t xml:space="preserve"> </w:t>
      </w:r>
    </w:p>
    <w:p w14:paraId="19256282" w14:textId="4DD901EF" w:rsidR="00914685" w:rsidRPr="00580401" w:rsidRDefault="00914685" w:rsidP="001F5BB9">
      <w:pPr>
        <w:pStyle w:val="Standard"/>
        <w:spacing w:line="360" w:lineRule="auto"/>
        <w:jc w:val="both"/>
        <w:rPr>
          <w:rFonts w:ascii="Arial" w:hAnsi="Arial" w:cs="Arial"/>
          <w:lang w:val="en-US"/>
        </w:rPr>
      </w:pPr>
    </w:p>
    <w:p w14:paraId="19256283" w14:textId="470B006D" w:rsidR="00D840FF" w:rsidRPr="00580401" w:rsidRDefault="00D840FF" w:rsidP="00D840FF">
      <w:pPr>
        <w:pStyle w:val="Standard"/>
        <w:spacing w:line="360" w:lineRule="auto"/>
        <w:jc w:val="both"/>
        <w:rPr>
          <w:rFonts w:ascii="Arial" w:hAnsi="Arial" w:cs="Arial"/>
          <w:lang w:val="en-US"/>
        </w:rPr>
      </w:pPr>
      <w:r w:rsidRPr="00580401">
        <w:rPr>
          <w:rFonts w:ascii="Arial" w:hAnsi="Arial" w:cs="Arial"/>
          <w:lang w:val="en-US"/>
        </w:rPr>
        <w:t xml:space="preserve">The manufacturing of </w:t>
      </w:r>
      <w:r w:rsidR="007676B7" w:rsidRPr="00580401">
        <w:rPr>
          <w:rFonts w:ascii="Arial" w:hAnsi="Arial" w:cs="Arial"/>
          <w:lang w:val="en-US"/>
        </w:rPr>
        <w:t xml:space="preserve">synthetic graphite </w:t>
      </w:r>
      <w:r w:rsidRPr="00580401">
        <w:rPr>
          <w:rFonts w:ascii="Arial" w:hAnsi="Arial" w:cs="Arial"/>
          <w:lang w:val="en-US"/>
        </w:rPr>
        <w:t xml:space="preserve">anode materials for batteries using block </w:t>
      </w:r>
      <w:r w:rsidR="00196177" w:rsidRPr="00580401">
        <w:rPr>
          <w:rFonts w:ascii="Arial" w:hAnsi="Arial" w:cs="Arial"/>
          <w:lang w:val="en-US"/>
        </w:rPr>
        <w:t>is more complex</w:t>
      </w:r>
      <w:r w:rsidRPr="00580401">
        <w:rPr>
          <w:rFonts w:ascii="Arial" w:hAnsi="Arial" w:cs="Arial"/>
          <w:lang w:val="en-US"/>
        </w:rPr>
        <w:t xml:space="preserve">: </w:t>
      </w:r>
    </w:p>
    <w:p w14:paraId="19256284" w14:textId="77777777" w:rsidR="00512722" w:rsidRPr="00580401" w:rsidRDefault="00512722" w:rsidP="001F5BB9">
      <w:pPr>
        <w:pStyle w:val="Standard"/>
        <w:spacing w:line="360" w:lineRule="auto"/>
        <w:jc w:val="both"/>
        <w:rPr>
          <w:rFonts w:ascii="Arial" w:hAnsi="Arial" w:cs="Arial"/>
          <w:lang w:val="en-US"/>
        </w:rPr>
      </w:pPr>
      <w:r w:rsidRPr="00580401">
        <w:rPr>
          <w:rFonts w:ascii="Arial" w:hAnsi="Arial" w:cs="Arial"/>
          <w:noProof/>
          <w:lang w:eastAsia="fr-FR"/>
        </w:rPr>
        <w:drawing>
          <wp:inline distT="0" distB="0" distL="0" distR="0" wp14:anchorId="19256762" wp14:editId="19256763">
            <wp:extent cx="5958205" cy="623824"/>
            <wp:effectExtent l="19050" t="0" r="23495" b="0"/>
            <wp:docPr id="58" name="Diagramme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bl>
      <w:tblPr>
        <w:tblStyle w:val="TableGrid"/>
        <w:tblW w:w="9351" w:type="dxa"/>
        <w:tblInd w:w="-459" w:type="dxa"/>
        <w:tblLook w:val="04A0" w:firstRow="1" w:lastRow="0" w:firstColumn="1" w:lastColumn="0" w:noHBand="0" w:noVBand="1"/>
      </w:tblPr>
      <w:tblGrid>
        <w:gridCol w:w="1271"/>
        <w:gridCol w:w="4253"/>
        <w:gridCol w:w="3827"/>
      </w:tblGrid>
      <w:tr w:rsidR="00D840FF" w:rsidRPr="00580401" w14:paraId="19256288" w14:textId="77777777" w:rsidTr="000B7182">
        <w:trPr>
          <w:tblHeader/>
        </w:trPr>
        <w:tc>
          <w:tcPr>
            <w:tcW w:w="1271" w:type="dxa"/>
            <w:shd w:val="clear" w:color="auto" w:fill="000000" w:themeFill="text1"/>
          </w:tcPr>
          <w:p w14:paraId="19256285" w14:textId="77777777" w:rsidR="00D840FF" w:rsidRPr="00580401" w:rsidRDefault="00D840FF" w:rsidP="00A9597B">
            <w:pPr>
              <w:pStyle w:val="ITAbsatzohneNr"/>
              <w:rPr>
                <w:rFonts w:cs="Arial"/>
                <w:sz w:val="22"/>
                <w:szCs w:val="22"/>
                <w:lang w:val="en-US"/>
              </w:rPr>
            </w:pPr>
          </w:p>
        </w:tc>
        <w:tc>
          <w:tcPr>
            <w:tcW w:w="4253" w:type="dxa"/>
            <w:shd w:val="clear" w:color="auto" w:fill="000000" w:themeFill="text1"/>
          </w:tcPr>
          <w:p w14:paraId="19256286" w14:textId="77777777" w:rsidR="00D840FF" w:rsidRPr="00580401" w:rsidRDefault="00D840FF" w:rsidP="00A9597B">
            <w:pPr>
              <w:pStyle w:val="ITAbsatzohneNr"/>
              <w:rPr>
                <w:rFonts w:cs="Arial"/>
                <w:sz w:val="22"/>
                <w:szCs w:val="22"/>
                <w:lang w:val="en-US"/>
              </w:rPr>
            </w:pPr>
            <w:r w:rsidRPr="00580401">
              <w:rPr>
                <w:rFonts w:cs="Arial"/>
                <w:sz w:val="22"/>
                <w:szCs w:val="22"/>
                <w:lang w:val="en-US"/>
              </w:rPr>
              <w:t>Powders -&gt; powders process</w:t>
            </w:r>
          </w:p>
        </w:tc>
        <w:tc>
          <w:tcPr>
            <w:tcW w:w="3827" w:type="dxa"/>
            <w:shd w:val="clear" w:color="auto" w:fill="000000" w:themeFill="text1"/>
          </w:tcPr>
          <w:p w14:paraId="19256287" w14:textId="77777777" w:rsidR="00D840FF" w:rsidRPr="00580401" w:rsidRDefault="007676B7" w:rsidP="00A9597B">
            <w:pPr>
              <w:pStyle w:val="ITAbsatzohneNr"/>
              <w:rPr>
                <w:rFonts w:cs="Arial"/>
                <w:sz w:val="22"/>
                <w:szCs w:val="22"/>
                <w:lang w:val="en-US"/>
              </w:rPr>
            </w:pPr>
            <w:r w:rsidRPr="00580401">
              <w:rPr>
                <w:rFonts w:cs="Arial"/>
                <w:sz w:val="22"/>
                <w:szCs w:val="22"/>
                <w:lang w:val="en-US"/>
              </w:rPr>
              <w:t xml:space="preserve">Powders -&gt; </w:t>
            </w:r>
            <w:r w:rsidR="00D840FF" w:rsidRPr="00580401">
              <w:rPr>
                <w:rFonts w:cs="Arial"/>
                <w:sz w:val="22"/>
                <w:szCs w:val="22"/>
                <w:lang w:val="en-US"/>
              </w:rPr>
              <w:t>Blocks -&gt; powders</w:t>
            </w:r>
          </w:p>
        </w:tc>
      </w:tr>
      <w:tr w:rsidR="00D840FF" w:rsidRPr="00580401" w14:paraId="19256290" w14:textId="77777777" w:rsidTr="000B7182">
        <w:tc>
          <w:tcPr>
            <w:tcW w:w="1271" w:type="dxa"/>
          </w:tcPr>
          <w:p w14:paraId="19256289" w14:textId="77777777" w:rsidR="00D840FF" w:rsidRPr="00580401" w:rsidRDefault="00D840FF" w:rsidP="00A9597B">
            <w:pPr>
              <w:pStyle w:val="ITAbsatzohneNr"/>
              <w:rPr>
                <w:rFonts w:cs="Arial"/>
                <w:sz w:val="22"/>
                <w:szCs w:val="22"/>
                <w:lang w:val="en-US"/>
              </w:rPr>
            </w:pPr>
            <w:r w:rsidRPr="00580401">
              <w:rPr>
                <w:rFonts w:cs="Arial"/>
                <w:sz w:val="22"/>
                <w:szCs w:val="22"/>
                <w:lang w:val="en-US"/>
              </w:rPr>
              <w:t>Advantage of the process</w:t>
            </w:r>
          </w:p>
        </w:tc>
        <w:tc>
          <w:tcPr>
            <w:tcW w:w="4253" w:type="dxa"/>
          </w:tcPr>
          <w:p w14:paraId="1925628A" w14:textId="77777777" w:rsidR="00D840FF" w:rsidRPr="00580401" w:rsidRDefault="00254FD0" w:rsidP="0058647D">
            <w:pPr>
              <w:pStyle w:val="ITAbsatzohneNr"/>
              <w:numPr>
                <w:ilvl w:val="0"/>
                <w:numId w:val="17"/>
              </w:numPr>
              <w:rPr>
                <w:rFonts w:cs="Arial"/>
                <w:sz w:val="22"/>
                <w:szCs w:val="22"/>
                <w:lang w:val="en-US"/>
              </w:rPr>
            </w:pPr>
            <w:r w:rsidRPr="00580401">
              <w:rPr>
                <w:rFonts w:cs="Arial"/>
                <w:sz w:val="22"/>
                <w:szCs w:val="22"/>
                <w:u w:val="single"/>
                <w:lang w:val="en-US"/>
              </w:rPr>
              <w:t>Simplicity</w:t>
            </w:r>
            <w:r w:rsidRPr="00580401">
              <w:rPr>
                <w:rFonts w:cs="Arial"/>
                <w:sz w:val="22"/>
                <w:szCs w:val="22"/>
                <w:lang w:val="en-US"/>
              </w:rPr>
              <w:t xml:space="preserve">: </w:t>
            </w:r>
            <w:r w:rsidR="00896256" w:rsidRPr="00580401">
              <w:rPr>
                <w:rFonts w:cs="Arial"/>
                <w:sz w:val="22"/>
                <w:szCs w:val="22"/>
                <w:lang w:val="en-US"/>
              </w:rPr>
              <w:t xml:space="preserve">The process is very straightforward and easily replicable. </w:t>
            </w:r>
            <w:r w:rsidRPr="00580401">
              <w:rPr>
                <w:rFonts w:cs="Arial"/>
                <w:sz w:val="22"/>
                <w:szCs w:val="22"/>
                <w:lang w:val="en-US"/>
              </w:rPr>
              <w:t>Milling is done only once.</w:t>
            </w:r>
          </w:p>
          <w:p w14:paraId="1925628B" w14:textId="77777777" w:rsidR="00D840FF" w:rsidRPr="00580401" w:rsidRDefault="00D840FF" w:rsidP="00A9597B">
            <w:pPr>
              <w:pStyle w:val="ITAbsatzohneNr"/>
              <w:rPr>
                <w:rFonts w:cs="Arial"/>
                <w:sz w:val="22"/>
                <w:szCs w:val="22"/>
                <w:lang w:val="en-US"/>
              </w:rPr>
            </w:pPr>
          </w:p>
        </w:tc>
        <w:tc>
          <w:tcPr>
            <w:tcW w:w="3827" w:type="dxa"/>
          </w:tcPr>
          <w:p w14:paraId="1925628C" w14:textId="77777777" w:rsidR="00D840FF" w:rsidRPr="00580401" w:rsidRDefault="00056961" w:rsidP="0058647D">
            <w:pPr>
              <w:pStyle w:val="ITAbsatzohneNr"/>
              <w:numPr>
                <w:ilvl w:val="0"/>
                <w:numId w:val="17"/>
              </w:numPr>
              <w:rPr>
                <w:lang w:val="en-US"/>
              </w:rPr>
            </w:pPr>
            <w:r w:rsidRPr="00580401">
              <w:rPr>
                <w:rFonts w:cs="Arial"/>
                <w:sz w:val="22"/>
                <w:szCs w:val="22"/>
                <w:u w:val="single"/>
                <w:lang w:val="en-US"/>
              </w:rPr>
              <w:t>Scalability</w:t>
            </w:r>
            <w:r w:rsidR="00896256" w:rsidRPr="00580401">
              <w:rPr>
                <w:rFonts w:cs="Arial"/>
                <w:sz w:val="22"/>
                <w:szCs w:val="22"/>
                <w:u w:val="single"/>
                <w:lang w:val="en-US"/>
              </w:rPr>
              <w:t xml:space="preserve">: </w:t>
            </w:r>
            <w:r w:rsidR="003D72B8" w:rsidRPr="00580401">
              <w:rPr>
                <w:rFonts w:cs="Arial"/>
                <w:sz w:val="22"/>
                <w:szCs w:val="22"/>
                <w:lang w:val="en-US"/>
              </w:rPr>
              <w:t>Using blocks</w:t>
            </w:r>
            <w:r w:rsidR="00896256" w:rsidRPr="00580401">
              <w:rPr>
                <w:rFonts w:cs="Arial"/>
                <w:sz w:val="22"/>
                <w:szCs w:val="22"/>
                <w:lang w:val="en-US"/>
              </w:rPr>
              <w:t xml:space="preserve"> </w:t>
            </w:r>
            <w:r w:rsidR="00254FD0" w:rsidRPr="00580401">
              <w:rPr>
                <w:rFonts w:cs="Arial"/>
                <w:sz w:val="22"/>
                <w:szCs w:val="22"/>
                <w:lang w:val="en-US"/>
              </w:rPr>
              <w:t>simplifies</w:t>
            </w:r>
            <w:r w:rsidR="00196177" w:rsidRPr="00580401">
              <w:rPr>
                <w:rFonts w:cs="Arial"/>
                <w:sz w:val="22"/>
                <w:szCs w:val="22"/>
                <w:lang w:val="en-US"/>
              </w:rPr>
              <w:t xml:space="preserve"> the </w:t>
            </w:r>
            <w:r w:rsidR="00896256" w:rsidRPr="00580401">
              <w:rPr>
                <w:rFonts w:cs="Arial"/>
                <w:sz w:val="22"/>
                <w:szCs w:val="22"/>
                <w:lang w:val="en-US"/>
              </w:rPr>
              <w:t>handling of product</w:t>
            </w:r>
            <w:r w:rsidR="00254FD0" w:rsidRPr="00580401">
              <w:rPr>
                <w:rFonts w:cs="Arial"/>
                <w:sz w:val="22"/>
                <w:szCs w:val="22"/>
                <w:lang w:val="en-US"/>
              </w:rPr>
              <w:t>,</w:t>
            </w:r>
            <w:r w:rsidR="00896256" w:rsidRPr="00580401">
              <w:rPr>
                <w:rFonts w:cs="Arial"/>
                <w:sz w:val="22"/>
                <w:szCs w:val="22"/>
                <w:lang w:val="en-US"/>
              </w:rPr>
              <w:t xml:space="preserve"> </w:t>
            </w:r>
            <w:r w:rsidR="00254FD0" w:rsidRPr="00580401">
              <w:rPr>
                <w:rFonts w:cs="Arial"/>
                <w:sz w:val="22"/>
                <w:szCs w:val="22"/>
                <w:lang w:val="en-US"/>
              </w:rPr>
              <w:t xml:space="preserve">allows </w:t>
            </w:r>
            <w:r w:rsidR="000411E1" w:rsidRPr="00580401">
              <w:rPr>
                <w:rFonts w:cs="Arial"/>
                <w:sz w:val="22"/>
                <w:szCs w:val="22"/>
                <w:lang w:val="en-US"/>
              </w:rPr>
              <w:t>automatization</w:t>
            </w:r>
            <w:r w:rsidR="00DB200C" w:rsidRPr="00580401">
              <w:rPr>
                <w:rFonts w:cs="Arial"/>
                <w:sz w:val="22"/>
                <w:szCs w:val="22"/>
                <w:lang w:val="en-US"/>
              </w:rPr>
              <w:t xml:space="preserve">, </w:t>
            </w:r>
            <w:r w:rsidR="00254FD0" w:rsidRPr="00580401">
              <w:rPr>
                <w:rFonts w:cs="Arial"/>
                <w:sz w:val="22"/>
                <w:szCs w:val="22"/>
                <w:lang w:val="en-US"/>
              </w:rPr>
              <w:t>doubles graphitization process capacity</w:t>
            </w:r>
            <w:r w:rsidR="00DB200C" w:rsidRPr="00580401">
              <w:rPr>
                <w:rFonts w:cs="Arial"/>
                <w:sz w:val="22"/>
                <w:szCs w:val="22"/>
                <w:lang w:val="en-US"/>
              </w:rPr>
              <w:t xml:space="preserve"> and greatly improves the material yield</w:t>
            </w:r>
            <w:r w:rsidR="00C21BF0" w:rsidRPr="00580401">
              <w:rPr>
                <w:lang w:val="en-US"/>
              </w:rPr>
              <w:t>.</w:t>
            </w:r>
          </w:p>
          <w:p w14:paraId="1925628D" w14:textId="77777777" w:rsidR="00C21BF0" w:rsidRPr="00580401" w:rsidRDefault="00C21BF0" w:rsidP="0058647D">
            <w:pPr>
              <w:pStyle w:val="ITAbsatzohneNr"/>
              <w:numPr>
                <w:ilvl w:val="0"/>
                <w:numId w:val="17"/>
              </w:numPr>
              <w:rPr>
                <w:rFonts w:cs="Arial"/>
                <w:sz w:val="22"/>
                <w:szCs w:val="22"/>
                <w:lang w:val="en-US"/>
              </w:rPr>
            </w:pPr>
            <w:r w:rsidRPr="00580401">
              <w:rPr>
                <w:rFonts w:cs="Arial"/>
                <w:sz w:val="22"/>
                <w:szCs w:val="22"/>
                <w:u w:val="single"/>
                <w:lang w:val="en-US"/>
              </w:rPr>
              <w:t>Sustainability</w:t>
            </w:r>
            <w:r w:rsidRPr="00580401">
              <w:rPr>
                <w:rFonts w:cs="Arial"/>
                <w:sz w:val="22"/>
                <w:szCs w:val="22"/>
                <w:lang w:val="en-US"/>
              </w:rPr>
              <w:t>: Using blocks allow higher density of product in the furnace. Using blocks requires up to 6 times less packing and insulation materials per kg of anode materials than using powders</w:t>
            </w:r>
            <w:r w:rsidR="00EB5A78" w:rsidRPr="00580401">
              <w:rPr>
                <w:rFonts w:cs="Arial"/>
                <w:sz w:val="22"/>
                <w:szCs w:val="22"/>
                <w:lang w:val="en-US"/>
              </w:rPr>
              <w:t xml:space="preserve"> with LWG process</w:t>
            </w:r>
            <w:r w:rsidRPr="00580401">
              <w:rPr>
                <w:rFonts w:cs="Arial"/>
                <w:sz w:val="22"/>
                <w:szCs w:val="22"/>
                <w:lang w:val="en-US"/>
              </w:rPr>
              <w:t xml:space="preserve">. Because the packing is contaminated by catalyst during the </w:t>
            </w:r>
            <w:r w:rsidR="008E3ACB" w:rsidRPr="00580401">
              <w:rPr>
                <w:rFonts w:cs="Arial"/>
                <w:sz w:val="22"/>
                <w:szCs w:val="22"/>
                <w:lang w:val="en-US"/>
              </w:rPr>
              <w:t xml:space="preserve">graphitization </w:t>
            </w:r>
            <w:r w:rsidRPr="00580401">
              <w:rPr>
                <w:rFonts w:cs="Arial"/>
                <w:sz w:val="22"/>
                <w:szCs w:val="22"/>
                <w:lang w:val="en-US"/>
              </w:rPr>
              <w:t xml:space="preserve">process, this packing must be considered as a </w:t>
            </w:r>
            <w:r w:rsidR="00EB5A78" w:rsidRPr="00580401">
              <w:rPr>
                <w:rFonts w:cs="Arial"/>
                <w:sz w:val="22"/>
                <w:szCs w:val="22"/>
                <w:lang w:val="en-US"/>
              </w:rPr>
              <w:t>by-product</w:t>
            </w:r>
            <w:r w:rsidRPr="00580401">
              <w:rPr>
                <w:rFonts w:cs="Arial"/>
                <w:sz w:val="22"/>
                <w:szCs w:val="22"/>
                <w:lang w:val="en-US"/>
              </w:rPr>
              <w:t xml:space="preserve">.  </w:t>
            </w:r>
          </w:p>
          <w:p w14:paraId="1925628E" w14:textId="77777777" w:rsidR="00C21BF0" w:rsidRPr="00580401" w:rsidRDefault="00C21BF0" w:rsidP="00C21BF0">
            <w:pPr>
              <w:pStyle w:val="ITAbsatzohneNr"/>
              <w:ind w:left="720"/>
              <w:rPr>
                <w:lang w:val="en-US"/>
              </w:rPr>
            </w:pPr>
          </w:p>
          <w:p w14:paraId="1925628F" w14:textId="77777777" w:rsidR="00DB200C" w:rsidRPr="00580401" w:rsidRDefault="00DB200C" w:rsidP="00C21BF0">
            <w:pPr>
              <w:pStyle w:val="ITAbsatzohneNr"/>
              <w:ind w:left="720"/>
              <w:rPr>
                <w:lang w:val="en-US"/>
              </w:rPr>
            </w:pPr>
          </w:p>
        </w:tc>
      </w:tr>
      <w:tr w:rsidR="00D840FF" w:rsidRPr="00580401" w14:paraId="1925629F" w14:textId="77777777" w:rsidTr="000B7182">
        <w:tc>
          <w:tcPr>
            <w:tcW w:w="1271" w:type="dxa"/>
          </w:tcPr>
          <w:p w14:paraId="19256291" w14:textId="77777777" w:rsidR="00D840FF" w:rsidRPr="00580401" w:rsidRDefault="000411E1" w:rsidP="00A9597B">
            <w:pPr>
              <w:pStyle w:val="ITAbsatzohneNr"/>
              <w:rPr>
                <w:rFonts w:cs="Arial"/>
                <w:sz w:val="22"/>
                <w:szCs w:val="22"/>
                <w:lang w:val="en-US"/>
              </w:rPr>
            </w:pPr>
            <w:r w:rsidRPr="00580401">
              <w:rPr>
                <w:rFonts w:cs="Arial"/>
                <w:sz w:val="22"/>
                <w:szCs w:val="22"/>
                <w:lang w:val="en-US"/>
              </w:rPr>
              <w:t>D</w:t>
            </w:r>
            <w:r w:rsidR="00D840FF" w:rsidRPr="00580401">
              <w:rPr>
                <w:rFonts w:cs="Arial"/>
                <w:sz w:val="22"/>
                <w:szCs w:val="22"/>
                <w:lang w:val="en-US"/>
              </w:rPr>
              <w:t>rawback of the process</w:t>
            </w:r>
          </w:p>
          <w:p w14:paraId="19256292" w14:textId="77777777" w:rsidR="00D840FF" w:rsidRPr="00580401" w:rsidRDefault="00D840FF" w:rsidP="00A9597B">
            <w:pPr>
              <w:pStyle w:val="ITAbsatzohneNr"/>
              <w:rPr>
                <w:rFonts w:cs="Arial"/>
                <w:sz w:val="22"/>
                <w:szCs w:val="22"/>
                <w:lang w:val="en-US"/>
              </w:rPr>
            </w:pPr>
          </w:p>
          <w:p w14:paraId="19256293" w14:textId="77777777" w:rsidR="00D840FF" w:rsidRPr="00580401" w:rsidRDefault="00D840FF" w:rsidP="00A9597B">
            <w:pPr>
              <w:pStyle w:val="ITAbsatzohneNr"/>
              <w:rPr>
                <w:rFonts w:cs="Arial"/>
                <w:sz w:val="22"/>
                <w:szCs w:val="22"/>
                <w:lang w:val="en-US"/>
              </w:rPr>
            </w:pPr>
          </w:p>
        </w:tc>
        <w:tc>
          <w:tcPr>
            <w:tcW w:w="4253" w:type="dxa"/>
          </w:tcPr>
          <w:p w14:paraId="19256294" w14:textId="77777777" w:rsidR="009C5BD8" w:rsidRPr="00580401" w:rsidRDefault="00896256" w:rsidP="0058647D">
            <w:pPr>
              <w:pStyle w:val="ITAbsatzohneNr"/>
              <w:numPr>
                <w:ilvl w:val="0"/>
                <w:numId w:val="17"/>
              </w:numPr>
              <w:rPr>
                <w:rFonts w:cs="Arial"/>
                <w:sz w:val="22"/>
                <w:szCs w:val="22"/>
                <w:lang w:val="en-US"/>
              </w:rPr>
            </w:pPr>
            <w:r w:rsidRPr="00580401">
              <w:rPr>
                <w:rFonts w:cs="Arial"/>
                <w:sz w:val="22"/>
                <w:szCs w:val="22"/>
                <w:u w:val="single"/>
                <w:lang w:val="en-US"/>
              </w:rPr>
              <w:t>Unsustainable process:</w:t>
            </w:r>
            <w:r w:rsidRPr="00580401">
              <w:rPr>
                <w:rFonts w:cs="Arial"/>
                <w:sz w:val="22"/>
                <w:szCs w:val="22"/>
                <w:lang w:val="en-US"/>
              </w:rPr>
              <w:t xml:space="preserve"> </w:t>
            </w:r>
          </w:p>
          <w:p w14:paraId="19256295" w14:textId="77777777" w:rsidR="009C5BD8" w:rsidRPr="00580401" w:rsidRDefault="003D72B8" w:rsidP="0058647D">
            <w:pPr>
              <w:pStyle w:val="ITAbsatzohneNr"/>
              <w:numPr>
                <w:ilvl w:val="1"/>
                <w:numId w:val="17"/>
              </w:numPr>
              <w:rPr>
                <w:rFonts w:cs="Arial"/>
                <w:sz w:val="22"/>
                <w:szCs w:val="22"/>
                <w:lang w:val="en-US"/>
              </w:rPr>
            </w:pPr>
            <w:r w:rsidRPr="00580401">
              <w:rPr>
                <w:rFonts w:cs="Arial"/>
                <w:sz w:val="22"/>
                <w:szCs w:val="22"/>
                <w:lang w:val="en-US"/>
              </w:rPr>
              <w:t xml:space="preserve">Graphitizing powders requires to put the powders into graphite crucibles </w:t>
            </w:r>
            <w:r w:rsidR="007676B7" w:rsidRPr="00580401">
              <w:rPr>
                <w:rFonts w:cs="Arial"/>
                <w:sz w:val="22"/>
                <w:szCs w:val="22"/>
                <w:lang w:val="en-US"/>
              </w:rPr>
              <w:t>(consumables that support only four</w:t>
            </w:r>
            <w:r w:rsidRPr="00580401">
              <w:rPr>
                <w:rFonts w:cs="Arial"/>
                <w:sz w:val="22"/>
                <w:szCs w:val="22"/>
                <w:lang w:val="en-US"/>
              </w:rPr>
              <w:t xml:space="preserve"> </w:t>
            </w:r>
            <w:r w:rsidRPr="00580401">
              <w:rPr>
                <w:rFonts w:cs="Arial"/>
                <w:sz w:val="22"/>
                <w:szCs w:val="22"/>
                <w:lang w:val="en-US"/>
              </w:rPr>
              <w:lastRenderedPageBreak/>
              <w:t xml:space="preserve">cycles). To produce 10,000 tons of anode materials, 4,500 tons of extruded graphite </w:t>
            </w:r>
            <w:r w:rsidR="00196177" w:rsidRPr="00580401">
              <w:rPr>
                <w:rFonts w:cs="Arial"/>
                <w:sz w:val="22"/>
                <w:szCs w:val="22"/>
                <w:lang w:val="en-US"/>
              </w:rPr>
              <w:t xml:space="preserve">consumable </w:t>
            </w:r>
            <w:r w:rsidRPr="00580401">
              <w:rPr>
                <w:rFonts w:cs="Arial"/>
                <w:sz w:val="22"/>
                <w:szCs w:val="22"/>
                <w:lang w:val="en-US"/>
              </w:rPr>
              <w:t>must be produced</w:t>
            </w:r>
          </w:p>
          <w:p w14:paraId="19256296" w14:textId="77777777" w:rsidR="003D72B8" w:rsidRPr="00580401" w:rsidRDefault="009C5BD8" w:rsidP="0058647D">
            <w:pPr>
              <w:pStyle w:val="ITAbsatzohneNr"/>
              <w:numPr>
                <w:ilvl w:val="1"/>
                <w:numId w:val="17"/>
              </w:numPr>
              <w:rPr>
                <w:rFonts w:cs="Arial"/>
                <w:sz w:val="22"/>
                <w:szCs w:val="22"/>
                <w:lang w:val="en-US"/>
              </w:rPr>
            </w:pPr>
            <w:r w:rsidRPr="00580401">
              <w:rPr>
                <w:rFonts w:cs="Arial"/>
                <w:sz w:val="22"/>
                <w:szCs w:val="22"/>
                <w:lang w:val="en-US"/>
              </w:rPr>
              <w:t>Coke powders are very fine (~15µm). During graphitization, the product goes up to 3,000°C. The process is very unstable and generates regular explosions</w:t>
            </w:r>
            <w:r w:rsidR="003D72B8" w:rsidRPr="00580401">
              <w:rPr>
                <w:rFonts w:cs="Arial"/>
                <w:sz w:val="22"/>
                <w:szCs w:val="22"/>
                <w:lang w:val="en-US"/>
              </w:rPr>
              <w:t xml:space="preserve">. </w:t>
            </w:r>
          </w:p>
          <w:p w14:paraId="19256297" w14:textId="77777777" w:rsidR="00896256" w:rsidRPr="00580401" w:rsidRDefault="00896256" w:rsidP="0058647D">
            <w:pPr>
              <w:pStyle w:val="ITAbsatzohneNr"/>
              <w:numPr>
                <w:ilvl w:val="0"/>
                <w:numId w:val="17"/>
              </w:numPr>
              <w:rPr>
                <w:rFonts w:cs="Arial"/>
                <w:sz w:val="22"/>
                <w:szCs w:val="22"/>
                <w:lang w:val="en-US"/>
              </w:rPr>
            </w:pPr>
            <w:r w:rsidRPr="00580401">
              <w:rPr>
                <w:rFonts w:cs="Arial"/>
                <w:sz w:val="22"/>
                <w:szCs w:val="22"/>
                <w:u w:val="single"/>
                <w:lang w:val="en-US"/>
              </w:rPr>
              <w:t>Cost</w:t>
            </w:r>
            <w:r w:rsidRPr="00580401">
              <w:rPr>
                <w:rFonts w:cs="Arial"/>
                <w:sz w:val="22"/>
                <w:szCs w:val="22"/>
                <w:lang w:val="en-US"/>
              </w:rPr>
              <w:t xml:space="preserve">: the process is very </w:t>
            </w:r>
            <w:r w:rsidR="00BE5DBE" w:rsidRPr="00580401">
              <w:rPr>
                <w:rFonts w:cs="Arial"/>
                <w:sz w:val="22"/>
                <w:szCs w:val="22"/>
                <w:lang w:val="en-US"/>
              </w:rPr>
              <w:t>l</w:t>
            </w:r>
            <w:r w:rsidRPr="00580401">
              <w:rPr>
                <w:rFonts w:cs="Arial"/>
                <w:sz w:val="22"/>
                <w:szCs w:val="22"/>
                <w:lang w:val="en-US"/>
              </w:rPr>
              <w:t>abor intensive as crucibles</w:t>
            </w:r>
            <w:r w:rsidR="00BE5DBE" w:rsidRPr="00580401">
              <w:rPr>
                <w:rFonts w:cs="Arial"/>
                <w:sz w:val="22"/>
                <w:szCs w:val="22"/>
                <w:lang w:val="en-US"/>
              </w:rPr>
              <w:t xml:space="preserve"> </w:t>
            </w:r>
            <w:r w:rsidRPr="00580401">
              <w:rPr>
                <w:rFonts w:cs="Arial"/>
                <w:sz w:val="22"/>
                <w:szCs w:val="22"/>
                <w:lang w:val="en-US"/>
              </w:rPr>
              <w:t xml:space="preserve">have to be </w:t>
            </w:r>
            <w:r w:rsidR="00BE5DBE" w:rsidRPr="00580401">
              <w:rPr>
                <w:rFonts w:cs="Arial"/>
                <w:sz w:val="22"/>
                <w:szCs w:val="22"/>
                <w:lang w:val="en-US"/>
              </w:rPr>
              <w:t>handled individually</w:t>
            </w:r>
            <w:r w:rsidR="00EB5A78" w:rsidRPr="00580401">
              <w:rPr>
                <w:rFonts w:cs="Arial"/>
                <w:sz w:val="22"/>
                <w:szCs w:val="22"/>
                <w:lang w:val="en-US"/>
              </w:rPr>
              <w:t xml:space="preserve"> and the packing/insulating material scheme is quite complex in order to counter-effect the heterogeneity of this process. In order to manage properly the different layers of packing/insulating material</w:t>
            </w:r>
            <w:r w:rsidR="00196177" w:rsidRPr="00580401">
              <w:rPr>
                <w:rFonts w:cs="Arial"/>
                <w:sz w:val="22"/>
                <w:szCs w:val="22"/>
                <w:lang w:val="en-US"/>
              </w:rPr>
              <w:t xml:space="preserve"> the furnace has to be </w:t>
            </w:r>
            <w:r w:rsidR="00EB5A78" w:rsidRPr="00580401">
              <w:rPr>
                <w:rFonts w:cs="Arial"/>
                <w:sz w:val="22"/>
                <w:szCs w:val="22"/>
                <w:lang w:val="en-US"/>
              </w:rPr>
              <w:t xml:space="preserve">manually </w:t>
            </w:r>
            <w:r w:rsidR="00196177" w:rsidRPr="00580401">
              <w:rPr>
                <w:rFonts w:cs="Arial"/>
                <w:sz w:val="22"/>
                <w:szCs w:val="22"/>
                <w:lang w:val="en-US"/>
              </w:rPr>
              <w:t>dismantled</w:t>
            </w:r>
          </w:p>
          <w:p w14:paraId="19256298" w14:textId="77777777" w:rsidR="00D840FF" w:rsidRPr="00580401" w:rsidRDefault="00D840FF" w:rsidP="00CE6227">
            <w:pPr>
              <w:pStyle w:val="ITAbsatzohneNr"/>
              <w:ind w:left="720"/>
              <w:rPr>
                <w:rFonts w:cs="Arial"/>
                <w:sz w:val="22"/>
                <w:szCs w:val="22"/>
                <w:lang w:val="en-US"/>
              </w:rPr>
            </w:pPr>
          </w:p>
          <w:p w14:paraId="19256299" w14:textId="77777777" w:rsidR="00D840FF" w:rsidRPr="00580401" w:rsidRDefault="00D840FF" w:rsidP="00CF0708">
            <w:pPr>
              <w:pStyle w:val="ITAbsatzohneNr"/>
              <w:ind w:left="720"/>
              <w:rPr>
                <w:rFonts w:cs="Arial"/>
                <w:sz w:val="22"/>
                <w:szCs w:val="22"/>
                <w:lang w:val="en-US"/>
              </w:rPr>
            </w:pPr>
          </w:p>
        </w:tc>
        <w:tc>
          <w:tcPr>
            <w:tcW w:w="3827" w:type="dxa"/>
          </w:tcPr>
          <w:p w14:paraId="1925629A" w14:textId="77777777" w:rsidR="00254FD0" w:rsidRPr="00580401" w:rsidRDefault="00E51D5B" w:rsidP="0058647D">
            <w:pPr>
              <w:pStyle w:val="ITAbsatzohneNr"/>
              <w:numPr>
                <w:ilvl w:val="0"/>
                <w:numId w:val="17"/>
              </w:numPr>
              <w:rPr>
                <w:rFonts w:cs="Arial"/>
                <w:sz w:val="22"/>
                <w:szCs w:val="22"/>
                <w:lang w:val="en-US"/>
              </w:rPr>
            </w:pPr>
            <w:r w:rsidRPr="00580401">
              <w:rPr>
                <w:rFonts w:cs="Arial"/>
                <w:sz w:val="22"/>
                <w:szCs w:val="22"/>
                <w:u w:val="single"/>
                <w:lang w:val="en-US"/>
              </w:rPr>
              <w:lastRenderedPageBreak/>
              <w:t>Complexity</w:t>
            </w:r>
            <w:r w:rsidRPr="00580401">
              <w:rPr>
                <w:rFonts w:cs="Arial"/>
                <w:sz w:val="22"/>
                <w:szCs w:val="22"/>
                <w:lang w:val="en-US"/>
              </w:rPr>
              <w:t xml:space="preserve">: </w:t>
            </w:r>
          </w:p>
          <w:p w14:paraId="1925629B" w14:textId="77777777" w:rsidR="00254FD0" w:rsidRPr="00580401" w:rsidRDefault="00896256" w:rsidP="0058647D">
            <w:pPr>
              <w:pStyle w:val="ITAbsatzohneNr"/>
              <w:numPr>
                <w:ilvl w:val="1"/>
                <w:numId w:val="17"/>
              </w:numPr>
              <w:rPr>
                <w:rFonts w:cs="Arial"/>
                <w:sz w:val="22"/>
                <w:szCs w:val="22"/>
                <w:lang w:val="en-US"/>
              </w:rPr>
            </w:pPr>
            <w:r w:rsidRPr="00580401">
              <w:rPr>
                <w:rFonts w:cs="Arial"/>
                <w:sz w:val="22"/>
                <w:szCs w:val="22"/>
                <w:lang w:val="en-US"/>
              </w:rPr>
              <w:t>The process require</w:t>
            </w:r>
            <w:r w:rsidR="00196177" w:rsidRPr="00580401">
              <w:rPr>
                <w:rFonts w:cs="Arial"/>
                <w:sz w:val="22"/>
                <w:szCs w:val="22"/>
                <w:lang w:val="en-US"/>
              </w:rPr>
              <w:t>s</w:t>
            </w:r>
            <w:r w:rsidRPr="00580401">
              <w:rPr>
                <w:rFonts w:cs="Arial"/>
                <w:sz w:val="22"/>
                <w:szCs w:val="22"/>
                <w:lang w:val="en-US"/>
              </w:rPr>
              <w:t xml:space="preserve"> </w:t>
            </w:r>
            <w:r w:rsidR="00E51D5B" w:rsidRPr="00580401">
              <w:rPr>
                <w:rFonts w:cs="Arial"/>
                <w:sz w:val="22"/>
                <w:szCs w:val="22"/>
                <w:lang w:val="en-US"/>
              </w:rPr>
              <w:t xml:space="preserve">specific </w:t>
            </w:r>
            <w:r w:rsidR="007676B7" w:rsidRPr="00580401">
              <w:rPr>
                <w:rFonts w:cs="Arial"/>
                <w:sz w:val="22"/>
                <w:szCs w:val="22"/>
                <w:lang w:val="en-US"/>
              </w:rPr>
              <w:t>know</w:t>
            </w:r>
            <w:r w:rsidR="00E51D5B" w:rsidRPr="00580401">
              <w:rPr>
                <w:rFonts w:cs="Arial"/>
                <w:sz w:val="22"/>
                <w:szCs w:val="22"/>
                <w:lang w:val="en-US"/>
              </w:rPr>
              <w:t>-how in extrusion and baking.</w:t>
            </w:r>
          </w:p>
          <w:p w14:paraId="1925629C" w14:textId="77777777" w:rsidR="00896256" w:rsidRPr="00580401" w:rsidRDefault="00254FD0" w:rsidP="0058647D">
            <w:pPr>
              <w:pStyle w:val="ITAbsatzohneNr"/>
              <w:numPr>
                <w:ilvl w:val="1"/>
                <w:numId w:val="17"/>
              </w:numPr>
              <w:rPr>
                <w:rFonts w:cs="Arial"/>
                <w:sz w:val="22"/>
                <w:szCs w:val="22"/>
                <w:lang w:val="en-US"/>
              </w:rPr>
            </w:pPr>
            <w:r w:rsidRPr="00580401">
              <w:rPr>
                <w:rFonts w:cs="Arial"/>
                <w:sz w:val="22"/>
                <w:szCs w:val="22"/>
                <w:lang w:val="en-US"/>
              </w:rPr>
              <w:t xml:space="preserve">Control of milling yield of blocks is </w:t>
            </w:r>
            <w:r w:rsidRPr="00580401">
              <w:rPr>
                <w:rFonts w:cs="Arial"/>
                <w:sz w:val="22"/>
                <w:szCs w:val="22"/>
                <w:lang w:val="en-US"/>
              </w:rPr>
              <w:lastRenderedPageBreak/>
              <w:t>mandatory to preserve all the cost advantages of the block route</w:t>
            </w:r>
          </w:p>
          <w:p w14:paraId="1925629D" w14:textId="77777777" w:rsidR="00D840FF" w:rsidRPr="00580401" w:rsidRDefault="00896256" w:rsidP="0058647D">
            <w:pPr>
              <w:pStyle w:val="ITAbsatzohneNr"/>
              <w:numPr>
                <w:ilvl w:val="0"/>
                <w:numId w:val="17"/>
              </w:numPr>
              <w:rPr>
                <w:rFonts w:cs="Arial"/>
                <w:sz w:val="22"/>
                <w:szCs w:val="22"/>
                <w:lang w:val="en-US"/>
              </w:rPr>
            </w:pPr>
            <w:r w:rsidRPr="00580401">
              <w:rPr>
                <w:rFonts w:cs="Arial"/>
                <w:sz w:val="22"/>
                <w:szCs w:val="22"/>
                <w:u w:val="single"/>
                <w:lang w:val="en-US"/>
              </w:rPr>
              <w:t>Product performance</w:t>
            </w:r>
            <w:r w:rsidRPr="00580401">
              <w:rPr>
                <w:rFonts w:cs="Arial"/>
                <w:sz w:val="22"/>
                <w:szCs w:val="22"/>
                <w:lang w:val="en-US"/>
              </w:rPr>
              <w:t xml:space="preserve">: Milling and grinding blocks </w:t>
            </w:r>
            <w:r w:rsidR="00E51D5B" w:rsidRPr="00580401">
              <w:rPr>
                <w:rFonts w:cs="Arial"/>
                <w:sz w:val="22"/>
                <w:szCs w:val="22"/>
                <w:lang w:val="en-US"/>
              </w:rPr>
              <w:t xml:space="preserve">up </w:t>
            </w:r>
            <w:r w:rsidRPr="00580401">
              <w:rPr>
                <w:rFonts w:cs="Arial"/>
                <w:sz w:val="22"/>
                <w:szCs w:val="22"/>
                <w:lang w:val="en-US"/>
              </w:rPr>
              <w:t xml:space="preserve">to 15µm </w:t>
            </w:r>
            <w:r w:rsidR="00E51D5B" w:rsidRPr="00580401">
              <w:rPr>
                <w:rFonts w:cs="Arial"/>
                <w:sz w:val="22"/>
                <w:szCs w:val="22"/>
                <w:lang w:val="en-US"/>
              </w:rPr>
              <w:t>can affect the performance of the powders.</w:t>
            </w:r>
          </w:p>
          <w:p w14:paraId="1925629E" w14:textId="77777777" w:rsidR="00D840FF" w:rsidRPr="00580401" w:rsidRDefault="00D840FF" w:rsidP="00254FD0">
            <w:pPr>
              <w:pStyle w:val="ITAbsatzohneNr"/>
              <w:ind w:left="720"/>
              <w:rPr>
                <w:rFonts w:cs="Arial"/>
                <w:sz w:val="22"/>
                <w:szCs w:val="22"/>
                <w:lang w:val="en-US"/>
              </w:rPr>
            </w:pPr>
          </w:p>
        </w:tc>
      </w:tr>
    </w:tbl>
    <w:p w14:paraId="192562A0" w14:textId="7D287CD4" w:rsidR="00A80B53" w:rsidRPr="00580401" w:rsidRDefault="00083F85" w:rsidP="00083F85">
      <w:pPr>
        <w:pStyle w:val="Caption"/>
        <w:ind w:left="993" w:hanging="993"/>
        <w:rPr>
          <w:rFonts w:cs="Arial"/>
          <w:sz w:val="22"/>
          <w:szCs w:val="22"/>
          <w:u w:val="single"/>
          <w:lang w:val="en-US"/>
        </w:rPr>
      </w:pPr>
      <w:r w:rsidRPr="00580401">
        <w:rPr>
          <w:lang w:val="en-US"/>
        </w:rPr>
        <w:lastRenderedPageBreak/>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3</w:t>
      </w:r>
      <w:r w:rsidRPr="00580401">
        <w:rPr>
          <w:lang w:val="en-US"/>
        </w:rPr>
        <w:fldChar w:fldCharType="end"/>
      </w:r>
      <w:r w:rsidRPr="00580401">
        <w:rPr>
          <w:lang w:val="en-US"/>
        </w:rPr>
        <w:tab/>
      </w:r>
      <w:r w:rsidR="00D66E39" w:rsidRPr="00580401">
        <w:rPr>
          <w:lang w:val="en-US"/>
        </w:rPr>
        <w:t xml:space="preserve">Advantages and drawbacks of two existing different production methods </w:t>
      </w:r>
    </w:p>
    <w:p w14:paraId="192562A1" w14:textId="77777777" w:rsidR="008E3ACB" w:rsidRPr="00580401" w:rsidRDefault="008E3ACB">
      <w:pPr>
        <w:spacing w:after="200"/>
        <w:rPr>
          <w:rFonts w:cs="Arial"/>
          <w:sz w:val="22"/>
          <w:szCs w:val="22"/>
          <w:u w:val="single"/>
          <w:lang w:val="en-US"/>
        </w:rPr>
      </w:pPr>
      <w:r w:rsidRPr="00580401">
        <w:rPr>
          <w:rFonts w:cs="Arial"/>
          <w:sz w:val="22"/>
          <w:szCs w:val="22"/>
          <w:u w:val="single"/>
          <w:lang w:val="en-US"/>
        </w:rPr>
        <w:br w:type="page"/>
      </w:r>
    </w:p>
    <w:p w14:paraId="192562A2" w14:textId="77777777" w:rsidR="005C787E" w:rsidRPr="00580401" w:rsidRDefault="005C787E" w:rsidP="0058647D">
      <w:pPr>
        <w:pStyle w:val="ITAbsatzohneNr"/>
        <w:numPr>
          <w:ilvl w:val="0"/>
          <w:numId w:val="17"/>
        </w:numPr>
        <w:rPr>
          <w:rFonts w:cs="Arial"/>
          <w:sz w:val="22"/>
          <w:szCs w:val="22"/>
          <w:u w:val="single"/>
          <w:lang w:val="en-US"/>
        </w:rPr>
      </w:pPr>
      <w:r w:rsidRPr="00580401">
        <w:rPr>
          <w:rFonts w:cs="Arial"/>
          <w:sz w:val="22"/>
          <w:szCs w:val="22"/>
          <w:u w:val="single"/>
          <w:lang w:val="en-US"/>
        </w:rPr>
        <w:lastRenderedPageBreak/>
        <w:t xml:space="preserve">Combining the different </w:t>
      </w:r>
      <w:r w:rsidR="00056961" w:rsidRPr="00580401">
        <w:rPr>
          <w:rFonts w:cs="Arial"/>
          <w:sz w:val="22"/>
          <w:szCs w:val="22"/>
          <w:u w:val="single"/>
          <w:lang w:val="en-US"/>
        </w:rPr>
        <w:t xml:space="preserve">elements discussed above </w:t>
      </w:r>
    </w:p>
    <w:p w14:paraId="192562A3" w14:textId="77777777" w:rsidR="005C787E" w:rsidRPr="00580401" w:rsidRDefault="005C787E" w:rsidP="005C787E">
      <w:pPr>
        <w:pStyle w:val="ITAbsatzohneNr"/>
        <w:rPr>
          <w:rFonts w:cs="Arial"/>
          <w:sz w:val="22"/>
          <w:szCs w:val="22"/>
          <w:u w:val="single"/>
          <w:lang w:val="en-US"/>
        </w:rPr>
      </w:pPr>
    </w:p>
    <w:p w14:paraId="192562A4" w14:textId="77777777" w:rsidR="00E51D5B" w:rsidRPr="00580401" w:rsidRDefault="005C787E" w:rsidP="005C787E">
      <w:pPr>
        <w:pStyle w:val="ITAbsatzohneNr"/>
        <w:rPr>
          <w:rFonts w:cs="Arial"/>
          <w:sz w:val="22"/>
          <w:szCs w:val="22"/>
          <w:lang w:val="en-US"/>
        </w:rPr>
      </w:pPr>
      <w:r w:rsidRPr="00580401">
        <w:rPr>
          <w:rFonts w:cs="Arial"/>
          <w:sz w:val="22"/>
          <w:szCs w:val="22"/>
          <w:lang w:val="en-US"/>
        </w:rPr>
        <w:t xml:space="preserve">The following charts aims at explaining </w:t>
      </w:r>
      <w:r w:rsidR="00E51D5B" w:rsidRPr="00580401">
        <w:rPr>
          <w:rFonts w:cs="Arial"/>
          <w:sz w:val="22"/>
          <w:szCs w:val="22"/>
          <w:lang w:val="en-US"/>
        </w:rPr>
        <w:t>how the different</w:t>
      </w:r>
      <w:r w:rsidR="007676B7" w:rsidRPr="00580401">
        <w:rPr>
          <w:rFonts w:cs="Arial"/>
          <w:sz w:val="22"/>
          <w:szCs w:val="22"/>
          <w:lang w:val="en-US"/>
        </w:rPr>
        <w:t xml:space="preserve"> technological</w:t>
      </w:r>
      <w:r w:rsidR="00E51D5B" w:rsidRPr="00580401">
        <w:rPr>
          <w:rFonts w:cs="Arial"/>
          <w:sz w:val="22"/>
          <w:szCs w:val="22"/>
          <w:lang w:val="en-US"/>
        </w:rPr>
        <w:t xml:space="preserve"> route</w:t>
      </w:r>
      <w:r w:rsidR="00A42893" w:rsidRPr="00580401">
        <w:rPr>
          <w:rFonts w:cs="Arial"/>
          <w:sz w:val="22"/>
          <w:szCs w:val="22"/>
          <w:lang w:val="en-US"/>
        </w:rPr>
        <w:t>s</w:t>
      </w:r>
      <w:r w:rsidR="00E51D5B" w:rsidRPr="00580401">
        <w:rPr>
          <w:rFonts w:cs="Arial"/>
          <w:sz w:val="22"/>
          <w:szCs w:val="22"/>
          <w:lang w:val="en-US"/>
        </w:rPr>
        <w:t xml:space="preserve"> </w:t>
      </w:r>
      <w:r w:rsidR="007676B7" w:rsidRPr="00580401">
        <w:rPr>
          <w:rFonts w:cs="Arial"/>
          <w:sz w:val="22"/>
          <w:szCs w:val="22"/>
          <w:lang w:val="en-US"/>
        </w:rPr>
        <w:t xml:space="preserve">for synthetic graphite anode materials </w:t>
      </w:r>
      <w:r w:rsidR="00E51D5B" w:rsidRPr="00580401">
        <w:rPr>
          <w:rFonts w:cs="Arial"/>
          <w:sz w:val="22"/>
          <w:szCs w:val="22"/>
          <w:lang w:val="en-US"/>
        </w:rPr>
        <w:t>positions themselves</w:t>
      </w:r>
      <w:r w:rsidR="00583DE6" w:rsidRPr="00580401">
        <w:rPr>
          <w:rFonts w:cs="Arial"/>
          <w:sz w:val="22"/>
          <w:szCs w:val="22"/>
          <w:lang w:val="en-US"/>
        </w:rPr>
        <w:t xml:space="preserve"> on three macro-</w:t>
      </w:r>
      <w:r w:rsidR="00E51D5B" w:rsidRPr="00580401">
        <w:rPr>
          <w:rFonts w:cs="Arial"/>
          <w:sz w:val="22"/>
          <w:szCs w:val="22"/>
          <w:lang w:val="en-US"/>
        </w:rPr>
        <w:t>dimension</w:t>
      </w:r>
      <w:r w:rsidR="00583DE6" w:rsidRPr="00580401">
        <w:rPr>
          <w:rFonts w:cs="Arial"/>
          <w:sz w:val="22"/>
          <w:szCs w:val="22"/>
          <w:lang w:val="en-US"/>
        </w:rPr>
        <w:t>s</w:t>
      </w:r>
      <w:r w:rsidR="00E51D5B" w:rsidRPr="00580401">
        <w:rPr>
          <w:rFonts w:cs="Arial"/>
          <w:sz w:val="22"/>
          <w:szCs w:val="22"/>
          <w:lang w:val="en-US"/>
        </w:rPr>
        <w:t xml:space="preserve">: </w:t>
      </w:r>
    </w:p>
    <w:p w14:paraId="192562A5" w14:textId="77777777" w:rsidR="00583DE6" w:rsidRPr="00580401" w:rsidRDefault="00583DE6" w:rsidP="0058647D">
      <w:pPr>
        <w:pStyle w:val="ITAbsatzohneNr"/>
        <w:numPr>
          <w:ilvl w:val="0"/>
          <w:numId w:val="17"/>
        </w:numPr>
        <w:rPr>
          <w:rFonts w:cs="Arial"/>
          <w:sz w:val="22"/>
          <w:szCs w:val="22"/>
          <w:lang w:val="en-US"/>
        </w:rPr>
      </w:pPr>
      <w:r w:rsidRPr="00580401">
        <w:rPr>
          <w:rFonts w:cs="Arial"/>
          <w:sz w:val="22"/>
          <w:szCs w:val="22"/>
          <w:lang w:val="en-US"/>
        </w:rPr>
        <w:t>Product performance</w:t>
      </w:r>
      <w:r w:rsidR="000F210F" w:rsidRPr="00580401">
        <w:rPr>
          <w:rFonts w:cs="Arial"/>
          <w:sz w:val="22"/>
          <w:szCs w:val="22"/>
          <w:lang w:val="en-US"/>
        </w:rPr>
        <w:t xml:space="preserve"> (PP)</w:t>
      </w:r>
    </w:p>
    <w:p w14:paraId="192562A6" w14:textId="77777777" w:rsidR="00E51D5B" w:rsidRPr="00580401" w:rsidRDefault="00E51D5B" w:rsidP="0058647D">
      <w:pPr>
        <w:pStyle w:val="ITAbsatzohneNr"/>
        <w:numPr>
          <w:ilvl w:val="0"/>
          <w:numId w:val="17"/>
        </w:numPr>
        <w:rPr>
          <w:rFonts w:cs="Arial"/>
          <w:sz w:val="22"/>
          <w:szCs w:val="22"/>
          <w:lang w:val="en-US"/>
        </w:rPr>
      </w:pPr>
      <w:r w:rsidRPr="00580401">
        <w:rPr>
          <w:rFonts w:cs="Arial"/>
          <w:sz w:val="22"/>
          <w:szCs w:val="22"/>
          <w:lang w:val="en-US"/>
        </w:rPr>
        <w:t>Cost of production</w:t>
      </w:r>
      <w:r w:rsidR="000F210F" w:rsidRPr="00580401">
        <w:rPr>
          <w:rFonts w:cs="Arial"/>
          <w:sz w:val="22"/>
          <w:szCs w:val="22"/>
          <w:lang w:val="en-US"/>
        </w:rPr>
        <w:t>:  (CoP)</w:t>
      </w:r>
      <w:r w:rsidR="00277B57" w:rsidRPr="00580401">
        <w:rPr>
          <w:rFonts w:cs="Arial"/>
          <w:noProof/>
          <w:sz w:val="22"/>
          <w:szCs w:val="22"/>
          <w:lang w:val="en-US" w:eastAsia="fr-FR"/>
        </w:rPr>
        <w:t xml:space="preserve"> </w:t>
      </w:r>
    </w:p>
    <w:p w14:paraId="192562A7" w14:textId="77777777" w:rsidR="005C787E" w:rsidRPr="00580401" w:rsidRDefault="00583DE6" w:rsidP="0058647D">
      <w:pPr>
        <w:pStyle w:val="ITAbsatzohneNr"/>
        <w:numPr>
          <w:ilvl w:val="0"/>
          <w:numId w:val="17"/>
        </w:numPr>
        <w:rPr>
          <w:rFonts w:cs="Arial"/>
          <w:sz w:val="22"/>
          <w:szCs w:val="22"/>
          <w:lang w:val="en-US"/>
        </w:rPr>
      </w:pPr>
      <w:r w:rsidRPr="00580401">
        <w:rPr>
          <w:rFonts w:cs="Arial"/>
          <w:sz w:val="22"/>
          <w:szCs w:val="22"/>
          <w:lang w:val="en-US"/>
        </w:rPr>
        <w:t>Sustainability of production</w:t>
      </w:r>
      <w:r w:rsidR="000F210F" w:rsidRPr="00580401">
        <w:rPr>
          <w:rFonts w:cs="Arial"/>
          <w:sz w:val="22"/>
          <w:szCs w:val="22"/>
          <w:lang w:val="en-US"/>
        </w:rPr>
        <w:t xml:space="preserve"> (</w:t>
      </w:r>
      <w:proofErr w:type="spellStart"/>
      <w:r w:rsidR="000F210F" w:rsidRPr="00580401">
        <w:rPr>
          <w:rFonts w:cs="Arial"/>
          <w:sz w:val="22"/>
          <w:szCs w:val="22"/>
          <w:lang w:val="en-US"/>
        </w:rPr>
        <w:t>SoP</w:t>
      </w:r>
      <w:proofErr w:type="spellEnd"/>
      <w:r w:rsidR="000F210F" w:rsidRPr="00580401">
        <w:rPr>
          <w:rFonts w:cs="Arial"/>
          <w:sz w:val="22"/>
          <w:szCs w:val="22"/>
          <w:lang w:val="en-US"/>
        </w:rPr>
        <w:t>)</w:t>
      </w:r>
      <w:r w:rsidR="000F210F" w:rsidRPr="00580401">
        <w:rPr>
          <w:rFonts w:cs="Arial"/>
          <w:noProof/>
          <w:sz w:val="22"/>
          <w:szCs w:val="22"/>
          <w:lang w:val="en-US" w:eastAsia="fr-FR"/>
        </w:rPr>
        <w:t xml:space="preserve"> </w:t>
      </w:r>
    </w:p>
    <w:p w14:paraId="192562A8" w14:textId="77777777" w:rsidR="00D840FF" w:rsidRPr="00580401" w:rsidRDefault="00EA3661" w:rsidP="001F5BB9">
      <w:pPr>
        <w:pStyle w:val="Standard"/>
        <w:spacing w:line="360" w:lineRule="auto"/>
        <w:jc w:val="both"/>
        <w:rPr>
          <w:rFonts w:ascii="Arial" w:hAnsi="Arial" w:cs="Arial"/>
          <w:b/>
          <w:lang w:val="en-US"/>
        </w:rPr>
      </w:pPr>
      <w:r w:rsidRPr="00580401">
        <w:rPr>
          <w:rFonts w:ascii="Arial" w:hAnsi="Arial" w:cs="Arial"/>
          <w:noProof/>
          <w:lang w:eastAsia="fr-FR"/>
        </w:rPr>
        <mc:AlternateContent>
          <mc:Choice Requires="wps">
            <w:drawing>
              <wp:anchor distT="0" distB="0" distL="114300" distR="114300" simplePos="0" relativeHeight="251658240" behindDoc="0" locked="0" layoutInCell="1" allowOverlap="1" wp14:anchorId="19256764" wp14:editId="19256765">
                <wp:simplePos x="0" y="0"/>
                <wp:positionH relativeFrom="column">
                  <wp:posOffset>0</wp:posOffset>
                </wp:positionH>
                <wp:positionV relativeFrom="paragraph">
                  <wp:posOffset>229616</wp:posOffset>
                </wp:positionV>
                <wp:extent cx="409651" cy="402336"/>
                <wp:effectExtent l="0" t="0" r="28575" b="17145"/>
                <wp:wrapNone/>
                <wp:docPr id="23" name="Ellipse 23"/>
                <wp:cNvGraphicFramePr/>
                <a:graphic xmlns:a="http://schemas.openxmlformats.org/drawingml/2006/main">
                  <a:graphicData uri="http://schemas.microsoft.com/office/word/2010/wordprocessingShape">
                    <wps:wsp>
                      <wps:cNvSpPr/>
                      <wps:spPr>
                        <a:xfrm>
                          <a:off x="0" y="0"/>
                          <a:ext cx="409651" cy="4023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7EB" w14:textId="77777777" w:rsidR="000B0ECE" w:rsidRPr="00522C71" w:rsidRDefault="000B0ECE" w:rsidP="00277B57">
                            <w:pPr>
                              <w:jc w:val="both"/>
                              <w:rPr>
                                <w:sz w:val="24"/>
                                <w:lang w:val="fr-FR"/>
                              </w:rPr>
                            </w:pPr>
                            <w:r w:rsidRPr="00522C71">
                              <w:rPr>
                                <w:sz w:val="24"/>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64" id="Ellipse 23" o:spid="_x0000_s1029" style="position:absolute;left:0;text-align:left;margin-left:0;margin-top:18.1pt;width:32.25pt;height:3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" fillcolor="black [3200]" strokecolor="black [1600]" strokeweight="2pt">
                <v:textbox>
                  <w:txbxContent>
                    <w:p w14:paraId="192567EB" w14:textId="77777777" w:rsidR="000B0ECE" w:rsidRPr="00522C71" w:rsidRDefault="000B0ECE" w:rsidP="00277B57">
                      <w:pPr>
                        <w:jc w:val="both"/>
                        <w:rPr>
                          <w:sz w:val="24"/>
                          <w:lang w:val="fr-FR"/>
                        </w:rPr>
                      </w:pPr>
                      <w:r w:rsidRPr="00522C71">
                        <w:rPr>
                          <w:sz w:val="24"/>
                          <w:lang w:val="fr-FR"/>
                        </w:rPr>
                        <w:t>1</w:t>
                      </w:r>
                    </w:p>
                  </w:txbxContent>
                </v:textbox>
              </v:oval>
            </w:pict>
          </mc:Fallback>
        </mc:AlternateContent>
      </w:r>
      <w:r w:rsidR="00163852" w:rsidRPr="00580401">
        <w:rPr>
          <w:rFonts w:ascii="Arial" w:hAnsi="Arial" w:cs="Arial"/>
          <w:noProof/>
          <w:lang w:eastAsia="fr-FR"/>
        </w:rPr>
        <mc:AlternateContent>
          <mc:Choice Requires="wpg">
            <w:drawing>
              <wp:anchor distT="0" distB="0" distL="114300" distR="114300" simplePos="0" relativeHeight="251654144" behindDoc="0" locked="0" layoutInCell="1" allowOverlap="1" wp14:anchorId="19256766" wp14:editId="19256767">
                <wp:simplePos x="0" y="0"/>
                <wp:positionH relativeFrom="column">
                  <wp:posOffset>124333</wp:posOffset>
                </wp:positionH>
                <wp:positionV relativeFrom="paragraph">
                  <wp:posOffset>220853</wp:posOffset>
                </wp:positionV>
                <wp:extent cx="5621401" cy="6193536"/>
                <wp:effectExtent l="0" t="0" r="17780" b="0"/>
                <wp:wrapNone/>
                <wp:docPr id="60" name="Groupe 60"/>
                <wp:cNvGraphicFramePr/>
                <a:graphic xmlns:a="http://schemas.openxmlformats.org/drawingml/2006/main">
                  <a:graphicData uri="http://schemas.microsoft.com/office/word/2010/wordprocessingGroup">
                    <wpg:wgp>
                      <wpg:cNvGrpSpPr/>
                      <wpg:grpSpPr>
                        <a:xfrm>
                          <a:off x="0" y="0"/>
                          <a:ext cx="5621401" cy="6193536"/>
                          <a:chOff x="0" y="0"/>
                          <a:chExt cx="5621401" cy="6193536"/>
                        </a:xfrm>
                      </wpg:grpSpPr>
                      <wps:wsp>
                        <wps:cNvPr id="62" name="Zone de texte 62"/>
                        <wps:cNvSpPr txBox="1"/>
                        <wps:spPr>
                          <a:xfrm>
                            <a:off x="0" y="2621280"/>
                            <a:ext cx="1759585" cy="3572256"/>
                          </a:xfrm>
                          <a:prstGeom prst="rect">
                            <a:avLst/>
                          </a:prstGeom>
                          <a:solidFill>
                            <a:schemeClr val="lt1"/>
                          </a:solidFill>
                          <a:ln w="6350">
                            <a:noFill/>
                          </a:ln>
                        </wps:spPr>
                        <wps:txbx>
                          <w:txbxContent>
                            <w:p w14:paraId="192567EC" w14:textId="77777777" w:rsidR="000B0ECE" w:rsidRPr="00A42893" w:rsidRDefault="000B0ECE" w:rsidP="00583DE6">
                              <w:pPr>
                                <w:pStyle w:val="Standard"/>
                                <w:spacing w:line="360" w:lineRule="auto"/>
                                <w:jc w:val="both"/>
                                <w:rPr>
                                  <w:rFonts w:ascii="Arial" w:eastAsia="Times New Roman" w:hAnsi="Arial" w:cs="Times New Roman"/>
                                  <w:b/>
                                  <w:kern w:val="0"/>
                                  <w:sz w:val="20"/>
                                  <w:szCs w:val="20"/>
                                  <w:u w:val="single"/>
                                  <w:lang w:val="en-US" w:eastAsia="de-DE"/>
                                </w:rPr>
                              </w:pPr>
                              <w:r w:rsidRPr="00A42893">
                                <w:rPr>
                                  <w:rFonts w:ascii="Arial" w:eastAsia="Times New Roman" w:hAnsi="Arial" w:cs="Times New Roman"/>
                                  <w:b/>
                                  <w:kern w:val="0"/>
                                  <w:sz w:val="20"/>
                                  <w:szCs w:val="20"/>
                                  <w:u w:val="single"/>
                                  <w:lang w:val="en-US" w:eastAsia="de-DE"/>
                                </w:rPr>
                                <w:t>Mainstream concept</w:t>
                              </w:r>
                            </w:p>
                            <w:p w14:paraId="192567ED" w14:textId="77777777" w:rsidR="000B0ECE" w:rsidRPr="00583DE6" w:rsidRDefault="000B0ECE">
                              <w:pPr>
                                <w:rPr>
                                  <w:lang w:val="en-US"/>
                                </w:rPr>
                              </w:pPr>
                              <w:r w:rsidRPr="00583DE6">
                                <w:rPr>
                                  <w:lang w:val="en-US"/>
                                </w:rPr>
                                <w:t xml:space="preserve">Powder to powder </w:t>
                              </w:r>
                            </w:p>
                            <w:p w14:paraId="192567EE" w14:textId="77777777" w:rsidR="000B0ECE" w:rsidRPr="00583DE6" w:rsidRDefault="000B0ECE">
                              <w:pPr>
                                <w:rPr>
                                  <w:lang w:val="en-US"/>
                                </w:rPr>
                              </w:pPr>
                              <w:r w:rsidRPr="00583DE6">
                                <w:rPr>
                                  <w:lang w:val="en-US"/>
                                </w:rPr>
                                <w:t>with Acheson graphitization</w:t>
                              </w:r>
                            </w:p>
                            <w:p w14:paraId="192567EF" w14:textId="77777777" w:rsidR="000B0ECE" w:rsidRPr="00583DE6" w:rsidRDefault="000B0ECE">
                              <w:pPr>
                                <w:rPr>
                                  <w:lang w:val="en-US"/>
                                </w:rPr>
                              </w:pPr>
                            </w:p>
                            <w:p w14:paraId="192567F0" w14:textId="77777777" w:rsidR="000B0ECE" w:rsidRPr="00F456A5" w:rsidRDefault="000B0ECE" w:rsidP="0058647D">
                              <w:pPr>
                                <w:pStyle w:val="ListParagraph"/>
                                <w:numPr>
                                  <w:ilvl w:val="0"/>
                                  <w:numId w:val="18"/>
                                </w:numPr>
                                <w:rPr>
                                  <w:lang w:val="en-US"/>
                                </w:rPr>
                              </w:pPr>
                              <w:r w:rsidRPr="005B50B5">
                                <w:rPr>
                                  <w:color w:val="00B050"/>
                                  <w:lang w:val="en-US"/>
                                </w:rPr>
                                <w:t xml:space="preserve"> </w:t>
                              </w:r>
                              <w:r w:rsidRPr="00F456A5">
                                <w:rPr>
                                  <w:lang w:val="en-US"/>
                                </w:rPr>
                                <w:t>Best for performance</w:t>
                              </w:r>
                            </w:p>
                            <w:p w14:paraId="192567F1" w14:textId="77777777" w:rsidR="000B0ECE" w:rsidRPr="00F456A5" w:rsidRDefault="000B0ECE" w:rsidP="0058647D">
                              <w:pPr>
                                <w:pStyle w:val="ListParagraph"/>
                                <w:numPr>
                                  <w:ilvl w:val="0"/>
                                  <w:numId w:val="18"/>
                                </w:numPr>
                                <w:rPr>
                                  <w:lang w:val="en-US"/>
                                </w:rPr>
                              </w:pPr>
                              <w:r w:rsidRPr="00F456A5">
                                <w:rPr>
                                  <w:lang w:val="en-US"/>
                                </w:rPr>
                                <w:t>High cost of production (~8.5 usd/kg in China)</w:t>
                              </w:r>
                            </w:p>
                            <w:p w14:paraId="192567F2" w14:textId="77777777" w:rsidR="000B0ECE" w:rsidRPr="00F456A5" w:rsidRDefault="000B0ECE" w:rsidP="0058647D">
                              <w:pPr>
                                <w:pStyle w:val="ListParagraph"/>
                                <w:numPr>
                                  <w:ilvl w:val="0"/>
                                  <w:numId w:val="18"/>
                                </w:numPr>
                                <w:rPr>
                                  <w:lang w:val="en-US"/>
                                </w:rPr>
                              </w:pPr>
                              <w:r w:rsidRPr="00F456A5">
                                <w:rPr>
                                  <w:lang w:val="en-US"/>
                                </w:rPr>
                                <w:t>Process absolutely not sustainable</w:t>
                              </w:r>
                              <w:r>
                                <w:rPr>
                                  <w:lang w:val="en-US"/>
                                </w:rPr>
                                <w:t xml:space="preserve"> (batch process, no scalability, bad energy efficiency, lot of waste, energy-intensive production of consumables, no recycling, …)</w:t>
                              </w:r>
                              <w:r w:rsidRPr="00F456A5">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Zone de texte 63"/>
                        <wps:cNvSpPr txBox="1"/>
                        <wps:spPr>
                          <a:xfrm>
                            <a:off x="1865376" y="2633472"/>
                            <a:ext cx="1751330" cy="3559683"/>
                          </a:xfrm>
                          <a:prstGeom prst="rect">
                            <a:avLst/>
                          </a:prstGeom>
                          <a:solidFill>
                            <a:schemeClr val="lt1"/>
                          </a:solidFill>
                          <a:ln w="6350">
                            <a:noFill/>
                          </a:ln>
                        </wps:spPr>
                        <wps:txbx>
                          <w:txbxContent>
                            <w:p w14:paraId="192567F3" w14:textId="77777777" w:rsidR="000B0ECE" w:rsidRPr="00A42893" w:rsidRDefault="000B0ECE" w:rsidP="00583DE6">
                              <w:pPr>
                                <w:pStyle w:val="TableofFigures"/>
                                <w:spacing w:line="360" w:lineRule="auto"/>
                                <w:jc w:val="both"/>
                                <w:rPr>
                                  <w:b/>
                                  <w:u w:val="single"/>
                                  <w:lang w:val="en-US"/>
                                </w:rPr>
                              </w:pPr>
                              <w:r w:rsidRPr="00A42893">
                                <w:rPr>
                                  <w:b/>
                                  <w:u w:val="single"/>
                                  <w:lang w:val="en-US"/>
                                </w:rPr>
                                <w:t>Alternative</w:t>
                              </w:r>
                              <w:r>
                                <w:rPr>
                                  <w:b/>
                                  <w:u w:val="single"/>
                                  <w:lang w:val="en-US"/>
                                </w:rPr>
                                <w:t xml:space="preserve"> </w:t>
                              </w:r>
                              <w:r w:rsidRPr="00A42893">
                                <w:rPr>
                                  <w:b/>
                                  <w:u w:val="single"/>
                                  <w:lang w:val="en-US"/>
                                </w:rPr>
                                <w:t>concept</w:t>
                              </w:r>
                            </w:p>
                            <w:p w14:paraId="192567F4" w14:textId="77777777" w:rsidR="000B0ECE" w:rsidRPr="00583DE6" w:rsidRDefault="000B0ECE">
                              <w:pPr>
                                <w:rPr>
                                  <w:lang w:val="en-US"/>
                                </w:rPr>
                              </w:pPr>
                              <w:r w:rsidRPr="00583DE6">
                                <w:rPr>
                                  <w:lang w:val="en-US"/>
                                </w:rPr>
                                <w:t xml:space="preserve">Block with Acheson </w:t>
                              </w:r>
                            </w:p>
                            <w:p w14:paraId="192567F5" w14:textId="77777777" w:rsidR="000B0ECE" w:rsidRPr="000003FE" w:rsidRDefault="000B0ECE">
                              <w:pPr>
                                <w:rPr>
                                  <w:lang w:val="en-US"/>
                                </w:rPr>
                              </w:pPr>
                              <w:r w:rsidRPr="000003FE">
                                <w:rPr>
                                  <w:lang w:val="en-US"/>
                                </w:rPr>
                                <w:t xml:space="preserve">graphitization </w:t>
                              </w:r>
                            </w:p>
                            <w:p w14:paraId="192567F6" w14:textId="77777777" w:rsidR="000B0ECE" w:rsidRPr="00F456A5" w:rsidRDefault="000B0ECE">
                              <w:pPr>
                                <w:rPr>
                                  <w:lang w:val="en-US"/>
                                </w:rPr>
                              </w:pPr>
                            </w:p>
                            <w:p w14:paraId="192567F7" w14:textId="77777777" w:rsidR="000B0ECE" w:rsidRPr="00F456A5" w:rsidRDefault="000B0ECE" w:rsidP="0058647D">
                              <w:pPr>
                                <w:pStyle w:val="ListParagraph"/>
                                <w:numPr>
                                  <w:ilvl w:val="0"/>
                                  <w:numId w:val="18"/>
                                </w:numPr>
                                <w:rPr>
                                  <w:lang w:val="en-US"/>
                                </w:rPr>
                              </w:pPr>
                              <w:r w:rsidRPr="00F456A5">
                                <w:rPr>
                                  <w:lang w:val="en-US"/>
                                </w:rPr>
                                <w:t>Good performance</w:t>
                              </w:r>
                            </w:p>
                            <w:p w14:paraId="192567F8" w14:textId="77777777" w:rsidR="000B0ECE" w:rsidRPr="00F456A5" w:rsidRDefault="000B0ECE" w:rsidP="0058647D">
                              <w:pPr>
                                <w:pStyle w:val="ListParagraph"/>
                                <w:numPr>
                                  <w:ilvl w:val="0"/>
                                  <w:numId w:val="18"/>
                                </w:numPr>
                                <w:rPr>
                                  <w:lang w:val="en-US"/>
                                </w:rPr>
                              </w:pPr>
                              <w:r w:rsidRPr="00F456A5">
                                <w:rPr>
                                  <w:lang w:val="en-US"/>
                                </w:rPr>
                                <w:t>Improved but not optimum cost of production (~7 usd/kg in Europe)</w:t>
                              </w:r>
                            </w:p>
                            <w:p w14:paraId="192567F9" w14:textId="77777777" w:rsidR="000B0ECE" w:rsidRPr="00F456A5" w:rsidRDefault="000B0ECE" w:rsidP="0058647D">
                              <w:pPr>
                                <w:pStyle w:val="ListParagraph"/>
                                <w:numPr>
                                  <w:ilvl w:val="0"/>
                                  <w:numId w:val="18"/>
                                </w:numPr>
                                <w:rPr>
                                  <w:lang w:val="en-US"/>
                                </w:rPr>
                              </w:pPr>
                              <w:r w:rsidRPr="00F456A5">
                                <w:rPr>
                                  <w:lang w:val="en-US"/>
                                </w:rPr>
                                <w:t xml:space="preserve">Improved but not optimum  sustainable process </w:t>
                              </w:r>
                            </w:p>
                            <w:p w14:paraId="192567FA" w14:textId="77777777" w:rsidR="000B0ECE" w:rsidRPr="00583DE6" w:rsidRDefault="000B0ECE" w:rsidP="00583D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69" name="Graphique 69"/>
                        <wpg:cNvFrPr/>
                        <wpg:xfrm>
                          <a:off x="3816096" y="0"/>
                          <a:ext cx="1805305" cy="2550160"/>
                        </wpg:xfrm>
                        <a:graphic>
                          <a:graphicData uri="http://schemas.openxmlformats.org/drawingml/2006/chart">
                            <c:chart xmlns:c="http://schemas.openxmlformats.org/drawingml/2006/chart" xmlns:r="http://schemas.openxmlformats.org/officeDocument/2006/relationships" r:id="rId29"/>
                          </a:graphicData>
                        </a:graphic>
                      </wpg:graphicFrame>
                      <wpg:graphicFrame>
                        <wpg:cNvPr id="67" name="Graphique 67"/>
                        <wpg:cNvFrPr/>
                        <wpg:xfrm>
                          <a:off x="12192" y="0"/>
                          <a:ext cx="1812925" cy="2543175"/>
                        </wpg:xfrm>
                        <a:graphic>
                          <a:graphicData uri="http://schemas.openxmlformats.org/drawingml/2006/chart">
                            <c:chart xmlns:c="http://schemas.openxmlformats.org/drawingml/2006/chart" xmlns:r="http://schemas.openxmlformats.org/officeDocument/2006/relationships" r:id="rId30"/>
                          </a:graphicData>
                        </a:graphic>
                      </wpg:graphicFrame>
                      <wps:wsp>
                        <wps:cNvPr id="66" name="Zone de texte 66"/>
                        <wps:cNvSpPr txBox="1"/>
                        <wps:spPr>
                          <a:xfrm>
                            <a:off x="3816096" y="2621280"/>
                            <a:ext cx="1690370" cy="3571367"/>
                          </a:xfrm>
                          <a:prstGeom prst="rect">
                            <a:avLst/>
                          </a:prstGeom>
                          <a:solidFill>
                            <a:schemeClr val="lt1"/>
                          </a:solidFill>
                          <a:ln w="6350">
                            <a:noFill/>
                          </a:ln>
                        </wps:spPr>
                        <wps:txbx>
                          <w:txbxContent>
                            <w:p w14:paraId="192567FB" w14:textId="77777777" w:rsidR="000B0ECE" w:rsidRPr="00A42893" w:rsidRDefault="000B0ECE" w:rsidP="00583DE6">
                              <w:pPr>
                                <w:pStyle w:val="TableofFigures"/>
                                <w:spacing w:line="360" w:lineRule="auto"/>
                                <w:jc w:val="both"/>
                                <w:rPr>
                                  <w:b/>
                                  <w:u w:val="single"/>
                                  <w:lang w:val="en-US"/>
                                </w:rPr>
                              </w:pPr>
                              <w:r w:rsidRPr="00A42893">
                                <w:rPr>
                                  <w:b/>
                                  <w:u w:val="single"/>
                                  <w:lang w:val="en-US"/>
                                </w:rPr>
                                <w:t>Innovative concept</w:t>
                              </w:r>
                            </w:p>
                            <w:p w14:paraId="192567FC" w14:textId="77777777" w:rsidR="000B0ECE" w:rsidRPr="000003FE" w:rsidRDefault="000B0ECE">
                              <w:pPr>
                                <w:rPr>
                                  <w:lang w:val="en-US"/>
                                </w:rPr>
                              </w:pPr>
                              <w:r w:rsidRPr="00583DE6">
                                <w:rPr>
                                  <w:lang w:val="en-US"/>
                                </w:rPr>
                                <w:t xml:space="preserve">Block </w:t>
                              </w:r>
                              <w:r w:rsidRPr="000003FE">
                                <w:rPr>
                                  <w:lang w:val="en-US"/>
                                </w:rPr>
                                <w:t xml:space="preserve">with LWG </w:t>
                              </w:r>
                            </w:p>
                            <w:p w14:paraId="192567FD" w14:textId="77777777" w:rsidR="000B0ECE" w:rsidRPr="00F456A5" w:rsidRDefault="000B0ECE">
                              <w:pPr>
                                <w:rPr>
                                  <w:lang w:val="en-US"/>
                                </w:rPr>
                              </w:pPr>
                              <w:r w:rsidRPr="00F456A5">
                                <w:rPr>
                                  <w:lang w:val="en-US"/>
                                </w:rPr>
                                <w:t xml:space="preserve">graphitization </w:t>
                              </w:r>
                            </w:p>
                            <w:p w14:paraId="192567FE" w14:textId="77777777" w:rsidR="000B0ECE" w:rsidRPr="00F456A5" w:rsidRDefault="000B0ECE">
                              <w:pPr>
                                <w:rPr>
                                  <w:lang w:val="en-US"/>
                                </w:rPr>
                              </w:pPr>
                            </w:p>
                            <w:p w14:paraId="192567FF" w14:textId="77777777" w:rsidR="000B0ECE" w:rsidRPr="00F456A5" w:rsidRDefault="000B0ECE" w:rsidP="0058647D">
                              <w:pPr>
                                <w:pStyle w:val="ListParagraph"/>
                                <w:numPr>
                                  <w:ilvl w:val="0"/>
                                  <w:numId w:val="18"/>
                                </w:numPr>
                                <w:rPr>
                                  <w:lang w:val="en-US"/>
                                </w:rPr>
                              </w:pPr>
                              <w:r w:rsidRPr="00F456A5">
                                <w:rPr>
                                  <w:lang w:val="en-US"/>
                                </w:rPr>
                                <w:t>Optimum cost of production (~5.5 usd/kg in Europe)</w:t>
                              </w:r>
                            </w:p>
                            <w:p w14:paraId="19256800" w14:textId="77777777" w:rsidR="000B0ECE" w:rsidRPr="000E155B" w:rsidRDefault="000B0ECE" w:rsidP="0058647D">
                              <w:pPr>
                                <w:pStyle w:val="ListParagraph"/>
                                <w:numPr>
                                  <w:ilvl w:val="0"/>
                                  <w:numId w:val="18"/>
                                </w:numPr>
                                <w:rPr>
                                  <w:lang w:val="en-US"/>
                                </w:rPr>
                              </w:pPr>
                              <w:r w:rsidRPr="00F456A5">
                                <w:rPr>
                                  <w:lang w:val="en-US"/>
                                </w:rPr>
                                <w:t xml:space="preserve">Optimum sustainable, </w:t>
                              </w:r>
                              <w:r w:rsidRPr="000E155B">
                                <w:rPr>
                                  <w:lang w:val="en-US"/>
                                </w:rPr>
                                <w:t xml:space="preserve">scalable process </w:t>
                              </w:r>
                            </w:p>
                            <w:p w14:paraId="19256801" w14:textId="77777777" w:rsidR="000B0ECE" w:rsidRPr="001133F2" w:rsidRDefault="000B0ECE" w:rsidP="0058647D">
                              <w:pPr>
                                <w:pStyle w:val="ListParagraph"/>
                                <w:numPr>
                                  <w:ilvl w:val="0"/>
                                  <w:numId w:val="18"/>
                                </w:numPr>
                                <w:rPr>
                                  <w:lang w:val="en-US"/>
                                </w:rPr>
                              </w:pPr>
                              <w:r w:rsidRPr="001133F2">
                                <w:rPr>
                                  <w:lang w:val="en-US"/>
                                </w:rPr>
                                <w:t>Product currently limited to certain battery applications due to performance issue</w:t>
                              </w:r>
                              <w:r>
                                <w:rPr>
                                  <w:lang w:val="en-US"/>
                                </w:rPr>
                                <w:t xml:space="preserve"> (hard graphite only with the current know-how)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70" name="Graphique 70"/>
                        <wpg:cNvFrPr/>
                        <wpg:xfrm>
                          <a:off x="1877568" y="0"/>
                          <a:ext cx="1889760" cy="2550795"/>
                        </wpg:xfrm>
                        <a:graphic>
                          <a:graphicData uri="http://schemas.openxmlformats.org/drawingml/2006/chart">
                            <c:chart xmlns:c="http://schemas.openxmlformats.org/drawingml/2006/chart" xmlns:r="http://schemas.openxmlformats.org/officeDocument/2006/relationships" r:id="rId31"/>
                          </a:graphicData>
                        </a:graphic>
                      </wpg:graphicFrame>
                    </wpg:wgp>
                  </a:graphicData>
                </a:graphic>
              </wp:anchor>
            </w:drawing>
          </mc:Choice>
          <mc:Fallback>
            <w:pict>
              <v:group w14:anchorId="19256766" id="Groupe 60" o:spid="_x0000_s1030" style="position:absolute;left:0;text-align:left;margin-left:9.8pt;margin-top:17.4pt;width:442.65pt;height:487.7pt;z-index:251654144" coordsize="56214,61935" o:gfxdata="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">
                <v:shapetype id="_x0000_t202" coordsize="21600,21600" o:spt="202" path="m,l,21600r21600,l21600,xe">
                  <v:stroke joinstyle="miter"/>
                  <v:path gradientshapeok="t" o:connecttype="rect"/>
                </v:shapetype>
                <v:shape id="Zone de texte 62" o:spid="_x0000_s1031" type="#_x0000_t202" style="position:absolute;top:26212;width:17595;height:35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92567EC" w14:textId="77777777" w:rsidR="000B0ECE" w:rsidRPr="00A42893" w:rsidRDefault="000B0ECE" w:rsidP="00583DE6">
                        <w:pPr>
                          <w:pStyle w:val="Standard"/>
                          <w:spacing w:line="360" w:lineRule="auto"/>
                          <w:jc w:val="both"/>
                          <w:rPr>
                            <w:rFonts w:ascii="Arial" w:eastAsia="Times New Roman" w:hAnsi="Arial" w:cs="Times New Roman"/>
                            <w:b/>
                            <w:kern w:val="0"/>
                            <w:sz w:val="20"/>
                            <w:szCs w:val="20"/>
                            <w:u w:val="single"/>
                            <w:lang w:val="en-US" w:eastAsia="de-DE"/>
                          </w:rPr>
                        </w:pPr>
                        <w:r w:rsidRPr="00A42893">
                          <w:rPr>
                            <w:rFonts w:ascii="Arial" w:eastAsia="Times New Roman" w:hAnsi="Arial" w:cs="Times New Roman"/>
                            <w:b/>
                            <w:kern w:val="0"/>
                            <w:sz w:val="20"/>
                            <w:szCs w:val="20"/>
                            <w:u w:val="single"/>
                            <w:lang w:val="en-US" w:eastAsia="de-DE"/>
                          </w:rPr>
                          <w:t>Mainstream concept</w:t>
                        </w:r>
                      </w:p>
                      <w:p w14:paraId="192567ED" w14:textId="77777777" w:rsidR="000B0ECE" w:rsidRPr="00583DE6" w:rsidRDefault="000B0ECE">
                        <w:pPr>
                          <w:rPr>
                            <w:lang w:val="en-US"/>
                          </w:rPr>
                        </w:pPr>
                        <w:r w:rsidRPr="00583DE6">
                          <w:rPr>
                            <w:lang w:val="en-US"/>
                          </w:rPr>
                          <w:t xml:space="preserve">Powder to powder </w:t>
                        </w:r>
                      </w:p>
                      <w:p w14:paraId="192567EE" w14:textId="77777777" w:rsidR="000B0ECE" w:rsidRPr="00583DE6" w:rsidRDefault="000B0ECE">
                        <w:pPr>
                          <w:rPr>
                            <w:lang w:val="en-US"/>
                          </w:rPr>
                        </w:pPr>
                        <w:r w:rsidRPr="00583DE6">
                          <w:rPr>
                            <w:lang w:val="en-US"/>
                          </w:rPr>
                          <w:t>with Acheson graphitization</w:t>
                        </w:r>
                      </w:p>
                      <w:p w14:paraId="192567EF" w14:textId="77777777" w:rsidR="000B0ECE" w:rsidRPr="00583DE6" w:rsidRDefault="000B0ECE">
                        <w:pPr>
                          <w:rPr>
                            <w:lang w:val="en-US"/>
                          </w:rPr>
                        </w:pPr>
                      </w:p>
                      <w:p w14:paraId="192567F0" w14:textId="77777777" w:rsidR="000B0ECE" w:rsidRPr="00F456A5" w:rsidRDefault="000B0ECE" w:rsidP="0058647D">
                        <w:pPr>
                          <w:pStyle w:val="ListParagraph"/>
                          <w:numPr>
                            <w:ilvl w:val="0"/>
                            <w:numId w:val="18"/>
                          </w:numPr>
                          <w:rPr>
                            <w:lang w:val="en-US"/>
                          </w:rPr>
                        </w:pPr>
                        <w:r w:rsidRPr="005B50B5">
                          <w:rPr>
                            <w:color w:val="00B050"/>
                            <w:lang w:val="en-US"/>
                          </w:rPr>
                          <w:t xml:space="preserve"> </w:t>
                        </w:r>
                        <w:r w:rsidRPr="00F456A5">
                          <w:rPr>
                            <w:lang w:val="en-US"/>
                          </w:rPr>
                          <w:t>Best for performance</w:t>
                        </w:r>
                      </w:p>
                      <w:p w14:paraId="192567F1" w14:textId="77777777" w:rsidR="000B0ECE" w:rsidRPr="00F456A5" w:rsidRDefault="000B0ECE" w:rsidP="0058647D">
                        <w:pPr>
                          <w:pStyle w:val="ListParagraph"/>
                          <w:numPr>
                            <w:ilvl w:val="0"/>
                            <w:numId w:val="18"/>
                          </w:numPr>
                          <w:rPr>
                            <w:lang w:val="en-US"/>
                          </w:rPr>
                        </w:pPr>
                        <w:r w:rsidRPr="00F456A5">
                          <w:rPr>
                            <w:lang w:val="en-US"/>
                          </w:rPr>
                          <w:t>High cost of production (~8.5 usd/kg in China)</w:t>
                        </w:r>
                      </w:p>
                      <w:p w14:paraId="192567F2" w14:textId="77777777" w:rsidR="000B0ECE" w:rsidRPr="00F456A5" w:rsidRDefault="000B0ECE" w:rsidP="0058647D">
                        <w:pPr>
                          <w:pStyle w:val="ListParagraph"/>
                          <w:numPr>
                            <w:ilvl w:val="0"/>
                            <w:numId w:val="18"/>
                          </w:numPr>
                          <w:rPr>
                            <w:lang w:val="en-US"/>
                          </w:rPr>
                        </w:pPr>
                        <w:r w:rsidRPr="00F456A5">
                          <w:rPr>
                            <w:lang w:val="en-US"/>
                          </w:rPr>
                          <w:t>Process absolutely not sustainable</w:t>
                        </w:r>
                        <w:r>
                          <w:rPr>
                            <w:lang w:val="en-US"/>
                          </w:rPr>
                          <w:t xml:space="preserve"> (batch process, no scalability, bad energy efficiency, lot of waste, energy-intensive production of consumables, no recycling, …)</w:t>
                        </w:r>
                        <w:r w:rsidRPr="00F456A5">
                          <w:rPr>
                            <w:lang w:val="en-US"/>
                          </w:rPr>
                          <w:t xml:space="preserve"> </w:t>
                        </w:r>
                      </w:p>
                    </w:txbxContent>
                  </v:textbox>
                </v:shape>
                <v:shape id="Zone de texte 63" o:spid="_x0000_s1032" type="#_x0000_t202" style="position:absolute;left:18653;top:26334;width:17514;height:3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192567F3" w14:textId="77777777" w:rsidR="000B0ECE" w:rsidRPr="00A42893" w:rsidRDefault="000B0ECE" w:rsidP="00583DE6">
                        <w:pPr>
                          <w:pStyle w:val="TableofFigures"/>
                          <w:spacing w:line="360" w:lineRule="auto"/>
                          <w:jc w:val="both"/>
                          <w:rPr>
                            <w:b/>
                            <w:u w:val="single"/>
                            <w:lang w:val="en-US"/>
                          </w:rPr>
                        </w:pPr>
                        <w:r w:rsidRPr="00A42893">
                          <w:rPr>
                            <w:b/>
                            <w:u w:val="single"/>
                            <w:lang w:val="en-US"/>
                          </w:rPr>
                          <w:t>Alternative</w:t>
                        </w:r>
                        <w:r>
                          <w:rPr>
                            <w:b/>
                            <w:u w:val="single"/>
                            <w:lang w:val="en-US"/>
                          </w:rPr>
                          <w:t xml:space="preserve"> </w:t>
                        </w:r>
                        <w:r w:rsidRPr="00A42893">
                          <w:rPr>
                            <w:b/>
                            <w:u w:val="single"/>
                            <w:lang w:val="en-US"/>
                          </w:rPr>
                          <w:t>concept</w:t>
                        </w:r>
                      </w:p>
                      <w:p w14:paraId="192567F4" w14:textId="77777777" w:rsidR="000B0ECE" w:rsidRPr="00583DE6" w:rsidRDefault="000B0ECE">
                        <w:pPr>
                          <w:rPr>
                            <w:lang w:val="en-US"/>
                          </w:rPr>
                        </w:pPr>
                        <w:r w:rsidRPr="00583DE6">
                          <w:rPr>
                            <w:lang w:val="en-US"/>
                          </w:rPr>
                          <w:t xml:space="preserve">Block with Acheson </w:t>
                        </w:r>
                      </w:p>
                      <w:p w14:paraId="192567F5" w14:textId="77777777" w:rsidR="000B0ECE" w:rsidRPr="000003FE" w:rsidRDefault="000B0ECE">
                        <w:pPr>
                          <w:rPr>
                            <w:lang w:val="en-US"/>
                          </w:rPr>
                        </w:pPr>
                        <w:r w:rsidRPr="000003FE">
                          <w:rPr>
                            <w:lang w:val="en-US"/>
                          </w:rPr>
                          <w:t xml:space="preserve">graphitization </w:t>
                        </w:r>
                      </w:p>
                      <w:p w14:paraId="192567F6" w14:textId="77777777" w:rsidR="000B0ECE" w:rsidRPr="00F456A5" w:rsidRDefault="000B0ECE">
                        <w:pPr>
                          <w:rPr>
                            <w:lang w:val="en-US"/>
                          </w:rPr>
                        </w:pPr>
                      </w:p>
                      <w:p w14:paraId="192567F7" w14:textId="77777777" w:rsidR="000B0ECE" w:rsidRPr="00F456A5" w:rsidRDefault="000B0ECE" w:rsidP="0058647D">
                        <w:pPr>
                          <w:pStyle w:val="ListParagraph"/>
                          <w:numPr>
                            <w:ilvl w:val="0"/>
                            <w:numId w:val="18"/>
                          </w:numPr>
                          <w:rPr>
                            <w:lang w:val="en-US"/>
                          </w:rPr>
                        </w:pPr>
                        <w:r w:rsidRPr="00F456A5">
                          <w:rPr>
                            <w:lang w:val="en-US"/>
                          </w:rPr>
                          <w:t>Good performance</w:t>
                        </w:r>
                      </w:p>
                      <w:p w14:paraId="192567F8" w14:textId="77777777" w:rsidR="000B0ECE" w:rsidRPr="00F456A5" w:rsidRDefault="000B0ECE" w:rsidP="0058647D">
                        <w:pPr>
                          <w:pStyle w:val="ListParagraph"/>
                          <w:numPr>
                            <w:ilvl w:val="0"/>
                            <w:numId w:val="18"/>
                          </w:numPr>
                          <w:rPr>
                            <w:lang w:val="en-US"/>
                          </w:rPr>
                        </w:pPr>
                        <w:r w:rsidRPr="00F456A5">
                          <w:rPr>
                            <w:lang w:val="en-US"/>
                          </w:rPr>
                          <w:t>Improved but not optimum cost of production (~7 usd/kg in Europe)</w:t>
                        </w:r>
                      </w:p>
                      <w:p w14:paraId="192567F9" w14:textId="77777777" w:rsidR="000B0ECE" w:rsidRPr="00F456A5" w:rsidRDefault="000B0ECE" w:rsidP="0058647D">
                        <w:pPr>
                          <w:pStyle w:val="ListParagraph"/>
                          <w:numPr>
                            <w:ilvl w:val="0"/>
                            <w:numId w:val="18"/>
                          </w:numPr>
                          <w:rPr>
                            <w:lang w:val="en-US"/>
                          </w:rPr>
                        </w:pPr>
                        <w:r w:rsidRPr="00F456A5">
                          <w:rPr>
                            <w:lang w:val="en-US"/>
                          </w:rPr>
                          <w:t xml:space="preserve">Improved but not optimum  sustainable process </w:t>
                        </w:r>
                      </w:p>
                      <w:p w14:paraId="192567FA" w14:textId="77777777" w:rsidR="000B0ECE" w:rsidRPr="00583DE6" w:rsidRDefault="000B0ECE" w:rsidP="00583DE6">
                        <w:pPr>
                          <w:rPr>
                            <w:lang w:val="en-US"/>
                          </w:rPr>
                        </w:pPr>
                      </w:p>
                    </w:txbxContent>
                  </v:textbox>
                </v:shape>
                <v:shape id="Graphique 69" o:spid="_x0000_s1033" type="#_x0000_t75" style="position:absolute;left:38100;top:-60;width:18166;height:25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">
                  <v:imagedata r:id="rId32" o:title=""/>
                  <o:lock v:ext="edit" aspectratio="f"/>
                </v:shape>
                <v:shape id="Graphique 67" o:spid="_x0000_s1034" type="#_x0000_t75" style="position:absolute;left:60;top:-60;width:18228;height:255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">
                  <v:imagedata r:id="rId33" o:title=""/>
                  <o:lock v:ext="edit" aspectratio="f"/>
                </v:shape>
                <v:shape id="Zone de texte 66" o:spid="_x0000_s1035" type="#_x0000_t202" style="position:absolute;left:38160;top:26212;width:16904;height:3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14:paraId="192567FB" w14:textId="77777777" w:rsidR="000B0ECE" w:rsidRPr="00A42893" w:rsidRDefault="000B0ECE" w:rsidP="00583DE6">
                        <w:pPr>
                          <w:pStyle w:val="TableofFigures"/>
                          <w:spacing w:line="360" w:lineRule="auto"/>
                          <w:jc w:val="both"/>
                          <w:rPr>
                            <w:b/>
                            <w:u w:val="single"/>
                            <w:lang w:val="en-US"/>
                          </w:rPr>
                        </w:pPr>
                        <w:r w:rsidRPr="00A42893">
                          <w:rPr>
                            <w:b/>
                            <w:u w:val="single"/>
                            <w:lang w:val="en-US"/>
                          </w:rPr>
                          <w:t>Innovative concept</w:t>
                        </w:r>
                      </w:p>
                      <w:p w14:paraId="192567FC" w14:textId="77777777" w:rsidR="000B0ECE" w:rsidRPr="000003FE" w:rsidRDefault="000B0ECE">
                        <w:pPr>
                          <w:rPr>
                            <w:lang w:val="en-US"/>
                          </w:rPr>
                        </w:pPr>
                        <w:r w:rsidRPr="00583DE6">
                          <w:rPr>
                            <w:lang w:val="en-US"/>
                          </w:rPr>
                          <w:t xml:space="preserve">Block </w:t>
                        </w:r>
                        <w:r w:rsidRPr="000003FE">
                          <w:rPr>
                            <w:lang w:val="en-US"/>
                          </w:rPr>
                          <w:t xml:space="preserve">with LWG </w:t>
                        </w:r>
                      </w:p>
                      <w:p w14:paraId="192567FD" w14:textId="77777777" w:rsidR="000B0ECE" w:rsidRPr="00F456A5" w:rsidRDefault="000B0ECE">
                        <w:pPr>
                          <w:rPr>
                            <w:lang w:val="en-US"/>
                          </w:rPr>
                        </w:pPr>
                        <w:r w:rsidRPr="00F456A5">
                          <w:rPr>
                            <w:lang w:val="en-US"/>
                          </w:rPr>
                          <w:t xml:space="preserve">graphitization </w:t>
                        </w:r>
                      </w:p>
                      <w:p w14:paraId="192567FE" w14:textId="77777777" w:rsidR="000B0ECE" w:rsidRPr="00F456A5" w:rsidRDefault="000B0ECE">
                        <w:pPr>
                          <w:rPr>
                            <w:lang w:val="en-US"/>
                          </w:rPr>
                        </w:pPr>
                      </w:p>
                      <w:p w14:paraId="192567FF" w14:textId="77777777" w:rsidR="000B0ECE" w:rsidRPr="00F456A5" w:rsidRDefault="000B0ECE" w:rsidP="0058647D">
                        <w:pPr>
                          <w:pStyle w:val="ListParagraph"/>
                          <w:numPr>
                            <w:ilvl w:val="0"/>
                            <w:numId w:val="18"/>
                          </w:numPr>
                          <w:rPr>
                            <w:lang w:val="en-US"/>
                          </w:rPr>
                        </w:pPr>
                        <w:r w:rsidRPr="00F456A5">
                          <w:rPr>
                            <w:lang w:val="en-US"/>
                          </w:rPr>
                          <w:t>Optimum cost of production (~5.5 usd/kg in Europe)</w:t>
                        </w:r>
                      </w:p>
                      <w:p w14:paraId="19256800" w14:textId="77777777" w:rsidR="000B0ECE" w:rsidRPr="000E155B" w:rsidRDefault="000B0ECE" w:rsidP="0058647D">
                        <w:pPr>
                          <w:pStyle w:val="ListParagraph"/>
                          <w:numPr>
                            <w:ilvl w:val="0"/>
                            <w:numId w:val="18"/>
                          </w:numPr>
                          <w:rPr>
                            <w:lang w:val="en-US"/>
                          </w:rPr>
                        </w:pPr>
                        <w:r w:rsidRPr="00F456A5">
                          <w:rPr>
                            <w:lang w:val="en-US"/>
                          </w:rPr>
                          <w:t xml:space="preserve">Optimum sustainable, </w:t>
                        </w:r>
                        <w:r w:rsidRPr="000E155B">
                          <w:rPr>
                            <w:lang w:val="en-US"/>
                          </w:rPr>
                          <w:t xml:space="preserve">scalable process </w:t>
                        </w:r>
                      </w:p>
                      <w:p w14:paraId="19256801" w14:textId="77777777" w:rsidR="000B0ECE" w:rsidRPr="001133F2" w:rsidRDefault="000B0ECE" w:rsidP="0058647D">
                        <w:pPr>
                          <w:pStyle w:val="ListParagraph"/>
                          <w:numPr>
                            <w:ilvl w:val="0"/>
                            <w:numId w:val="18"/>
                          </w:numPr>
                          <w:rPr>
                            <w:lang w:val="en-US"/>
                          </w:rPr>
                        </w:pPr>
                        <w:r w:rsidRPr="001133F2">
                          <w:rPr>
                            <w:lang w:val="en-US"/>
                          </w:rPr>
                          <w:t>Product currently limited to certain battery applications due to performance issue</w:t>
                        </w:r>
                        <w:r>
                          <w:rPr>
                            <w:lang w:val="en-US"/>
                          </w:rPr>
                          <w:t xml:space="preserve"> (hard graphite only with the current know-how)</w:t>
                        </w:r>
                      </w:p>
                    </w:txbxContent>
                  </v:textbox>
                </v:shape>
                <v:shape id="Graphique 70" o:spid="_x0000_s1036" type="#_x0000_t75" style="position:absolute;left:18714;top:-60;width:19020;height:25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">
                  <v:imagedata r:id="rId34" o:title=""/>
                  <o:lock v:ext="edit" aspectratio="f"/>
                </v:shape>
              </v:group>
            </w:pict>
          </mc:Fallback>
        </mc:AlternateContent>
      </w:r>
      <w:r w:rsidR="00277B57" w:rsidRPr="00580401">
        <w:rPr>
          <w:rFonts w:ascii="Arial" w:hAnsi="Arial" w:cs="Arial"/>
          <w:noProof/>
          <w:lang w:eastAsia="fr-FR"/>
        </w:rPr>
        <mc:AlternateContent>
          <mc:Choice Requires="wps">
            <w:drawing>
              <wp:anchor distT="0" distB="0" distL="114300" distR="114300" simplePos="0" relativeHeight="251661312" behindDoc="0" locked="0" layoutInCell="1" allowOverlap="1" wp14:anchorId="19256768" wp14:editId="19256769">
                <wp:simplePos x="0" y="0"/>
                <wp:positionH relativeFrom="column">
                  <wp:posOffset>3923030</wp:posOffset>
                </wp:positionH>
                <wp:positionV relativeFrom="paragraph">
                  <wp:posOffset>229235</wp:posOffset>
                </wp:positionV>
                <wp:extent cx="409651" cy="402336"/>
                <wp:effectExtent l="0" t="0" r="28575" b="17145"/>
                <wp:wrapNone/>
                <wp:docPr id="48" name="Ellipse 48"/>
                <wp:cNvGraphicFramePr/>
                <a:graphic xmlns:a="http://schemas.openxmlformats.org/drawingml/2006/main">
                  <a:graphicData uri="http://schemas.microsoft.com/office/word/2010/wordprocessingShape">
                    <wps:wsp>
                      <wps:cNvSpPr/>
                      <wps:spPr>
                        <a:xfrm>
                          <a:off x="0" y="0"/>
                          <a:ext cx="409651" cy="4023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802" w14:textId="77777777" w:rsidR="000B0ECE" w:rsidRPr="00522C71" w:rsidRDefault="000B0ECE" w:rsidP="00277B57">
                            <w:pPr>
                              <w:jc w:val="both"/>
                              <w:rPr>
                                <w:sz w:val="24"/>
                                <w:lang w:val="fr-FR"/>
                              </w:rPr>
                            </w:pPr>
                            <w:r>
                              <w:rPr>
                                <w:sz w:val="24"/>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68" id="Ellipse 48" o:spid="_x0000_s1037" style="position:absolute;left:0;text-align:left;margin-left:308.9pt;margin-top:18.05pt;width:32.25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" fillcolor="black [3200]" strokecolor="black [1600]" strokeweight="2pt">
                <v:textbox>
                  <w:txbxContent>
                    <w:p w14:paraId="19256802" w14:textId="77777777" w:rsidR="000B0ECE" w:rsidRPr="00522C71" w:rsidRDefault="000B0ECE" w:rsidP="00277B57">
                      <w:pPr>
                        <w:jc w:val="both"/>
                        <w:rPr>
                          <w:sz w:val="24"/>
                          <w:lang w:val="fr-FR"/>
                        </w:rPr>
                      </w:pPr>
                      <w:r>
                        <w:rPr>
                          <w:sz w:val="24"/>
                          <w:lang w:val="fr-FR"/>
                        </w:rPr>
                        <w:t>3</w:t>
                      </w:r>
                    </w:p>
                  </w:txbxContent>
                </v:textbox>
              </v:oval>
            </w:pict>
          </mc:Fallback>
        </mc:AlternateContent>
      </w:r>
      <w:r w:rsidR="00277B57" w:rsidRPr="00580401">
        <w:rPr>
          <w:rFonts w:ascii="Arial" w:hAnsi="Arial" w:cs="Arial"/>
          <w:noProof/>
          <w:lang w:eastAsia="fr-FR"/>
        </w:rPr>
        <mc:AlternateContent>
          <mc:Choice Requires="wps">
            <w:drawing>
              <wp:anchor distT="0" distB="0" distL="114300" distR="114300" simplePos="0" relativeHeight="251659264" behindDoc="0" locked="0" layoutInCell="1" allowOverlap="1" wp14:anchorId="1925676A" wp14:editId="1925676B">
                <wp:simplePos x="0" y="0"/>
                <wp:positionH relativeFrom="column">
                  <wp:posOffset>1994342</wp:posOffset>
                </wp:positionH>
                <wp:positionV relativeFrom="paragraph">
                  <wp:posOffset>229235</wp:posOffset>
                </wp:positionV>
                <wp:extent cx="409651" cy="402336"/>
                <wp:effectExtent l="0" t="0" r="28575" b="17145"/>
                <wp:wrapNone/>
                <wp:docPr id="43" name="Ellipse 43"/>
                <wp:cNvGraphicFramePr/>
                <a:graphic xmlns:a="http://schemas.openxmlformats.org/drawingml/2006/main">
                  <a:graphicData uri="http://schemas.microsoft.com/office/word/2010/wordprocessingShape">
                    <wps:wsp>
                      <wps:cNvSpPr/>
                      <wps:spPr>
                        <a:xfrm>
                          <a:off x="0" y="0"/>
                          <a:ext cx="409651" cy="4023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9256803" w14:textId="77777777" w:rsidR="000B0ECE" w:rsidRPr="00522C71" w:rsidRDefault="000B0ECE" w:rsidP="00277B57">
                            <w:pPr>
                              <w:jc w:val="both"/>
                              <w:rPr>
                                <w:sz w:val="24"/>
                                <w:lang w:val="fr-FR"/>
                              </w:rPr>
                            </w:pPr>
                            <w:r>
                              <w:rPr>
                                <w:sz w:val="24"/>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5676A" id="Ellipse 43" o:spid="_x0000_s1038" style="position:absolute;left:0;text-align:left;margin-left:157.05pt;margin-top:18.05pt;width:32.25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" fillcolor="black [3200]" strokecolor="black [1600]" strokeweight="2pt">
                <v:textbox>
                  <w:txbxContent>
                    <w:p w14:paraId="19256803" w14:textId="77777777" w:rsidR="000B0ECE" w:rsidRPr="00522C71" w:rsidRDefault="000B0ECE" w:rsidP="00277B57">
                      <w:pPr>
                        <w:jc w:val="both"/>
                        <w:rPr>
                          <w:sz w:val="24"/>
                          <w:lang w:val="fr-FR"/>
                        </w:rPr>
                      </w:pPr>
                      <w:r>
                        <w:rPr>
                          <w:sz w:val="24"/>
                          <w:lang w:val="fr-FR"/>
                        </w:rPr>
                        <w:t>2</w:t>
                      </w:r>
                    </w:p>
                  </w:txbxContent>
                </v:textbox>
              </v:oval>
            </w:pict>
          </mc:Fallback>
        </mc:AlternateContent>
      </w:r>
      <w:r w:rsidR="000F210F" w:rsidRPr="00580401">
        <w:rPr>
          <w:rFonts w:ascii="Arial" w:hAnsi="Arial" w:cs="Arial"/>
          <w:noProof/>
          <w:lang w:val="en-US" w:eastAsia="fr-FR"/>
        </w:rPr>
        <w:t xml:space="preserve"> </w:t>
      </w:r>
    </w:p>
    <w:p w14:paraId="192562A9" w14:textId="77777777" w:rsidR="00A42893" w:rsidRPr="00580401" w:rsidRDefault="00A42893" w:rsidP="001F5BB9">
      <w:pPr>
        <w:pStyle w:val="Standard"/>
        <w:spacing w:line="360" w:lineRule="auto"/>
        <w:jc w:val="both"/>
        <w:rPr>
          <w:rFonts w:ascii="Arial" w:hAnsi="Arial" w:cs="Arial"/>
          <w:b/>
          <w:lang w:val="en-US"/>
        </w:rPr>
      </w:pPr>
    </w:p>
    <w:p w14:paraId="192562AA" w14:textId="77777777" w:rsidR="00A42893" w:rsidRPr="00580401" w:rsidRDefault="00A42893" w:rsidP="001F5BB9">
      <w:pPr>
        <w:pStyle w:val="Standard"/>
        <w:spacing w:line="360" w:lineRule="auto"/>
        <w:jc w:val="both"/>
        <w:rPr>
          <w:rFonts w:ascii="Arial" w:hAnsi="Arial" w:cs="Arial"/>
          <w:b/>
          <w:lang w:val="en-US"/>
        </w:rPr>
      </w:pPr>
    </w:p>
    <w:p w14:paraId="192562AB" w14:textId="77777777" w:rsidR="00A42893" w:rsidRPr="00580401" w:rsidRDefault="00A42893" w:rsidP="001F5BB9">
      <w:pPr>
        <w:pStyle w:val="Standard"/>
        <w:spacing w:line="360" w:lineRule="auto"/>
        <w:jc w:val="both"/>
        <w:rPr>
          <w:rFonts w:ascii="Arial" w:hAnsi="Arial" w:cs="Arial"/>
          <w:b/>
          <w:lang w:val="en-US"/>
        </w:rPr>
      </w:pPr>
    </w:p>
    <w:p w14:paraId="192562AC" w14:textId="77777777" w:rsidR="000F210F" w:rsidRPr="00580401" w:rsidRDefault="000F210F" w:rsidP="001F5BB9">
      <w:pPr>
        <w:pStyle w:val="Standard"/>
        <w:spacing w:line="360" w:lineRule="auto"/>
        <w:jc w:val="both"/>
        <w:rPr>
          <w:rFonts w:ascii="Arial" w:hAnsi="Arial" w:cs="Arial"/>
          <w:b/>
          <w:lang w:val="en-US"/>
        </w:rPr>
      </w:pPr>
    </w:p>
    <w:p w14:paraId="192562AD" w14:textId="77777777" w:rsidR="000F210F" w:rsidRPr="00580401" w:rsidRDefault="000F210F" w:rsidP="001F5BB9">
      <w:pPr>
        <w:pStyle w:val="Standard"/>
        <w:spacing w:line="360" w:lineRule="auto"/>
        <w:jc w:val="both"/>
        <w:rPr>
          <w:rFonts w:ascii="Arial" w:hAnsi="Arial" w:cs="Arial"/>
          <w:b/>
          <w:lang w:val="en-US"/>
        </w:rPr>
      </w:pPr>
    </w:p>
    <w:p w14:paraId="192562AE" w14:textId="77777777" w:rsidR="000F210F" w:rsidRPr="00580401" w:rsidRDefault="000F210F" w:rsidP="001F5BB9">
      <w:pPr>
        <w:pStyle w:val="Standard"/>
        <w:spacing w:line="360" w:lineRule="auto"/>
        <w:jc w:val="both"/>
        <w:rPr>
          <w:rFonts w:ascii="Arial" w:hAnsi="Arial" w:cs="Arial"/>
          <w:b/>
          <w:lang w:val="en-US"/>
        </w:rPr>
      </w:pPr>
    </w:p>
    <w:p w14:paraId="192562AF" w14:textId="77777777" w:rsidR="00583DE6" w:rsidRPr="00580401" w:rsidRDefault="000F210F" w:rsidP="001F5BB9">
      <w:pPr>
        <w:pStyle w:val="Standard"/>
        <w:spacing w:line="360" w:lineRule="auto"/>
        <w:jc w:val="both"/>
        <w:rPr>
          <w:rFonts w:ascii="Arial" w:eastAsia="Times New Roman" w:hAnsi="Arial" w:cs="Arial"/>
          <w:kern w:val="0"/>
          <w:lang w:val="en-US" w:eastAsia="de-DE"/>
        </w:rPr>
      </w:pPr>
      <w:r w:rsidRPr="00580401">
        <w:rPr>
          <w:rFonts w:ascii="Arial" w:hAnsi="Arial" w:cs="Arial"/>
          <w:noProof/>
          <w:lang w:val="en-US" w:eastAsia="fr-FR"/>
        </w:rPr>
        <w:t xml:space="preserve">  </w:t>
      </w:r>
    </w:p>
    <w:p w14:paraId="192562B0" w14:textId="77777777" w:rsidR="00D840FF" w:rsidRPr="00580401" w:rsidRDefault="00D840FF" w:rsidP="001F5BB9">
      <w:pPr>
        <w:pStyle w:val="Standard"/>
        <w:spacing w:line="360" w:lineRule="auto"/>
        <w:jc w:val="both"/>
        <w:rPr>
          <w:rFonts w:ascii="Arial" w:hAnsi="Arial" w:cs="Arial"/>
          <w:b/>
          <w:lang w:val="en-US"/>
        </w:rPr>
      </w:pPr>
    </w:p>
    <w:p w14:paraId="192562B1" w14:textId="77777777" w:rsidR="00D840FF" w:rsidRPr="00580401" w:rsidRDefault="00D840FF" w:rsidP="001F5BB9">
      <w:pPr>
        <w:pStyle w:val="Standard"/>
        <w:spacing w:line="360" w:lineRule="auto"/>
        <w:jc w:val="both"/>
        <w:rPr>
          <w:rFonts w:ascii="Arial" w:hAnsi="Arial" w:cs="Arial"/>
          <w:b/>
          <w:lang w:val="en-US"/>
        </w:rPr>
      </w:pPr>
    </w:p>
    <w:p w14:paraId="192562B2" w14:textId="77777777" w:rsidR="00D840FF" w:rsidRPr="00580401" w:rsidRDefault="000748F3" w:rsidP="001F5BB9">
      <w:pPr>
        <w:pStyle w:val="Standard"/>
        <w:spacing w:line="360" w:lineRule="auto"/>
        <w:jc w:val="both"/>
        <w:rPr>
          <w:rFonts w:ascii="Arial" w:hAnsi="Arial" w:cs="Arial"/>
          <w:b/>
          <w:lang w:val="en-US"/>
        </w:rPr>
      </w:pPr>
      <w:r w:rsidRPr="00580401">
        <w:rPr>
          <w:rFonts w:ascii="Arial" w:hAnsi="Arial" w:cs="Arial"/>
          <w:b/>
          <w:noProof/>
          <w:lang w:eastAsia="fr-FR"/>
        </w:rPr>
        <mc:AlternateContent>
          <mc:Choice Requires="wps">
            <w:drawing>
              <wp:anchor distT="0" distB="0" distL="114300" distR="114300" simplePos="0" relativeHeight="251662336" behindDoc="0" locked="0" layoutInCell="1" allowOverlap="1" wp14:anchorId="1925676C" wp14:editId="1925676D">
                <wp:simplePos x="0" y="0"/>
                <wp:positionH relativeFrom="column">
                  <wp:posOffset>93345</wp:posOffset>
                </wp:positionH>
                <wp:positionV relativeFrom="paragraph">
                  <wp:posOffset>286512</wp:posOffset>
                </wp:positionV>
                <wp:extent cx="293370" cy="248285"/>
                <wp:effectExtent l="0" t="0" r="11430" b="18415"/>
                <wp:wrapNone/>
                <wp:docPr id="9" name="Émoticône 9"/>
                <wp:cNvGraphicFramePr/>
                <a:graphic xmlns:a="http://schemas.openxmlformats.org/drawingml/2006/main">
                  <a:graphicData uri="http://schemas.microsoft.com/office/word/2010/wordprocessingShape">
                    <wps:wsp>
                      <wps:cNvSpPr/>
                      <wps:spPr>
                        <a:xfrm>
                          <a:off x="0" y="0"/>
                          <a:ext cx="293370" cy="248285"/>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34602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9" o:spid="_x0000_s1026" type="#_x0000_t96" style="position:absolute;margin-left:7.35pt;margin-top:22.55pt;width:23.1pt;height:19.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" fillcolor="white [3201]" strokecolor="black [3200]" strokeweight="2pt"/>
            </w:pict>
          </mc:Fallback>
        </mc:AlternateContent>
      </w:r>
      <w:r w:rsidRPr="00580401">
        <w:rPr>
          <w:rFonts w:ascii="Arial" w:hAnsi="Arial" w:cs="Arial"/>
          <w:b/>
          <w:noProof/>
          <w:lang w:eastAsia="fr-FR"/>
        </w:rPr>
        <mc:AlternateContent>
          <mc:Choice Requires="wps">
            <w:drawing>
              <wp:anchor distT="0" distB="0" distL="114300" distR="114300" simplePos="0" relativeHeight="251668480" behindDoc="0" locked="0" layoutInCell="1" allowOverlap="1" wp14:anchorId="1925676E" wp14:editId="1925676F">
                <wp:simplePos x="0" y="0"/>
                <wp:positionH relativeFrom="column">
                  <wp:posOffset>1976755</wp:posOffset>
                </wp:positionH>
                <wp:positionV relativeFrom="paragraph">
                  <wp:posOffset>235077</wp:posOffset>
                </wp:positionV>
                <wp:extent cx="293370" cy="248285"/>
                <wp:effectExtent l="0" t="0" r="11430" b="18415"/>
                <wp:wrapNone/>
                <wp:docPr id="59" name="Émoticône 59"/>
                <wp:cNvGraphicFramePr/>
                <a:graphic xmlns:a="http://schemas.openxmlformats.org/drawingml/2006/main">
                  <a:graphicData uri="http://schemas.microsoft.com/office/word/2010/wordprocessingShape">
                    <wps:wsp>
                      <wps:cNvSpPr/>
                      <wps:spPr>
                        <a:xfrm>
                          <a:off x="0" y="0"/>
                          <a:ext cx="293370" cy="248285"/>
                        </a:xfrm>
                        <a:prstGeom prst="smileyFace">
                          <a:avLst>
                            <a:gd name="adj" fmla="val 81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D320E6" id="Émoticône 59" o:spid="_x0000_s1026" type="#_x0000_t96" style="position:absolute;margin-left:155.65pt;margin-top:18.5pt;width:23.1pt;height:19.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" adj="16691" fillcolor="white [3201]" strokecolor="black [3200]" strokeweight="2pt"/>
            </w:pict>
          </mc:Fallback>
        </mc:AlternateContent>
      </w:r>
      <w:r w:rsidRPr="00580401">
        <w:rPr>
          <w:rFonts w:ascii="Arial" w:hAnsi="Arial" w:cs="Arial"/>
          <w:b/>
          <w:noProof/>
          <w:lang w:eastAsia="fr-FR"/>
        </w:rPr>
        <mc:AlternateContent>
          <mc:Choice Requires="wps">
            <w:drawing>
              <wp:anchor distT="0" distB="0" distL="114300" distR="114300" simplePos="0" relativeHeight="251665408" behindDoc="0" locked="0" layoutInCell="1" allowOverlap="1" wp14:anchorId="19256770" wp14:editId="19256771">
                <wp:simplePos x="0" y="0"/>
                <wp:positionH relativeFrom="column">
                  <wp:posOffset>3922395</wp:posOffset>
                </wp:positionH>
                <wp:positionV relativeFrom="paragraph">
                  <wp:posOffset>238252</wp:posOffset>
                </wp:positionV>
                <wp:extent cx="293370" cy="248285"/>
                <wp:effectExtent l="0" t="0" r="11430" b="18415"/>
                <wp:wrapNone/>
                <wp:docPr id="13" name="Émoticône 13"/>
                <wp:cNvGraphicFramePr/>
                <a:graphic xmlns:a="http://schemas.openxmlformats.org/drawingml/2006/main">
                  <a:graphicData uri="http://schemas.microsoft.com/office/word/2010/wordprocessingShape">
                    <wps:wsp>
                      <wps:cNvSpPr/>
                      <wps:spPr>
                        <a:xfrm>
                          <a:off x="0" y="0"/>
                          <a:ext cx="293370" cy="248285"/>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E9956E" id="Émoticône 13" o:spid="_x0000_s1026" type="#_x0000_t96" style="position:absolute;margin-left:308.85pt;margin-top:18.75pt;width:23.1pt;height:19.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" fillcolor="white [3201]" strokecolor="black [3200]" strokeweight="2pt"/>
            </w:pict>
          </mc:Fallback>
        </mc:AlternateContent>
      </w:r>
    </w:p>
    <w:p w14:paraId="192562B3" w14:textId="77777777" w:rsidR="00583DE6" w:rsidRPr="00580401" w:rsidRDefault="000748F3" w:rsidP="001F5BB9">
      <w:pPr>
        <w:pStyle w:val="Standard"/>
        <w:spacing w:line="360" w:lineRule="auto"/>
        <w:jc w:val="both"/>
        <w:rPr>
          <w:rFonts w:ascii="Arial" w:hAnsi="Arial" w:cs="Arial"/>
          <w:b/>
          <w:lang w:val="en-US"/>
        </w:rPr>
      </w:pPr>
      <w:r w:rsidRPr="00580401">
        <w:rPr>
          <w:rFonts w:ascii="Arial" w:hAnsi="Arial" w:cs="Arial"/>
          <w:b/>
          <w:noProof/>
          <w:lang w:eastAsia="fr-FR"/>
        </w:rPr>
        <mc:AlternateContent>
          <mc:Choice Requires="wps">
            <w:drawing>
              <wp:anchor distT="0" distB="0" distL="114300" distR="114300" simplePos="0" relativeHeight="251663360" behindDoc="0" locked="0" layoutInCell="1" allowOverlap="1" wp14:anchorId="19256772" wp14:editId="19256773">
                <wp:simplePos x="0" y="0"/>
                <wp:positionH relativeFrom="column">
                  <wp:posOffset>93345</wp:posOffset>
                </wp:positionH>
                <wp:positionV relativeFrom="paragraph">
                  <wp:posOffset>290322</wp:posOffset>
                </wp:positionV>
                <wp:extent cx="293370" cy="248285"/>
                <wp:effectExtent l="0" t="0" r="11430" b="18415"/>
                <wp:wrapNone/>
                <wp:docPr id="10" name="Émoticône 10"/>
                <wp:cNvGraphicFramePr/>
                <a:graphic xmlns:a="http://schemas.openxmlformats.org/drawingml/2006/main">
                  <a:graphicData uri="http://schemas.microsoft.com/office/word/2010/wordprocessingShape">
                    <wps:wsp>
                      <wps:cNvSpPr/>
                      <wps:spPr>
                        <a:xfrm>
                          <a:off x="0" y="0"/>
                          <a:ext cx="293370" cy="248285"/>
                        </a:xfrm>
                        <a:prstGeom prst="smileyFace">
                          <a:avLst>
                            <a:gd name="adj" fmla="val -4478"/>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5E165D" id="Émoticône 10" o:spid="_x0000_s1026" type="#_x0000_t96" style="position:absolute;margin-left:7.35pt;margin-top:22.85pt;width:23.1pt;height:19.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" adj="15548" fillcolor="white [3201]" strokecolor="black [3200]" strokeweight="2pt"/>
            </w:pict>
          </mc:Fallback>
        </mc:AlternateContent>
      </w:r>
      <w:r w:rsidR="000003FE" w:rsidRPr="00580401">
        <w:rPr>
          <w:rFonts w:ascii="Arial" w:hAnsi="Arial" w:cs="Arial"/>
          <w:b/>
          <w:noProof/>
          <w:lang w:eastAsia="fr-FR"/>
        </w:rPr>
        <mc:AlternateContent>
          <mc:Choice Requires="wps">
            <w:drawing>
              <wp:anchor distT="0" distB="0" distL="114300" distR="114300" simplePos="0" relativeHeight="251670528" behindDoc="0" locked="0" layoutInCell="1" allowOverlap="1" wp14:anchorId="19256774" wp14:editId="19256775">
                <wp:simplePos x="0" y="0"/>
                <wp:positionH relativeFrom="column">
                  <wp:posOffset>1976755</wp:posOffset>
                </wp:positionH>
                <wp:positionV relativeFrom="paragraph">
                  <wp:posOffset>145542</wp:posOffset>
                </wp:positionV>
                <wp:extent cx="293370" cy="248285"/>
                <wp:effectExtent l="0" t="0" r="11430" b="18415"/>
                <wp:wrapNone/>
                <wp:docPr id="64" name="Émoticône 64"/>
                <wp:cNvGraphicFramePr/>
                <a:graphic xmlns:a="http://schemas.openxmlformats.org/drawingml/2006/main">
                  <a:graphicData uri="http://schemas.microsoft.com/office/word/2010/wordprocessingShape">
                    <wps:wsp>
                      <wps:cNvSpPr/>
                      <wps:spPr>
                        <a:xfrm>
                          <a:off x="0" y="0"/>
                          <a:ext cx="293370" cy="248285"/>
                        </a:xfrm>
                        <a:prstGeom prst="smileyFace">
                          <a:avLst>
                            <a:gd name="adj" fmla="val 81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A5D46" id="Émoticône 64" o:spid="_x0000_s1026" type="#_x0000_t96" style="position:absolute;margin-left:155.65pt;margin-top:11.45pt;width:23.1pt;height:19.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" adj="16691" fillcolor="white [3201]" strokecolor="black [3200]" strokeweight="2pt"/>
            </w:pict>
          </mc:Fallback>
        </mc:AlternateContent>
      </w:r>
    </w:p>
    <w:p w14:paraId="192562B4" w14:textId="77777777" w:rsidR="00583DE6" w:rsidRPr="00580401" w:rsidRDefault="000748F3" w:rsidP="001F5BB9">
      <w:pPr>
        <w:pStyle w:val="Standard"/>
        <w:spacing w:line="360" w:lineRule="auto"/>
        <w:jc w:val="both"/>
        <w:rPr>
          <w:rFonts w:ascii="Arial" w:hAnsi="Arial" w:cs="Arial"/>
          <w:b/>
          <w:lang w:val="en-US"/>
        </w:rPr>
      </w:pPr>
      <w:r w:rsidRPr="00580401">
        <w:rPr>
          <w:rFonts w:ascii="Arial" w:hAnsi="Arial" w:cs="Arial"/>
          <w:b/>
          <w:noProof/>
          <w:lang w:eastAsia="fr-FR"/>
        </w:rPr>
        <mc:AlternateContent>
          <mc:Choice Requires="wps">
            <w:drawing>
              <wp:anchor distT="0" distB="0" distL="114300" distR="114300" simplePos="0" relativeHeight="251666432" behindDoc="0" locked="0" layoutInCell="1" allowOverlap="1" wp14:anchorId="19256776" wp14:editId="19256777">
                <wp:simplePos x="0" y="0"/>
                <wp:positionH relativeFrom="column">
                  <wp:posOffset>3921760</wp:posOffset>
                </wp:positionH>
                <wp:positionV relativeFrom="paragraph">
                  <wp:posOffset>56642</wp:posOffset>
                </wp:positionV>
                <wp:extent cx="293370" cy="248285"/>
                <wp:effectExtent l="0" t="0" r="11430" b="18415"/>
                <wp:wrapNone/>
                <wp:docPr id="21" name="Émoticône 21"/>
                <wp:cNvGraphicFramePr/>
                <a:graphic xmlns:a="http://schemas.openxmlformats.org/drawingml/2006/main">
                  <a:graphicData uri="http://schemas.microsoft.com/office/word/2010/wordprocessingShape">
                    <wps:wsp>
                      <wps:cNvSpPr/>
                      <wps:spPr>
                        <a:xfrm>
                          <a:off x="0" y="0"/>
                          <a:ext cx="293370" cy="248285"/>
                        </a:xfrm>
                        <a:prstGeom prst="smileyFace">
                          <a:avLst>
                            <a:gd name="adj" fmla="val 465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9A3251" id="Émoticône 21" o:spid="_x0000_s1026" type="#_x0000_t96" style="position:absolute;margin-left:308.8pt;margin-top:4.45pt;width:23.1pt;height:19.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" fillcolor="white [3201]" strokecolor="black [3200]" strokeweight="2pt"/>
            </w:pict>
          </mc:Fallback>
        </mc:AlternateContent>
      </w:r>
    </w:p>
    <w:p w14:paraId="192562B5" w14:textId="77777777" w:rsidR="00583DE6" w:rsidRPr="00580401" w:rsidRDefault="000748F3" w:rsidP="001F5BB9">
      <w:pPr>
        <w:pStyle w:val="Standard"/>
        <w:spacing w:line="360" w:lineRule="auto"/>
        <w:jc w:val="both"/>
        <w:rPr>
          <w:rFonts w:ascii="Arial" w:hAnsi="Arial" w:cs="Arial"/>
          <w:b/>
          <w:lang w:val="en-US"/>
        </w:rPr>
      </w:pPr>
      <w:r w:rsidRPr="00580401">
        <w:rPr>
          <w:rFonts w:ascii="Arial" w:hAnsi="Arial" w:cs="Arial"/>
          <w:b/>
          <w:noProof/>
          <w:lang w:eastAsia="fr-FR"/>
        </w:rPr>
        <mc:AlternateContent>
          <mc:Choice Requires="wps">
            <w:drawing>
              <wp:anchor distT="0" distB="0" distL="114300" distR="114300" simplePos="0" relativeHeight="251667456" behindDoc="0" locked="0" layoutInCell="1" allowOverlap="1" wp14:anchorId="19256778" wp14:editId="19256779">
                <wp:simplePos x="0" y="0"/>
                <wp:positionH relativeFrom="column">
                  <wp:posOffset>3922395</wp:posOffset>
                </wp:positionH>
                <wp:positionV relativeFrom="paragraph">
                  <wp:posOffset>243967</wp:posOffset>
                </wp:positionV>
                <wp:extent cx="293370" cy="248285"/>
                <wp:effectExtent l="0" t="0" r="11430" b="18415"/>
                <wp:wrapNone/>
                <wp:docPr id="50" name="Émoticône 50"/>
                <wp:cNvGraphicFramePr/>
                <a:graphic xmlns:a="http://schemas.openxmlformats.org/drawingml/2006/main">
                  <a:graphicData uri="http://schemas.microsoft.com/office/word/2010/wordprocessingShape">
                    <wps:wsp>
                      <wps:cNvSpPr/>
                      <wps:spPr>
                        <a:xfrm>
                          <a:off x="0" y="0"/>
                          <a:ext cx="293370" cy="248285"/>
                        </a:xfrm>
                        <a:prstGeom prst="smileyFace">
                          <a:avLst>
                            <a:gd name="adj" fmla="val -4478"/>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B7F63D" id="Émoticône 50" o:spid="_x0000_s1026" type="#_x0000_t96" style="position:absolute;margin-left:308.85pt;margin-top:19.2pt;width:23.1pt;height:19.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" adj="15548" fillcolor="white [3201]" strokecolor="black [3200]" strokeweight="2pt"/>
            </w:pict>
          </mc:Fallback>
        </mc:AlternateContent>
      </w:r>
      <w:r w:rsidRPr="00580401">
        <w:rPr>
          <w:rFonts w:ascii="Arial" w:hAnsi="Arial" w:cs="Arial"/>
          <w:b/>
          <w:noProof/>
          <w:lang w:eastAsia="fr-FR"/>
        </w:rPr>
        <mc:AlternateContent>
          <mc:Choice Requires="wps">
            <w:drawing>
              <wp:anchor distT="0" distB="0" distL="114300" distR="114300" simplePos="0" relativeHeight="251669504" behindDoc="0" locked="0" layoutInCell="1" allowOverlap="1" wp14:anchorId="1925677A" wp14:editId="1925677B">
                <wp:simplePos x="0" y="0"/>
                <wp:positionH relativeFrom="column">
                  <wp:posOffset>1976755</wp:posOffset>
                </wp:positionH>
                <wp:positionV relativeFrom="paragraph">
                  <wp:posOffset>89027</wp:posOffset>
                </wp:positionV>
                <wp:extent cx="293370" cy="248285"/>
                <wp:effectExtent l="0" t="0" r="11430" b="18415"/>
                <wp:wrapNone/>
                <wp:docPr id="61" name="Émoticône 61"/>
                <wp:cNvGraphicFramePr/>
                <a:graphic xmlns:a="http://schemas.openxmlformats.org/drawingml/2006/main">
                  <a:graphicData uri="http://schemas.microsoft.com/office/word/2010/wordprocessingShape">
                    <wps:wsp>
                      <wps:cNvSpPr/>
                      <wps:spPr>
                        <a:xfrm>
                          <a:off x="0" y="0"/>
                          <a:ext cx="293370" cy="248285"/>
                        </a:xfrm>
                        <a:prstGeom prst="smileyFace">
                          <a:avLst>
                            <a:gd name="adj" fmla="val -64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6D8718" id="Émoticône 61" o:spid="_x0000_s1026" type="#_x0000_t96" style="position:absolute;margin-left:155.65pt;margin-top:7pt;width:23.1pt;height:19.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" adj="16376" fillcolor="white [3201]" strokecolor="black [3200]" strokeweight="2pt"/>
            </w:pict>
          </mc:Fallback>
        </mc:AlternateContent>
      </w:r>
      <w:r w:rsidRPr="00580401">
        <w:rPr>
          <w:rFonts w:ascii="Arial" w:hAnsi="Arial" w:cs="Arial"/>
          <w:b/>
          <w:noProof/>
          <w:lang w:eastAsia="fr-FR"/>
        </w:rPr>
        <mc:AlternateContent>
          <mc:Choice Requires="wps">
            <w:drawing>
              <wp:anchor distT="0" distB="0" distL="114300" distR="114300" simplePos="0" relativeHeight="251664384" behindDoc="0" locked="0" layoutInCell="1" allowOverlap="1" wp14:anchorId="1925677C" wp14:editId="1925677D">
                <wp:simplePos x="0" y="0"/>
                <wp:positionH relativeFrom="column">
                  <wp:posOffset>93345</wp:posOffset>
                </wp:positionH>
                <wp:positionV relativeFrom="paragraph">
                  <wp:posOffset>121412</wp:posOffset>
                </wp:positionV>
                <wp:extent cx="293370" cy="248285"/>
                <wp:effectExtent l="0" t="0" r="11430" b="18415"/>
                <wp:wrapNone/>
                <wp:docPr id="12" name="Émoticône 12"/>
                <wp:cNvGraphicFramePr/>
                <a:graphic xmlns:a="http://schemas.openxmlformats.org/drawingml/2006/main">
                  <a:graphicData uri="http://schemas.microsoft.com/office/word/2010/wordprocessingShape">
                    <wps:wsp>
                      <wps:cNvSpPr/>
                      <wps:spPr>
                        <a:xfrm>
                          <a:off x="0" y="0"/>
                          <a:ext cx="293370" cy="248285"/>
                        </a:xfrm>
                        <a:prstGeom prst="smileyFace">
                          <a:avLst>
                            <a:gd name="adj" fmla="val -465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2243B3" id="Émoticône 12" o:spid="_x0000_s1026" type="#_x0000_t96" style="position:absolute;margin-left:7.35pt;margin-top:9.55pt;width:23.1pt;height:1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" adj="15510" fillcolor="white [3201]" strokecolor="black [3200]" strokeweight="2pt"/>
            </w:pict>
          </mc:Fallback>
        </mc:AlternateContent>
      </w:r>
    </w:p>
    <w:p w14:paraId="192562B6" w14:textId="77777777" w:rsidR="00583DE6" w:rsidRPr="00580401" w:rsidRDefault="00583DE6" w:rsidP="001F5BB9">
      <w:pPr>
        <w:pStyle w:val="Standard"/>
        <w:spacing w:line="360" w:lineRule="auto"/>
        <w:jc w:val="both"/>
        <w:rPr>
          <w:rFonts w:ascii="Arial" w:hAnsi="Arial" w:cs="Arial"/>
          <w:b/>
          <w:lang w:val="en-US"/>
        </w:rPr>
      </w:pPr>
    </w:p>
    <w:p w14:paraId="192562B7" w14:textId="77777777" w:rsidR="00333361" w:rsidRPr="00580401" w:rsidRDefault="00333361" w:rsidP="00333361">
      <w:pPr>
        <w:pStyle w:val="ITAbsatzohneNr"/>
        <w:rPr>
          <w:rFonts w:cs="Arial"/>
          <w:sz w:val="22"/>
          <w:szCs w:val="22"/>
          <w:highlight w:val="yellow"/>
          <w:lang w:val="en-US"/>
        </w:rPr>
      </w:pPr>
    </w:p>
    <w:p w14:paraId="192562B8" w14:textId="77777777" w:rsidR="00163852" w:rsidRPr="00580401" w:rsidRDefault="00163852" w:rsidP="00333361">
      <w:pPr>
        <w:pStyle w:val="ITAbsatzohneNr"/>
        <w:rPr>
          <w:rFonts w:cs="Arial"/>
          <w:sz w:val="22"/>
          <w:szCs w:val="22"/>
          <w:highlight w:val="yellow"/>
          <w:lang w:val="en-US"/>
        </w:rPr>
      </w:pPr>
    </w:p>
    <w:p w14:paraId="192562B9" w14:textId="77777777" w:rsidR="00163852" w:rsidRPr="00580401" w:rsidRDefault="00163852" w:rsidP="00333361">
      <w:pPr>
        <w:pStyle w:val="ITAbsatzohneNr"/>
        <w:rPr>
          <w:rFonts w:cs="Arial"/>
          <w:sz w:val="22"/>
          <w:szCs w:val="22"/>
          <w:highlight w:val="yellow"/>
          <w:lang w:val="en-US"/>
        </w:rPr>
      </w:pPr>
    </w:p>
    <w:p w14:paraId="192562BA" w14:textId="77777777" w:rsidR="00163852" w:rsidRPr="00580401" w:rsidRDefault="00163852" w:rsidP="00333361">
      <w:pPr>
        <w:pStyle w:val="ITAbsatzohneNr"/>
        <w:rPr>
          <w:rFonts w:cs="Arial"/>
          <w:sz w:val="22"/>
          <w:szCs w:val="22"/>
          <w:highlight w:val="yellow"/>
          <w:lang w:val="en-US"/>
        </w:rPr>
      </w:pPr>
    </w:p>
    <w:p w14:paraId="192562BB" w14:textId="77777777" w:rsidR="00163852" w:rsidRPr="00580401" w:rsidRDefault="00163852" w:rsidP="00333361">
      <w:pPr>
        <w:pStyle w:val="ITAbsatzohneNr"/>
        <w:rPr>
          <w:rFonts w:cs="Arial"/>
          <w:sz w:val="22"/>
          <w:szCs w:val="22"/>
          <w:highlight w:val="yellow"/>
          <w:lang w:val="en-US"/>
        </w:rPr>
      </w:pPr>
    </w:p>
    <w:p w14:paraId="192562BC" w14:textId="77777777" w:rsidR="00AD2E93" w:rsidRPr="00580401" w:rsidRDefault="00AD2E93" w:rsidP="00333361">
      <w:pPr>
        <w:pStyle w:val="ITAbsatzohneNr"/>
        <w:rPr>
          <w:rFonts w:cs="Arial"/>
          <w:sz w:val="22"/>
          <w:szCs w:val="22"/>
          <w:highlight w:val="yellow"/>
          <w:lang w:val="en-US"/>
        </w:rPr>
      </w:pPr>
    </w:p>
    <w:p w14:paraId="192562BD" w14:textId="77777777" w:rsidR="00AD2E93" w:rsidRPr="00580401" w:rsidRDefault="00AD2E93" w:rsidP="00333361">
      <w:pPr>
        <w:pStyle w:val="ITAbsatzohneNr"/>
        <w:rPr>
          <w:rFonts w:cs="Arial"/>
          <w:sz w:val="22"/>
          <w:szCs w:val="22"/>
          <w:highlight w:val="yellow"/>
          <w:lang w:val="en-US"/>
        </w:rPr>
      </w:pPr>
    </w:p>
    <w:p w14:paraId="192562BE" w14:textId="77777777" w:rsidR="00AD2E93" w:rsidRPr="00580401" w:rsidRDefault="00AD2E93" w:rsidP="00333361">
      <w:pPr>
        <w:pStyle w:val="ITAbsatzohneNr"/>
        <w:rPr>
          <w:rFonts w:cs="Arial"/>
          <w:sz w:val="22"/>
          <w:szCs w:val="22"/>
          <w:highlight w:val="yellow"/>
          <w:lang w:val="en-US"/>
        </w:rPr>
      </w:pPr>
    </w:p>
    <w:p w14:paraId="192562BF" w14:textId="77777777" w:rsidR="00E37A5E" w:rsidRPr="00580401" w:rsidRDefault="00E37A5E">
      <w:pPr>
        <w:spacing w:after="200"/>
        <w:rPr>
          <w:rFonts w:cs="Arial"/>
          <w:sz w:val="22"/>
          <w:szCs w:val="22"/>
          <w:highlight w:val="yellow"/>
          <w:lang w:val="en-US"/>
        </w:rPr>
      </w:pPr>
      <w:r w:rsidRPr="00580401">
        <w:rPr>
          <w:rFonts w:cs="Arial"/>
          <w:sz w:val="22"/>
          <w:szCs w:val="22"/>
          <w:highlight w:val="yellow"/>
          <w:lang w:val="en-US"/>
        </w:rPr>
        <w:br w:type="page"/>
      </w:r>
    </w:p>
    <w:p w14:paraId="192562C0" w14:textId="77777777" w:rsidR="00333361" w:rsidRPr="00580401" w:rsidRDefault="00333361" w:rsidP="00333361">
      <w:pPr>
        <w:pStyle w:val="ITAbsatzohneNr"/>
        <w:rPr>
          <w:rFonts w:cs="Arial"/>
          <w:sz w:val="22"/>
          <w:szCs w:val="22"/>
          <w:highlight w:val="yellow"/>
          <w:lang w:val="en-US"/>
        </w:rPr>
      </w:pPr>
    </w:p>
    <w:p w14:paraId="192562C1" w14:textId="77777777" w:rsidR="00774884" w:rsidRPr="00580401" w:rsidRDefault="009D116D" w:rsidP="009D116D">
      <w:pPr>
        <w:pStyle w:val="ITStandard"/>
        <w:rPr>
          <w:rFonts w:cs="Arial"/>
          <w:b/>
          <w:szCs w:val="22"/>
          <w:lang w:val="en-US"/>
        </w:rPr>
      </w:pPr>
      <w:r w:rsidRPr="00580401">
        <w:rPr>
          <w:rFonts w:cs="Arial"/>
          <w:b/>
          <w:szCs w:val="22"/>
          <w:lang w:val="en-US"/>
        </w:rPr>
        <w:t xml:space="preserve">Carbone </w:t>
      </w:r>
      <w:proofErr w:type="spellStart"/>
      <w:r w:rsidRPr="00580401">
        <w:rPr>
          <w:rFonts w:cs="Arial"/>
          <w:b/>
          <w:szCs w:val="22"/>
          <w:lang w:val="en-US"/>
        </w:rPr>
        <w:t>Savoie’s</w:t>
      </w:r>
      <w:proofErr w:type="spellEnd"/>
      <w:r w:rsidRPr="00580401">
        <w:rPr>
          <w:rFonts w:cs="Arial"/>
          <w:b/>
          <w:szCs w:val="22"/>
          <w:lang w:val="en-US"/>
        </w:rPr>
        <w:t xml:space="preserve"> objective</w:t>
      </w:r>
      <w:r w:rsidR="0070308C" w:rsidRPr="00580401">
        <w:rPr>
          <w:rFonts w:cs="Arial"/>
          <w:b/>
          <w:szCs w:val="22"/>
          <w:lang w:val="en-US"/>
        </w:rPr>
        <w:t>s</w:t>
      </w:r>
      <w:r w:rsidRPr="00580401">
        <w:rPr>
          <w:rFonts w:cs="Arial"/>
          <w:b/>
          <w:szCs w:val="22"/>
          <w:lang w:val="en-US"/>
        </w:rPr>
        <w:t xml:space="preserve"> in </w:t>
      </w:r>
      <w:r w:rsidR="00D54E66" w:rsidRPr="00580401">
        <w:rPr>
          <w:rFonts w:cs="Arial"/>
          <w:b/>
          <w:szCs w:val="22"/>
          <w:lang w:val="en-US"/>
        </w:rPr>
        <w:t>the</w:t>
      </w:r>
      <w:r w:rsidRPr="00580401">
        <w:rPr>
          <w:rFonts w:cs="Arial"/>
          <w:b/>
          <w:szCs w:val="22"/>
          <w:lang w:val="en-US"/>
        </w:rPr>
        <w:t xml:space="preserve"> IPCEI</w:t>
      </w:r>
      <w:r w:rsidR="00D54E66" w:rsidRPr="00580401">
        <w:rPr>
          <w:rFonts w:cs="Arial"/>
          <w:b/>
          <w:szCs w:val="22"/>
          <w:lang w:val="en-US"/>
        </w:rPr>
        <w:t xml:space="preserve"> on batteries</w:t>
      </w:r>
      <w:r w:rsidRPr="00580401">
        <w:rPr>
          <w:rFonts w:cs="Arial"/>
          <w:b/>
          <w:szCs w:val="22"/>
          <w:lang w:val="en-US"/>
        </w:rPr>
        <w:t xml:space="preserve"> </w:t>
      </w:r>
      <w:r w:rsidR="006E5725" w:rsidRPr="00580401">
        <w:rPr>
          <w:rFonts w:cs="Arial"/>
          <w:b/>
          <w:szCs w:val="22"/>
          <w:lang w:val="en-US"/>
        </w:rPr>
        <w:t xml:space="preserve">are </w:t>
      </w:r>
      <w:r w:rsidRPr="00580401">
        <w:rPr>
          <w:rFonts w:cs="Arial"/>
          <w:b/>
          <w:szCs w:val="22"/>
          <w:lang w:val="en-US"/>
        </w:rPr>
        <w:t>to</w:t>
      </w:r>
      <w:r w:rsidR="00774884" w:rsidRPr="00580401">
        <w:rPr>
          <w:rFonts w:cs="Arial"/>
          <w:b/>
          <w:szCs w:val="22"/>
          <w:lang w:val="en-US"/>
        </w:rPr>
        <w:t>:</w:t>
      </w:r>
    </w:p>
    <w:p w14:paraId="192562C2" w14:textId="77777777" w:rsidR="009B5B8B" w:rsidRPr="00580401" w:rsidRDefault="009D116D" w:rsidP="001133F2">
      <w:pPr>
        <w:pStyle w:val="ITStandard"/>
        <w:numPr>
          <w:ilvl w:val="0"/>
          <w:numId w:val="17"/>
        </w:numPr>
        <w:rPr>
          <w:rFonts w:cs="Arial"/>
          <w:b/>
          <w:szCs w:val="22"/>
          <w:lang w:val="en-US"/>
        </w:rPr>
      </w:pPr>
      <w:r w:rsidRPr="00580401">
        <w:rPr>
          <w:rFonts w:cs="Arial"/>
          <w:b/>
          <w:szCs w:val="22"/>
          <w:lang w:val="en-US"/>
        </w:rPr>
        <w:t xml:space="preserve">leverage its expertise and experience in the production of </w:t>
      </w:r>
      <w:r w:rsidR="00AD1990" w:rsidRPr="00580401">
        <w:rPr>
          <w:rFonts w:cs="Arial"/>
          <w:b/>
          <w:szCs w:val="22"/>
          <w:lang w:val="en-US"/>
        </w:rPr>
        <w:t>synthetic</w:t>
      </w:r>
      <w:r w:rsidRPr="00580401">
        <w:rPr>
          <w:rFonts w:cs="Arial"/>
          <w:b/>
          <w:szCs w:val="22"/>
          <w:lang w:val="en-US"/>
        </w:rPr>
        <w:t xml:space="preserve"> graphite with LWG graphitization technology in order to </w:t>
      </w:r>
      <w:r w:rsidR="00F17FF5" w:rsidRPr="00580401">
        <w:rPr>
          <w:rFonts w:cs="Arial"/>
          <w:b/>
          <w:szCs w:val="22"/>
          <w:lang w:val="en-US"/>
        </w:rPr>
        <w:t xml:space="preserve">develop </w:t>
      </w:r>
      <w:r w:rsidRPr="00580401">
        <w:rPr>
          <w:rFonts w:cs="Arial"/>
          <w:b/>
          <w:szCs w:val="22"/>
          <w:lang w:val="en-US"/>
        </w:rPr>
        <w:t>the</w:t>
      </w:r>
      <w:r w:rsidR="00F17FF5" w:rsidRPr="00580401">
        <w:rPr>
          <w:rFonts w:cs="Arial"/>
          <w:b/>
          <w:szCs w:val="22"/>
          <w:lang w:val="en-US"/>
        </w:rPr>
        <w:t xml:space="preserve"> </w:t>
      </w:r>
      <w:r w:rsidRPr="00580401">
        <w:rPr>
          <w:rFonts w:cs="Arial"/>
          <w:b/>
          <w:szCs w:val="22"/>
          <w:lang w:val="en-US"/>
        </w:rPr>
        <w:t>innovative concept “block with LWG graphitization”</w:t>
      </w:r>
      <w:r w:rsidR="00F17FF5" w:rsidRPr="00580401">
        <w:rPr>
          <w:rFonts w:cs="Arial"/>
          <w:b/>
          <w:szCs w:val="22"/>
          <w:lang w:val="en-US"/>
        </w:rPr>
        <w:t xml:space="preserve">, to go beyond </w:t>
      </w:r>
      <w:r w:rsidR="00D54E66" w:rsidRPr="00580401">
        <w:rPr>
          <w:rFonts w:cs="Arial"/>
          <w:b/>
          <w:szCs w:val="22"/>
          <w:lang w:val="en-US"/>
        </w:rPr>
        <w:t>the state-of-the-</w:t>
      </w:r>
      <w:r w:rsidR="00F17FF5" w:rsidRPr="00580401">
        <w:rPr>
          <w:rFonts w:cs="Arial"/>
          <w:b/>
          <w:szCs w:val="22"/>
          <w:lang w:val="en-US"/>
        </w:rPr>
        <w:t xml:space="preserve">art </w:t>
      </w:r>
      <w:r w:rsidR="00D54E66" w:rsidRPr="00580401">
        <w:rPr>
          <w:rFonts w:cs="Arial"/>
          <w:b/>
          <w:szCs w:val="22"/>
          <w:lang w:val="en-US"/>
        </w:rPr>
        <w:t xml:space="preserve">studied </w:t>
      </w:r>
      <w:r w:rsidR="00CC525E" w:rsidRPr="00580401">
        <w:rPr>
          <w:rFonts w:cs="Arial"/>
          <w:b/>
          <w:szCs w:val="22"/>
          <w:lang w:val="en-US"/>
        </w:rPr>
        <w:t xml:space="preserve">by SGL Carbon </w:t>
      </w:r>
      <w:r w:rsidR="00F17FF5" w:rsidRPr="00580401">
        <w:rPr>
          <w:rFonts w:cs="Arial"/>
          <w:b/>
          <w:szCs w:val="22"/>
          <w:lang w:val="en-US"/>
        </w:rPr>
        <w:t>and address battery application currently addressed only with Acheson graphitization technology</w:t>
      </w:r>
      <w:r w:rsidR="0070308C" w:rsidRPr="00580401">
        <w:rPr>
          <w:rFonts w:cs="Arial"/>
          <w:b/>
          <w:szCs w:val="22"/>
          <w:lang w:val="en-US"/>
        </w:rPr>
        <w:t>;</w:t>
      </w:r>
    </w:p>
    <w:p w14:paraId="192562C3" w14:textId="77777777" w:rsidR="0070308C" w:rsidRPr="00580401" w:rsidRDefault="0070308C" w:rsidP="001133F2">
      <w:pPr>
        <w:pStyle w:val="ITStandard"/>
        <w:numPr>
          <w:ilvl w:val="0"/>
          <w:numId w:val="17"/>
        </w:numPr>
        <w:rPr>
          <w:rFonts w:cs="Arial"/>
          <w:b/>
          <w:szCs w:val="22"/>
          <w:lang w:val="en-US"/>
        </w:rPr>
      </w:pPr>
      <w:r w:rsidRPr="00580401">
        <w:rPr>
          <w:rFonts w:cs="Arial"/>
          <w:b/>
          <w:szCs w:val="22"/>
          <w:lang w:val="en-US"/>
        </w:rPr>
        <w:t xml:space="preserve">increase significantly its fundamental R&amp;D and R&amp;D in FID, beyond the means that Carbone </w:t>
      </w:r>
      <w:proofErr w:type="spellStart"/>
      <w:r w:rsidRPr="00580401">
        <w:rPr>
          <w:rFonts w:cs="Arial"/>
          <w:b/>
          <w:szCs w:val="22"/>
          <w:lang w:val="en-US"/>
        </w:rPr>
        <w:t>Savoie</w:t>
      </w:r>
      <w:proofErr w:type="spellEnd"/>
      <w:r w:rsidRPr="00580401">
        <w:rPr>
          <w:rFonts w:cs="Arial"/>
          <w:b/>
          <w:szCs w:val="22"/>
          <w:lang w:val="en-US"/>
        </w:rPr>
        <w:t xml:space="preserve"> could support alone</w:t>
      </w:r>
      <w:r w:rsidR="006B6DD0" w:rsidRPr="00580401">
        <w:rPr>
          <w:rFonts w:cs="Arial"/>
          <w:b/>
          <w:szCs w:val="22"/>
          <w:lang w:val="en-US"/>
        </w:rPr>
        <w:t>,</w:t>
      </w:r>
      <w:r w:rsidRPr="00580401">
        <w:rPr>
          <w:rFonts w:cs="Arial"/>
          <w:b/>
          <w:szCs w:val="22"/>
          <w:lang w:val="en-US"/>
        </w:rPr>
        <w:t xml:space="preserve"> considering the risk of the project ;</w:t>
      </w:r>
    </w:p>
    <w:p w14:paraId="192562C4" w14:textId="77777777" w:rsidR="0070308C" w:rsidRPr="00580401" w:rsidRDefault="006B6DD0" w:rsidP="001133F2">
      <w:pPr>
        <w:pStyle w:val="ITStandard"/>
        <w:numPr>
          <w:ilvl w:val="0"/>
          <w:numId w:val="17"/>
        </w:numPr>
        <w:rPr>
          <w:rFonts w:cs="Arial"/>
          <w:b/>
          <w:szCs w:val="22"/>
          <w:lang w:val="en-US"/>
        </w:rPr>
      </w:pPr>
      <w:r w:rsidRPr="00580401">
        <w:rPr>
          <w:rFonts w:cs="Arial"/>
          <w:b/>
          <w:szCs w:val="22"/>
          <w:lang w:val="en-US"/>
        </w:rPr>
        <w:t>share with European RTOs, universities and companies the</w:t>
      </w:r>
      <w:r w:rsidR="0070308C" w:rsidRPr="00580401">
        <w:rPr>
          <w:rFonts w:cs="Arial"/>
          <w:b/>
          <w:szCs w:val="22"/>
          <w:lang w:val="en-US"/>
        </w:rPr>
        <w:t xml:space="preserve"> knowledge accumulated during the </w:t>
      </w:r>
      <w:r w:rsidRPr="00580401">
        <w:rPr>
          <w:rFonts w:cs="Arial"/>
          <w:b/>
          <w:szCs w:val="22"/>
          <w:lang w:val="en-US"/>
        </w:rPr>
        <w:t xml:space="preserve">IPCEI </w:t>
      </w:r>
      <w:r w:rsidR="006E5725" w:rsidRPr="00580401">
        <w:rPr>
          <w:rFonts w:cs="Arial"/>
          <w:b/>
          <w:szCs w:val="22"/>
          <w:lang w:val="en-US"/>
        </w:rPr>
        <w:t>on Batteries</w:t>
      </w:r>
      <w:r w:rsidR="0070308C" w:rsidRPr="00580401">
        <w:rPr>
          <w:rFonts w:cs="Arial"/>
          <w:b/>
          <w:szCs w:val="22"/>
          <w:lang w:val="en-US"/>
        </w:rPr>
        <w:t>;</w:t>
      </w:r>
    </w:p>
    <w:p w14:paraId="192562C5" w14:textId="77777777" w:rsidR="0070308C" w:rsidRPr="00580401" w:rsidRDefault="0070308C" w:rsidP="001133F2">
      <w:pPr>
        <w:pStyle w:val="ITStandard"/>
        <w:numPr>
          <w:ilvl w:val="0"/>
          <w:numId w:val="17"/>
        </w:numPr>
        <w:rPr>
          <w:rFonts w:cs="Arial"/>
          <w:b/>
          <w:szCs w:val="22"/>
          <w:lang w:val="en-US"/>
        </w:rPr>
      </w:pPr>
      <w:r w:rsidRPr="00580401">
        <w:rPr>
          <w:rFonts w:cs="Arial"/>
          <w:b/>
          <w:szCs w:val="22"/>
          <w:lang w:val="en-US"/>
        </w:rPr>
        <w:t>contribute to the European Commission project, particularly in term of economic development and reduction of CO</w:t>
      </w:r>
      <w:r w:rsidRPr="00580401">
        <w:rPr>
          <w:rFonts w:cs="Arial"/>
          <w:b/>
          <w:szCs w:val="22"/>
          <w:vertAlign w:val="subscript"/>
          <w:lang w:val="en-US"/>
        </w:rPr>
        <w:t>2</w:t>
      </w:r>
      <w:r w:rsidRPr="00580401">
        <w:rPr>
          <w:rFonts w:cs="Arial"/>
          <w:b/>
          <w:szCs w:val="22"/>
          <w:lang w:val="en-US"/>
        </w:rPr>
        <w:t xml:space="preserve"> emission </w:t>
      </w:r>
      <w:r w:rsidR="00D66E39" w:rsidRPr="00580401">
        <w:rPr>
          <w:b/>
          <w:lang w:val="en-US"/>
        </w:rPr>
        <w:t xml:space="preserve">(estimated saving of 600,000 tons of CO2 emission per year) </w:t>
      </w:r>
      <w:r w:rsidRPr="00580401">
        <w:rPr>
          <w:rFonts w:cs="Arial"/>
          <w:b/>
          <w:szCs w:val="22"/>
          <w:lang w:val="en-US"/>
        </w:rPr>
        <w:t xml:space="preserve">and waste. </w:t>
      </w:r>
    </w:p>
    <w:p w14:paraId="192562C6" w14:textId="77777777" w:rsidR="009D116D" w:rsidRPr="00580401" w:rsidRDefault="009B5B8B" w:rsidP="009D116D">
      <w:pPr>
        <w:pStyle w:val="ITStandard"/>
        <w:rPr>
          <w:b/>
          <w:lang w:val="en-US"/>
        </w:rPr>
      </w:pPr>
      <w:r w:rsidRPr="00580401">
        <w:rPr>
          <w:rFonts w:cs="Arial"/>
          <w:b/>
          <w:szCs w:val="22"/>
          <w:lang w:val="en-US"/>
        </w:rPr>
        <w:t xml:space="preserve">In term of cost, the Carbone </w:t>
      </w:r>
      <w:proofErr w:type="spellStart"/>
      <w:r w:rsidRPr="00580401">
        <w:rPr>
          <w:rFonts w:cs="Arial"/>
          <w:b/>
          <w:szCs w:val="22"/>
          <w:lang w:val="en-US"/>
        </w:rPr>
        <w:t>Savoie</w:t>
      </w:r>
      <w:proofErr w:type="spellEnd"/>
      <w:r w:rsidRPr="00580401">
        <w:rPr>
          <w:rFonts w:cs="Arial"/>
          <w:b/>
          <w:szCs w:val="22"/>
          <w:lang w:val="en-US"/>
        </w:rPr>
        <w:t xml:space="preserve"> innovative project aims at </w:t>
      </w:r>
      <w:r w:rsidR="00CE31B2" w:rsidRPr="00580401">
        <w:rPr>
          <w:rFonts w:cs="Arial"/>
          <w:b/>
          <w:szCs w:val="22"/>
          <w:lang w:val="en-US"/>
        </w:rPr>
        <w:t>producing anode material for a 5</w:t>
      </w:r>
      <w:r w:rsidRPr="00580401">
        <w:rPr>
          <w:rFonts w:cs="Arial"/>
          <w:b/>
          <w:szCs w:val="22"/>
          <w:lang w:val="en-US"/>
        </w:rPr>
        <w:t>.5$/kg</w:t>
      </w:r>
      <w:r w:rsidR="00CE31B2" w:rsidRPr="00580401">
        <w:rPr>
          <w:rFonts w:cs="Arial"/>
          <w:b/>
          <w:szCs w:val="22"/>
          <w:lang w:val="en-US"/>
        </w:rPr>
        <w:t xml:space="preserve"> (non-coated, non-</w:t>
      </w:r>
      <w:r w:rsidR="00DB200C" w:rsidRPr="00580401">
        <w:rPr>
          <w:b/>
          <w:lang w:val="en-US"/>
        </w:rPr>
        <w:t xml:space="preserve"> </w:t>
      </w:r>
      <w:proofErr w:type="spellStart"/>
      <w:r w:rsidR="00DB200C" w:rsidRPr="00580401">
        <w:rPr>
          <w:b/>
          <w:lang w:val="en-US"/>
        </w:rPr>
        <w:t>spheoridized</w:t>
      </w:r>
      <w:proofErr w:type="spellEnd"/>
      <w:r w:rsidR="00CE31B2" w:rsidRPr="00580401">
        <w:rPr>
          <w:rFonts w:cs="Arial"/>
          <w:b/>
          <w:szCs w:val="22"/>
          <w:lang w:val="en-US"/>
        </w:rPr>
        <w:t>)</w:t>
      </w:r>
      <w:r w:rsidRPr="00580401">
        <w:rPr>
          <w:rFonts w:cs="Arial"/>
          <w:b/>
          <w:szCs w:val="22"/>
          <w:lang w:val="en-US"/>
        </w:rPr>
        <w:t xml:space="preserve">, when the </w:t>
      </w:r>
      <w:r w:rsidR="00DF547D" w:rsidRPr="00580401">
        <w:rPr>
          <w:rFonts w:cs="Arial"/>
          <w:b/>
          <w:szCs w:val="22"/>
          <w:lang w:val="en-US"/>
        </w:rPr>
        <w:t xml:space="preserve">Chinese </w:t>
      </w:r>
      <w:r w:rsidRPr="00580401">
        <w:rPr>
          <w:rFonts w:cs="Arial"/>
          <w:b/>
          <w:szCs w:val="22"/>
          <w:lang w:val="en-US"/>
        </w:rPr>
        <w:t xml:space="preserve">mainstream </w:t>
      </w:r>
      <w:r w:rsidR="00DF547D" w:rsidRPr="00580401">
        <w:rPr>
          <w:rFonts w:cs="Arial"/>
          <w:b/>
          <w:szCs w:val="22"/>
          <w:lang w:val="en-US"/>
        </w:rPr>
        <w:t xml:space="preserve">process </w:t>
      </w:r>
      <w:r w:rsidRPr="00580401">
        <w:rPr>
          <w:rFonts w:cs="Arial"/>
          <w:b/>
          <w:szCs w:val="22"/>
          <w:lang w:val="en-US"/>
        </w:rPr>
        <w:t>cost of production is 8.5$/kg</w:t>
      </w:r>
      <w:r w:rsidR="00CE31B2" w:rsidRPr="00580401">
        <w:rPr>
          <w:rFonts w:cs="Arial"/>
          <w:b/>
          <w:szCs w:val="22"/>
          <w:lang w:val="en-US"/>
        </w:rPr>
        <w:t xml:space="preserve"> (non-coated, non-</w:t>
      </w:r>
      <w:proofErr w:type="spellStart"/>
      <w:r w:rsidR="00DB200C" w:rsidRPr="00580401">
        <w:rPr>
          <w:b/>
          <w:lang w:val="en-US"/>
        </w:rPr>
        <w:t>spheoridized</w:t>
      </w:r>
      <w:proofErr w:type="spellEnd"/>
      <w:r w:rsidR="00CE31B2" w:rsidRPr="00580401">
        <w:rPr>
          <w:rFonts w:cs="Arial"/>
          <w:b/>
          <w:szCs w:val="22"/>
          <w:lang w:val="en-US"/>
        </w:rPr>
        <w:t>)</w:t>
      </w:r>
      <w:r w:rsidRPr="00580401">
        <w:rPr>
          <w:rFonts w:cs="Arial"/>
          <w:b/>
          <w:szCs w:val="22"/>
          <w:lang w:val="en-US"/>
        </w:rPr>
        <w:t xml:space="preserve">. </w:t>
      </w:r>
      <w:r w:rsidR="00DF547D" w:rsidRPr="00580401">
        <w:rPr>
          <w:rFonts w:cs="Arial"/>
          <w:b/>
          <w:szCs w:val="22"/>
          <w:lang w:val="en-US"/>
        </w:rPr>
        <w:t xml:space="preserve">Carbone </w:t>
      </w:r>
      <w:proofErr w:type="spellStart"/>
      <w:r w:rsidR="00DF547D" w:rsidRPr="00580401">
        <w:rPr>
          <w:rFonts w:cs="Arial"/>
          <w:b/>
          <w:szCs w:val="22"/>
          <w:lang w:val="en-US"/>
        </w:rPr>
        <w:t>Savoie</w:t>
      </w:r>
      <w:proofErr w:type="spellEnd"/>
      <w:r w:rsidR="00DF547D" w:rsidRPr="00580401">
        <w:rPr>
          <w:rFonts w:cs="Arial"/>
          <w:b/>
          <w:szCs w:val="22"/>
          <w:lang w:val="en-US"/>
        </w:rPr>
        <w:t xml:space="preserve"> innovation</w:t>
      </w:r>
      <w:r w:rsidRPr="00580401">
        <w:rPr>
          <w:rFonts w:cs="Arial"/>
          <w:b/>
          <w:szCs w:val="22"/>
          <w:lang w:val="en-US"/>
        </w:rPr>
        <w:t xml:space="preserve"> represent</w:t>
      </w:r>
      <w:r w:rsidR="00DF547D" w:rsidRPr="00580401">
        <w:rPr>
          <w:rFonts w:cs="Arial"/>
          <w:b/>
          <w:szCs w:val="22"/>
          <w:lang w:val="en-US"/>
        </w:rPr>
        <w:t>s</w:t>
      </w:r>
      <w:r w:rsidR="00CE31B2" w:rsidRPr="00580401">
        <w:rPr>
          <w:rFonts w:cs="Arial"/>
          <w:b/>
          <w:szCs w:val="22"/>
          <w:lang w:val="en-US"/>
        </w:rPr>
        <w:t xml:space="preserve"> 35</w:t>
      </w:r>
      <w:r w:rsidRPr="00580401">
        <w:rPr>
          <w:rFonts w:cs="Arial"/>
          <w:b/>
          <w:szCs w:val="22"/>
          <w:lang w:val="en-US"/>
        </w:rPr>
        <w:t xml:space="preserve">% savings compared with current </w:t>
      </w:r>
      <w:r w:rsidR="00CE31B2" w:rsidRPr="00580401">
        <w:rPr>
          <w:rFonts w:cs="Arial"/>
          <w:b/>
          <w:szCs w:val="22"/>
          <w:lang w:val="en-US"/>
        </w:rPr>
        <w:t xml:space="preserve">Chinese </w:t>
      </w:r>
      <w:r w:rsidR="00DF547D" w:rsidRPr="00580401">
        <w:rPr>
          <w:rFonts w:cs="Arial"/>
          <w:b/>
          <w:szCs w:val="22"/>
          <w:lang w:val="en-US"/>
        </w:rPr>
        <w:t>production cost</w:t>
      </w:r>
      <w:r w:rsidRPr="00580401">
        <w:rPr>
          <w:rFonts w:cs="Arial"/>
          <w:b/>
          <w:szCs w:val="22"/>
          <w:lang w:val="en-US"/>
        </w:rPr>
        <w:t xml:space="preserve">. Considering anode material cost of 6% of the battery cost, </w:t>
      </w:r>
      <w:r w:rsidR="00DF547D" w:rsidRPr="00580401">
        <w:rPr>
          <w:rFonts w:cs="Arial"/>
          <w:b/>
          <w:szCs w:val="22"/>
          <w:lang w:val="en-US"/>
        </w:rPr>
        <w:t xml:space="preserve">this project </w:t>
      </w:r>
      <w:r w:rsidR="002C6105" w:rsidRPr="00580401">
        <w:rPr>
          <w:rFonts w:cs="Arial"/>
          <w:b/>
          <w:szCs w:val="22"/>
          <w:lang w:val="en-US"/>
        </w:rPr>
        <w:t xml:space="preserve">could </w:t>
      </w:r>
      <w:r w:rsidRPr="00580401">
        <w:rPr>
          <w:rFonts w:cs="Arial"/>
          <w:b/>
          <w:szCs w:val="22"/>
          <w:lang w:val="en-US"/>
        </w:rPr>
        <w:t xml:space="preserve">decrease </w:t>
      </w:r>
      <w:r w:rsidR="00797CC0" w:rsidRPr="00580401">
        <w:rPr>
          <w:rFonts w:cs="Arial"/>
          <w:b/>
          <w:szCs w:val="22"/>
          <w:lang w:val="en-US"/>
        </w:rPr>
        <w:t xml:space="preserve">total </w:t>
      </w:r>
      <w:r w:rsidR="00CE31B2" w:rsidRPr="00580401">
        <w:rPr>
          <w:rFonts w:cs="Arial"/>
          <w:b/>
          <w:szCs w:val="22"/>
          <w:lang w:val="en-US"/>
        </w:rPr>
        <w:t>battery cost by 2.5</w:t>
      </w:r>
      <w:r w:rsidRPr="00580401">
        <w:rPr>
          <w:rFonts w:cs="Arial"/>
          <w:b/>
          <w:szCs w:val="22"/>
          <w:lang w:val="en-US"/>
        </w:rPr>
        <w:t>%</w:t>
      </w:r>
      <w:r w:rsidR="00141B23" w:rsidRPr="00580401">
        <w:rPr>
          <w:rFonts w:cs="Arial"/>
          <w:b/>
          <w:szCs w:val="22"/>
          <w:lang w:val="en-US"/>
        </w:rPr>
        <w:t xml:space="preserve"> in case of success</w:t>
      </w:r>
      <w:r w:rsidR="00CE31B2" w:rsidRPr="00580401">
        <w:rPr>
          <w:rFonts w:cs="Arial"/>
          <w:b/>
          <w:szCs w:val="22"/>
          <w:lang w:val="en-US"/>
        </w:rPr>
        <w:t>. For a battery cost of 10</w:t>
      </w:r>
      <w:r w:rsidR="00DF547D" w:rsidRPr="00580401">
        <w:rPr>
          <w:rFonts w:cs="Arial"/>
          <w:b/>
          <w:szCs w:val="22"/>
          <w:lang w:val="en-US"/>
        </w:rPr>
        <w:t xml:space="preserve">,000 euros, this </w:t>
      </w:r>
      <w:r w:rsidR="00CC525E" w:rsidRPr="00580401">
        <w:rPr>
          <w:rFonts w:cs="Arial"/>
          <w:b/>
          <w:szCs w:val="22"/>
          <w:lang w:val="en-US"/>
        </w:rPr>
        <w:t xml:space="preserve">innovation </w:t>
      </w:r>
      <w:r w:rsidR="00DF547D" w:rsidRPr="00580401">
        <w:rPr>
          <w:rFonts w:cs="Arial"/>
          <w:b/>
          <w:szCs w:val="22"/>
          <w:lang w:val="en-US"/>
        </w:rPr>
        <w:t>represent</w:t>
      </w:r>
      <w:r w:rsidR="00CC525E" w:rsidRPr="00580401">
        <w:rPr>
          <w:rFonts w:cs="Arial"/>
          <w:b/>
          <w:szCs w:val="22"/>
          <w:lang w:val="en-US"/>
        </w:rPr>
        <w:t>s</w:t>
      </w:r>
      <w:r w:rsidR="00CE31B2" w:rsidRPr="00580401">
        <w:rPr>
          <w:rFonts w:cs="Arial"/>
          <w:b/>
          <w:szCs w:val="22"/>
          <w:lang w:val="en-US"/>
        </w:rPr>
        <w:t xml:space="preserve"> a saving of 250</w:t>
      </w:r>
      <w:r w:rsidR="00DF547D" w:rsidRPr="00580401">
        <w:rPr>
          <w:rFonts w:cs="Arial"/>
          <w:b/>
          <w:szCs w:val="22"/>
          <w:lang w:val="en-US"/>
        </w:rPr>
        <w:t xml:space="preserve"> euros</w:t>
      </w:r>
      <w:r w:rsidR="00CC525E" w:rsidRPr="00580401">
        <w:rPr>
          <w:rFonts w:cs="Arial"/>
          <w:b/>
          <w:szCs w:val="22"/>
          <w:lang w:val="en-US"/>
        </w:rPr>
        <w:t xml:space="preserve"> per </w:t>
      </w:r>
      <w:r w:rsidR="00CC525E" w:rsidRPr="00580401">
        <w:rPr>
          <w:b/>
          <w:lang w:val="en-US"/>
        </w:rPr>
        <w:t>battery</w:t>
      </w:r>
      <w:r w:rsidRPr="00580401">
        <w:rPr>
          <w:b/>
          <w:lang w:val="en-US"/>
        </w:rPr>
        <w:t>.</w:t>
      </w:r>
    </w:p>
    <w:p w14:paraId="192562C7" w14:textId="77777777" w:rsidR="0070308C" w:rsidRPr="00580401" w:rsidRDefault="0070308C" w:rsidP="00D54E66">
      <w:pPr>
        <w:pStyle w:val="ITStandard"/>
        <w:rPr>
          <w:u w:val="single"/>
          <w:lang w:val="en-US"/>
        </w:rPr>
      </w:pPr>
    </w:p>
    <w:p w14:paraId="192562C8" w14:textId="77777777" w:rsidR="006C5020" w:rsidRPr="00580401" w:rsidRDefault="006C5020" w:rsidP="00D54E66">
      <w:pPr>
        <w:pStyle w:val="ITStandard"/>
        <w:rPr>
          <w:lang w:val="en-US"/>
        </w:rPr>
      </w:pPr>
      <w:r w:rsidRPr="00580401">
        <w:rPr>
          <w:u w:val="single"/>
          <w:lang w:val="en-US"/>
        </w:rPr>
        <w:t xml:space="preserve">Note on SGL Carbon </w:t>
      </w:r>
      <w:r w:rsidR="00D66E39" w:rsidRPr="00580401">
        <w:rPr>
          <w:u w:val="single"/>
          <w:lang w:val="en-US"/>
        </w:rPr>
        <w:t xml:space="preserve">Acheson </w:t>
      </w:r>
      <w:r w:rsidRPr="00580401">
        <w:rPr>
          <w:u w:val="single"/>
          <w:lang w:val="en-US"/>
        </w:rPr>
        <w:t xml:space="preserve">preferred </w:t>
      </w:r>
      <w:r w:rsidR="00E36445" w:rsidRPr="00580401">
        <w:rPr>
          <w:u w:val="single"/>
          <w:lang w:val="en-US"/>
        </w:rPr>
        <w:t>technology:</w:t>
      </w:r>
      <w:r w:rsidRPr="00580401">
        <w:rPr>
          <w:lang w:val="en-US"/>
        </w:rPr>
        <w:t xml:space="preserve"> </w:t>
      </w:r>
    </w:p>
    <w:p w14:paraId="192562C9" w14:textId="77777777" w:rsidR="00EE064F" w:rsidRPr="00580401" w:rsidRDefault="00CC525E" w:rsidP="00EE064F">
      <w:pPr>
        <w:pStyle w:val="ITStandard"/>
        <w:rPr>
          <w:lang w:val="en-US"/>
        </w:rPr>
      </w:pPr>
      <w:r w:rsidRPr="00580401">
        <w:rPr>
          <w:lang w:val="en-US"/>
        </w:rPr>
        <w:t xml:space="preserve">This is important to understand that </w:t>
      </w:r>
      <w:r w:rsidR="002B2B97" w:rsidRPr="00580401">
        <w:rPr>
          <w:lang w:val="en-US"/>
        </w:rPr>
        <w:t xml:space="preserve">SGL Carbon </w:t>
      </w:r>
      <w:r w:rsidR="00F17FF5" w:rsidRPr="00580401">
        <w:rPr>
          <w:lang w:val="en-US"/>
        </w:rPr>
        <w:t>(Germany</w:t>
      </w:r>
      <w:r w:rsidR="00EF0666" w:rsidRPr="00580401">
        <w:rPr>
          <w:lang w:val="en-US"/>
        </w:rPr>
        <w:t xml:space="preserve"> &amp; Poland</w:t>
      </w:r>
      <w:r w:rsidR="00D66E39" w:rsidRPr="00580401">
        <w:rPr>
          <w:lang w:val="en-US"/>
        </w:rPr>
        <w:t xml:space="preserve">) </w:t>
      </w:r>
      <w:r w:rsidR="00EE064F" w:rsidRPr="00580401">
        <w:rPr>
          <w:lang w:val="en-US"/>
        </w:rPr>
        <w:t>has studied the LWG graphitization</w:t>
      </w:r>
      <w:r w:rsidR="00D66E39" w:rsidRPr="00580401">
        <w:rPr>
          <w:lang w:val="en-US"/>
        </w:rPr>
        <w:t xml:space="preserve"> option </w:t>
      </w:r>
      <w:r w:rsidR="009D116D" w:rsidRPr="00580401">
        <w:rPr>
          <w:lang w:val="en-US"/>
        </w:rPr>
        <w:t>(with its partner Hitachi Chemicals)</w:t>
      </w:r>
      <w:r w:rsidR="00D66E39" w:rsidRPr="00580401">
        <w:rPr>
          <w:lang w:val="en-US"/>
        </w:rPr>
        <w:t xml:space="preserve"> at its Morganton plant (USA)</w:t>
      </w:r>
      <w:r w:rsidR="009D116D" w:rsidRPr="00580401">
        <w:rPr>
          <w:lang w:val="en-US"/>
        </w:rPr>
        <w:t>, on a very limited scale (only 1</w:t>
      </w:r>
      <w:r w:rsidR="00797CC0" w:rsidRPr="00580401">
        <w:rPr>
          <w:lang w:val="en-US"/>
        </w:rPr>
        <w:t>,</w:t>
      </w:r>
      <w:r w:rsidR="009D116D" w:rsidRPr="00580401">
        <w:rPr>
          <w:lang w:val="en-US"/>
        </w:rPr>
        <w:t>500-2</w:t>
      </w:r>
      <w:r w:rsidR="00797CC0" w:rsidRPr="00580401">
        <w:rPr>
          <w:lang w:val="en-US"/>
        </w:rPr>
        <w:t>,</w:t>
      </w:r>
      <w:r w:rsidR="009D116D" w:rsidRPr="00580401">
        <w:rPr>
          <w:lang w:val="en-US"/>
        </w:rPr>
        <w:t xml:space="preserve">000 tons per year produced at its Morganton plant, </w:t>
      </w:r>
      <w:r w:rsidR="00797CC0" w:rsidRPr="00580401">
        <w:rPr>
          <w:lang w:val="en-US"/>
        </w:rPr>
        <w:t xml:space="preserve">only </w:t>
      </w:r>
      <w:r w:rsidR="009D116D" w:rsidRPr="00580401">
        <w:rPr>
          <w:lang w:val="en-US"/>
        </w:rPr>
        <w:t xml:space="preserve">1.5% of worldwide production). Because of technical locks and challenges that will be discussed </w:t>
      </w:r>
      <w:r w:rsidR="00A9597B" w:rsidRPr="00580401">
        <w:rPr>
          <w:lang w:val="en-US"/>
        </w:rPr>
        <w:t>in section 1.4.2 and 1.4.3</w:t>
      </w:r>
      <w:r w:rsidR="009D116D" w:rsidRPr="00580401">
        <w:rPr>
          <w:lang w:val="en-US"/>
        </w:rPr>
        <w:t xml:space="preserve">, </w:t>
      </w:r>
      <w:r w:rsidR="00EE064F" w:rsidRPr="00580401">
        <w:rPr>
          <w:lang w:val="en-US"/>
        </w:rPr>
        <w:t xml:space="preserve">this SGL </w:t>
      </w:r>
      <w:r w:rsidR="00F90A9C" w:rsidRPr="00580401">
        <w:rPr>
          <w:lang w:val="en-US"/>
        </w:rPr>
        <w:t xml:space="preserve">Carbon </w:t>
      </w:r>
      <w:r w:rsidR="00EE064F" w:rsidRPr="00580401">
        <w:rPr>
          <w:lang w:val="en-US"/>
        </w:rPr>
        <w:t>LWG project has not gained market traction and is not the preferred technology of SGL</w:t>
      </w:r>
      <w:r w:rsidR="00F90A9C" w:rsidRPr="00580401">
        <w:rPr>
          <w:lang w:val="en-US"/>
        </w:rPr>
        <w:t xml:space="preserve"> Carbon</w:t>
      </w:r>
      <w:r w:rsidR="00EE064F" w:rsidRPr="00580401">
        <w:rPr>
          <w:lang w:val="en-US"/>
        </w:rPr>
        <w:t xml:space="preserve">. </w:t>
      </w:r>
    </w:p>
    <w:p w14:paraId="192562CA" w14:textId="0B1C3636" w:rsidR="00A92CE0" w:rsidRPr="00580401" w:rsidRDefault="00EA3661" w:rsidP="00D54E66">
      <w:pPr>
        <w:pStyle w:val="ITStandard"/>
        <w:rPr>
          <w:lang w:val="en-US"/>
        </w:rPr>
      </w:pPr>
      <w:r w:rsidRPr="00580401">
        <w:rPr>
          <w:lang w:val="en-US"/>
        </w:rPr>
        <w:t xml:space="preserve">As an illustration of the SGL </w:t>
      </w:r>
      <w:r w:rsidR="00F90A9C" w:rsidRPr="00580401">
        <w:rPr>
          <w:lang w:val="en-US"/>
        </w:rPr>
        <w:t>Carbon</w:t>
      </w:r>
      <w:r w:rsidRPr="00580401">
        <w:rPr>
          <w:lang w:val="en-US"/>
        </w:rPr>
        <w:t xml:space="preserve"> decision to develop the </w:t>
      </w:r>
      <w:r w:rsidR="00EE064F" w:rsidRPr="00580401">
        <w:rPr>
          <w:lang w:val="en-US"/>
        </w:rPr>
        <w:t xml:space="preserve">well-known </w:t>
      </w:r>
      <w:r w:rsidRPr="00580401">
        <w:rPr>
          <w:lang w:val="en-US"/>
        </w:rPr>
        <w:t>Acheson technology</w:t>
      </w:r>
      <w:r w:rsidR="00C032C2" w:rsidRPr="00580401">
        <w:rPr>
          <w:lang w:val="en-US"/>
        </w:rPr>
        <w:t xml:space="preserve"> rather than the LWG </w:t>
      </w:r>
      <w:r w:rsidR="00EE064F" w:rsidRPr="00580401">
        <w:rPr>
          <w:lang w:val="en-US"/>
        </w:rPr>
        <w:t>project</w:t>
      </w:r>
      <w:r w:rsidR="00C032C2" w:rsidRPr="00580401">
        <w:rPr>
          <w:lang w:val="en-US"/>
        </w:rPr>
        <w:t xml:space="preserve"> for batteries</w:t>
      </w:r>
      <w:r w:rsidR="0070308C" w:rsidRPr="00580401">
        <w:rPr>
          <w:lang w:val="en-US"/>
        </w:rPr>
        <w:t xml:space="preserve">, </w:t>
      </w:r>
      <w:r w:rsidRPr="00580401">
        <w:rPr>
          <w:lang w:val="en-US"/>
        </w:rPr>
        <w:t xml:space="preserve">SGL </w:t>
      </w:r>
      <w:r w:rsidR="00F90A9C" w:rsidRPr="00580401">
        <w:rPr>
          <w:lang w:val="en-US"/>
        </w:rPr>
        <w:t>Carbon</w:t>
      </w:r>
      <w:r w:rsidRPr="00580401">
        <w:rPr>
          <w:lang w:val="en-US"/>
        </w:rPr>
        <w:t xml:space="preserve"> has </w:t>
      </w:r>
      <w:r w:rsidR="00D66E39" w:rsidRPr="00580401">
        <w:rPr>
          <w:lang w:val="en-US"/>
        </w:rPr>
        <w:t xml:space="preserve">recently invested $60m to </w:t>
      </w:r>
      <w:r w:rsidR="00EE064F" w:rsidRPr="00580401">
        <w:rPr>
          <w:lang w:val="en-US"/>
        </w:rPr>
        <w:t xml:space="preserve">import the Acheson technology in </w:t>
      </w:r>
      <w:r w:rsidR="00D66E39" w:rsidRPr="00580401">
        <w:rPr>
          <w:lang w:val="en-US"/>
        </w:rPr>
        <w:t xml:space="preserve">Morganton </w:t>
      </w:r>
      <w:r w:rsidR="001376B9">
        <w:rPr>
          <w:lang w:val="en-US"/>
        </w:rPr>
        <w:t xml:space="preserve">(USA) </w:t>
      </w:r>
      <w:r w:rsidR="00EE064F" w:rsidRPr="00580401">
        <w:rPr>
          <w:lang w:val="en-US"/>
        </w:rPr>
        <w:t>rather than investing in a</w:t>
      </w:r>
      <w:r w:rsidR="001376B9">
        <w:rPr>
          <w:lang w:val="en-US"/>
        </w:rPr>
        <w:t>n</w:t>
      </w:r>
      <w:r w:rsidR="00EE064F" w:rsidRPr="00580401">
        <w:rPr>
          <w:lang w:val="en-US"/>
        </w:rPr>
        <w:t xml:space="preserve"> industrial development of the LWG project. </w:t>
      </w:r>
    </w:p>
    <w:p w14:paraId="192562CB" w14:textId="77777777" w:rsidR="00EE064F" w:rsidRPr="00580401" w:rsidRDefault="00EE064F" w:rsidP="00EE064F">
      <w:pPr>
        <w:pStyle w:val="ITStandard"/>
        <w:rPr>
          <w:lang w:val="en-US"/>
        </w:rPr>
      </w:pPr>
      <w:r w:rsidRPr="00580401">
        <w:rPr>
          <w:lang w:val="en-US"/>
        </w:rPr>
        <w:t xml:space="preserve">Therefore, the SGL </w:t>
      </w:r>
      <w:r w:rsidR="00F90A9C" w:rsidRPr="00580401">
        <w:rPr>
          <w:lang w:val="en-US"/>
        </w:rPr>
        <w:t xml:space="preserve">Carbon </w:t>
      </w:r>
      <w:r w:rsidRPr="00580401">
        <w:rPr>
          <w:lang w:val="en-US"/>
        </w:rPr>
        <w:t>LWG project cannot be considered state of the art.</w:t>
      </w:r>
    </w:p>
    <w:p w14:paraId="192562CC" w14:textId="5A07CD69" w:rsidR="00EE064F" w:rsidRDefault="00EE064F" w:rsidP="00D54E66">
      <w:pPr>
        <w:pStyle w:val="ITStandard"/>
        <w:rPr>
          <w:lang w:val="en-US"/>
        </w:rPr>
      </w:pPr>
    </w:p>
    <w:p w14:paraId="78601713" w14:textId="52962867" w:rsidR="001376B9" w:rsidRDefault="001376B9" w:rsidP="00D54E66">
      <w:pPr>
        <w:pStyle w:val="ITStandard"/>
        <w:rPr>
          <w:lang w:val="en-US"/>
        </w:rPr>
      </w:pPr>
    </w:p>
    <w:p w14:paraId="6598D6F3" w14:textId="77777777" w:rsidR="001376B9" w:rsidRPr="00580401" w:rsidRDefault="001376B9" w:rsidP="00D54E66">
      <w:pPr>
        <w:pStyle w:val="ITStandard"/>
        <w:rPr>
          <w:lang w:val="en-US"/>
        </w:rPr>
      </w:pPr>
    </w:p>
    <w:p w14:paraId="192562CD" w14:textId="77777777" w:rsidR="00CE6E69" w:rsidRPr="00580401" w:rsidRDefault="00CE6E69" w:rsidP="00A65768">
      <w:pPr>
        <w:pStyle w:val="N3"/>
        <w:rPr>
          <w:lang w:val="en-US"/>
        </w:rPr>
      </w:pPr>
      <w:r w:rsidRPr="00580401">
        <w:rPr>
          <w:lang w:val="en-US"/>
        </w:rPr>
        <w:lastRenderedPageBreak/>
        <w:t>Technical locks</w:t>
      </w:r>
    </w:p>
    <w:p w14:paraId="192562CE" w14:textId="77777777" w:rsidR="00086BAE" w:rsidRPr="00580401" w:rsidRDefault="00D867F9" w:rsidP="00B7753D">
      <w:pPr>
        <w:pStyle w:val="ITAbsatzohneNr"/>
        <w:jc w:val="both"/>
        <w:rPr>
          <w:sz w:val="22"/>
          <w:lang w:val="en-US"/>
        </w:rPr>
      </w:pPr>
      <w:r w:rsidRPr="00580401">
        <w:rPr>
          <w:sz w:val="22"/>
          <w:lang w:val="en-US"/>
        </w:rPr>
        <w:t>This innovative technology using “block</w:t>
      </w:r>
      <w:r w:rsidR="0028636E" w:rsidRPr="00580401">
        <w:rPr>
          <w:sz w:val="22"/>
          <w:lang w:val="en-US"/>
        </w:rPr>
        <w:t>s</w:t>
      </w:r>
      <w:r w:rsidRPr="00580401">
        <w:rPr>
          <w:sz w:val="22"/>
          <w:lang w:val="en-US"/>
        </w:rPr>
        <w:t xml:space="preserve"> with LWG graphitization” offers great advantage in term of cost and sustainability of production. However, </w:t>
      </w:r>
      <w:r w:rsidR="002B2B97" w:rsidRPr="00580401">
        <w:rPr>
          <w:sz w:val="22"/>
          <w:lang w:val="en-US"/>
        </w:rPr>
        <w:t>several</w:t>
      </w:r>
      <w:r w:rsidR="00D54E66" w:rsidRPr="00580401">
        <w:rPr>
          <w:sz w:val="22"/>
          <w:lang w:val="en-US"/>
        </w:rPr>
        <w:t xml:space="preserve"> severe</w:t>
      </w:r>
      <w:r w:rsidR="002B2B97" w:rsidRPr="00580401">
        <w:rPr>
          <w:sz w:val="22"/>
          <w:lang w:val="en-US"/>
        </w:rPr>
        <w:t xml:space="preserve"> technical locks </w:t>
      </w:r>
      <w:r w:rsidRPr="00580401">
        <w:rPr>
          <w:sz w:val="22"/>
          <w:lang w:val="en-US"/>
        </w:rPr>
        <w:t xml:space="preserve">affect the product performance. This technology could become mainstream in </w:t>
      </w:r>
      <w:r w:rsidR="00206CEE" w:rsidRPr="00580401">
        <w:rPr>
          <w:sz w:val="22"/>
          <w:lang w:val="en-US"/>
        </w:rPr>
        <w:t xml:space="preserve">the </w:t>
      </w:r>
      <w:r w:rsidRPr="00580401">
        <w:rPr>
          <w:sz w:val="22"/>
          <w:lang w:val="en-US"/>
        </w:rPr>
        <w:t>me</w:t>
      </w:r>
      <w:r w:rsidR="00D54E66" w:rsidRPr="00580401">
        <w:rPr>
          <w:sz w:val="22"/>
          <w:lang w:val="en-US"/>
        </w:rPr>
        <w:t>dium term only if one succeed</w:t>
      </w:r>
      <w:r w:rsidR="00C032C2" w:rsidRPr="00580401">
        <w:rPr>
          <w:sz w:val="22"/>
          <w:lang w:val="en-US"/>
        </w:rPr>
        <w:t>s</w:t>
      </w:r>
      <w:r w:rsidR="00D54E66" w:rsidRPr="00580401">
        <w:rPr>
          <w:sz w:val="22"/>
          <w:lang w:val="en-US"/>
        </w:rPr>
        <w:t xml:space="preserve"> in overcoming</w:t>
      </w:r>
      <w:r w:rsidRPr="00580401">
        <w:rPr>
          <w:sz w:val="22"/>
          <w:lang w:val="en-US"/>
        </w:rPr>
        <w:t xml:space="preserve"> the current technical locks: </w:t>
      </w:r>
    </w:p>
    <w:p w14:paraId="192562CF" w14:textId="77777777" w:rsidR="00EA421E" w:rsidRPr="00580401" w:rsidRDefault="00EA421E" w:rsidP="00B7753D">
      <w:pPr>
        <w:pStyle w:val="ITAbsatzohneNr"/>
        <w:jc w:val="both"/>
        <w:rPr>
          <w:sz w:val="22"/>
          <w:lang w:val="en-US"/>
        </w:rPr>
      </w:pPr>
    </w:p>
    <w:p w14:paraId="192562D0" w14:textId="77777777" w:rsidR="00D867F9" w:rsidRPr="00580401" w:rsidRDefault="00D867F9" w:rsidP="00B7753D">
      <w:pPr>
        <w:pStyle w:val="ITAbsatzohneNr"/>
        <w:jc w:val="both"/>
        <w:rPr>
          <w:sz w:val="22"/>
          <w:lang w:val="en-US"/>
        </w:rPr>
      </w:pPr>
    </w:p>
    <w:p w14:paraId="192562D1" w14:textId="77777777" w:rsidR="00D867F9" w:rsidRPr="00580401" w:rsidRDefault="00D867F9" w:rsidP="00C032C2">
      <w:pPr>
        <w:pStyle w:val="ITAbsatzohneNr"/>
        <w:jc w:val="both"/>
        <w:rPr>
          <w:sz w:val="22"/>
          <w:lang w:val="en-US"/>
        </w:rPr>
      </w:pPr>
      <w:r w:rsidRPr="00580401">
        <w:rPr>
          <w:b/>
          <w:sz w:val="22"/>
          <w:u w:val="single"/>
          <w:lang w:val="en-US"/>
        </w:rPr>
        <w:t>First technical lock</w:t>
      </w:r>
      <w:r w:rsidRPr="00580401">
        <w:rPr>
          <w:sz w:val="22"/>
          <w:u w:val="single"/>
          <w:lang w:val="en-US"/>
        </w:rPr>
        <w:t>:</w:t>
      </w:r>
      <w:r w:rsidRPr="00580401">
        <w:rPr>
          <w:sz w:val="22"/>
          <w:lang w:val="en-US"/>
        </w:rPr>
        <w:t xml:space="preserve"> Maintaining the temperature with LWG graphitization technology </w:t>
      </w:r>
    </w:p>
    <w:p w14:paraId="192562D2" w14:textId="77777777" w:rsidR="00D867F9" w:rsidRPr="00580401" w:rsidRDefault="00D867F9" w:rsidP="00B7753D">
      <w:pPr>
        <w:pStyle w:val="ITAbsatzohneNr"/>
        <w:ind w:left="720"/>
        <w:jc w:val="both"/>
        <w:rPr>
          <w:sz w:val="22"/>
          <w:lang w:val="en-US"/>
        </w:rPr>
      </w:pPr>
    </w:p>
    <w:p w14:paraId="192562D3" w14:textId="77777777" w:rsidR="00D867F9" w:rsidRPr="00580401" w:rsidRDefault="00D867F9" w:rsidP="00B7753D">
      <w:pPr>
        <w:pStyle w:val="ITAbsatzohneNr"/>
        <w:jc w:val="both"/>
        <w:rPr>
          <w:sz w:val="22"/>
          <w:lang w:val="en-US"/>
        </w:rPr>
      </w:pPr>
      <w:r w:rsidRPr="00580401">
        <w:rPr>
          <w:sz w:val="22"/>
          <w:lang w:val="en-US"/>
        </w:rPr>
        <w:t>The Acheson graphitization technology heats th</w:t>
      </w:r>
      <w:r w:rsidR="004B6F3F" w:rsidRPr="00580401">
        <w:rPr>
          <w:sz w:val="22"/>
          <w:lang w:val="en-US"/>
        </w:rPr>
        <w:t>e product indirectly. The pack</w:t>
      </w:r>
      <w:r w:rsidRPr="00580401">
        <w:rPr>
          <w:sz w:val="22"/>
          <w:lang w:val="en-US"/>
        </w:rPr>
        <w:t>ing around the product is hea</w:t>
      </w:r>
      <w:r w:rsidR="0028636E" w:rsidRPr="00580401">
        <w:rPr>
          <w:sz w:val="22"/>
          <w:lang w:val="en-US"/>
        </w:rPr>
        <w:t>t</w:t>
      </w:r>
      <w:r w:rsidRPr="00580401">
        <w:rPr>
          <w:sz w:val="22"/>
          <w:lang w:val="en-US"/>
        </w:rPr>
        <w:t>ed</w:t>
      </w:r>
      <w:r w:rsidR="004B6F3F" w:rsidRPr="00580401">
        <w:rPr>
          <w:sz w:val="22"/>
          <w:lang w:val="en-US"/>
        </w:rPr>
        <w:t xml:space="preserve"> by Joule effect</w:t>
      </w:r>
      <w:r w:rsidRPr="00580401">
        <w:rPr>
          <w:sz w:val="22"/>
          <w:lang w:val="en-US"/>
        </w:rPr>
        <w:t>, then heating the product itself. It is therefore possible by continuing heating the packing to maintain the temperature of the product itself above 3000°C.</w:t>
      </w:r>
    </w:p>
    <w:p w14:paraId="192562D4" w14:textId="77777777" w:rsidR="00D867F9" w:rsidRPr="00580401" w:rsidRDefault="00D867F9" w:rsidP="00B7753D">
      <w:pPr>
        <w:pStyle w:val="ITAbsatzohneNr"/>
        <w:jc w:val="both"/>
        <w:rPr>
          <w:sz w:val="22"/>
          <w:lang w:val="en-US"/>
        </w:rPr>
      </w:pPr>
    </w:p>
    <w:p w14:paraId="192562D5" w14:textId="77777777" w:rsidR="00D867F9" w:rsidRPr="00580401" w:rsidRDefault="00D867F9" w:rsidP="00B7753D">
      <w:pPr>
        <w:pStyle w:val="ITAbsatzohneNr"/>
        <w:jc w:val="both"/>
        <w:rPr>
          <w:sz w:val="22"/>
          <w:lang w:val="en-US"/>
        </w:rPr>
      </w:pPr>
      <w:r w:rsidRPr="00580401">
        <w:rPr>
          <w:sz w:val="22"/>
          <w:lang w:val="en-US"/>
        </w:rPr>
        <w:t xml:space="preserve">Maintaining this </w:t>
      </w:r>
      <w:r w:rsidR="00095538" w:rsidRPr="00580401">
        <w:rPr>
          <w:sz w:val="22"/>
          <w:lang w:val="en-US"/>
        </w:rPr>
        <w:t>temperature</w:t>
      </w:r>
      <w:r w:rsidRPr="00580401">
        <w:rPr>
          <w:sz w:val="22"/>
          <w:lang w:val="en-US"/>
        </w:rPr>
        <w:t xml:space="preserve"> above 3000°C is critical to:  </w:t>
      </w:r>
    </w:p>
    <w:p w14:paraId="192562D6" w14:textId="77777777" w:rsidR="00095538" w:rsidRPr="00580401" w:rsidRDefault="00D867F9" w:rsidP="0058647D">
      <w:pPr>
        <w:pStyle w:val="ITAbsatzohneNr"/>
        <w:numPr>
          <w:ilvl w:val="0"/>
          <w:numId w:val="17"/>
        </w:numPr>
        <w:jc w:val="both"/>
        <w:rPr>
          <w:sz w:val="22"/>
          <w:lang w:val="en-US"/>
        </w:rPr>
      </w:pPr>
      <w:r w:rsidRPr="00580401">
        <w:rPr>
          <w:sz w:val="22"/>
          <w:lang w:val="en-US"/>
        </w:rPr>
        <w:t>get good c</w:t>
      </w:r>
      <w:r w:rsidR="00095538" w:rsidRPr="00580401">
        <w:rPr>
          <w:sz w:val="22"/>
          <w:lang w:val="en-US"/>
        </w:rPr>
        <w:t>rystallinity of the product</w:t>
      </w:r>
    </w:p>
    <w:p w14:paraId="192562D7" w14:textId="77777777" w:rsidR="00D867F9" w:rsidRPr="00580401" w:rsidRDefault="00D867F9" w:rsidP="0058647D">
      <w:pPr>
        <w:pStyle w:val="ITAbsatzohneNr"/>
        <w:numPr>
          <w:ilvl w:val="0"/>
          <w:numId w:val="17"/>
        </w:numPr>
        <w:jc w:val="both"/>
        <w:rPr>
          <w:sz w:val="22"/>
          <w:lang w:val="en-US"/>
        </w:rPr>
      </w:pPr>
      <w:r w:rsidRPr="00580401">
        <w:rPr>
          <w:sz w:val="22"/>
          <w:lang w:val="en-US"/>
        </w:rPr>
        <w:t xml:space="preserve">generate a soft graphite that will be easier to mill and grind later in the process. </w:t>
      </w:r>
    </w:p>
    <w:p w14:paraId="192562D8" w14:textId="77777777" w:rsidR="00D867F9" w:rsidRPr="00580401" w:rsidRDefault="00D867F9" w:rsidP="0058647D">
      <w:pPr>
        <w:pStyle w:val="ITAbsatzohneNr"/>
        <w:numPr>
          <w:ilvl w:val="0"/>
          <w:numId w:val="17"/>
        </w:numPr>
        <w:jc w:val="both"/>
        <w:rPr>
          <w:sz w:val="22"/>
          <w:lang w:val="en-US"/>
        </w:rPr>
      </w:pPr>
      <w:r w:rsidRPr="00580401">
        <w:rPr>
          <w:sz w:val="22"/>
          <w:lang w:val="en-US"/>
        </w:rPr>
        <w:t xml:space="preserve">ensure a total elimination of the </w:t>
      </w:r>
      <w:r w:rsidR="004B6F3F" w:rsidRPr="00580401">
        <w:rPr>
          <w:sz w:val="22"/>
          <w:lang w:val="en-US"/>
        </w:rPr>
        <w:t>catalyst</w:t>
      </w:r>
      <w:r w:rsidR="004B6F3F" w:rsidRPr="00580401">
        <w:rPr>
          <w:rStyle w:val="FootnoteReference"/>
          <w:lang w:val="en-US"/>
        </w:rPr>
        <w:footnoteReference w:id="11"/>
      </w:r>
      <w:r w:rsidR="00095538" w:rsidRPr="00580401">
        <w:rPr>
          <w:sz w:val="22"/>
          <w:lang w:val="en-US"/>
        </w:rPr>
        <w:t xml:space="preserve">. If the </w:t>
      </w:r>
      <w:r w:rsidR="00206CEE" w:rsidRPr="00580401">
        <w:rPr>
          <w:sz w:val="22"/>
          <w:lang w:val="en-US"/>
        </w:rPr>
        <w:t xml:space="preserve">catalyzer </w:t>
      </w:r>
      <w:r w:rsidR="00095538" w:rsidRPr="00580401">
        <w:rPr>
          <w:sz w:val="22"/>
          <w:lang w:val="en-US"/>
        </w:rPr>
        <w:t>is not fully eliminated,</w:t>
      </w:r>
      <w:r w:rsidR="005B50B5" w:rsidRPr="00580401">
        <w:rPr>
          <w:sz w:val="22"/>
          <w:lang w:val="en-US"/>
        </w:rPr>
        <w:t xml:space="preserve"> the product will be</w:t>
      </w:r>
      <w:r w:rsidR="00095538" w:rsidRPr="00580401">
        <w:rPr>
          <w:sz w:val="22"/>
          <w:lang w:val="en-US"/>
        </w:rPr>
        <w:t xml:space="preserve"> </w:t>
      </w:r>
      <w:r w:rsidR="0028636E" w:rsidRPr="00580401">
        <w:rPr>
          <w:sz w:val="22"/>
          <w:lang w:val="en-US"/>
        </w:rPr>
        <w:t xml:space="preserve">contaminated </w:t>
      </w:r>
      <w:r w:rsidR="00095538" w:rsidRPr="00580401">
        <w:rPr>
          <w:sz w:val="22"/>
          <w:lang w:val="en-US"/>
        </w:rPr>
        <w:t>and will not have the required purity.</w:t>
      </w:r>
    </w:p>
    <w:p w14:paraId="192562D9" w14:textId="77777777" w:rsidR="00D867F9" w:rsidRPr="00580401" w:rsidRDefault="00D867F9" w:rsidP="00B7753D">
      <w:pPr>
        <w:pStyle w:val="ITAbsatzohneNr"/>
        <w:jc w:val="both"/>
        <w:rPr>
          <w:sz w:val="22"/>
          <w:lang w:val="en-US"/>
        </w:rPr>
      </w:pPr>
    </w:p>
    <w:p w14:paraId="192562DA" w14:textId="77777777" w:rsidR="00487282" w:rsidRPr="00580401" w:rsidRDefault="0083130A" w:rsidP="00B7753D">
      <w:pPr>
        <w:pStyle w:val="ITAbsatzohneNr"/>
        <w:jc w:val="both"/>
        <w:rPr>
          <w:sz w:val="22"/>
          <w:lang w:val="en-US"/>
        </w:rPr>
      </w:pPr>
      <w:r w:rsidRPr="00580401">
        <w:rPr>
          <w:sz w:val="22"/>
          <w:lang w:val="en-US"/>
        </w:rPr>
        <w:t>The LWG graphitization is 5</w:t>
      </w:r>
      <w:r w:rsidR="00095538" w:rsidRPr="00580401">
        <w:rPr>
          <w:sz w:val="22"/>
          <w:lang w:val="en-US"/>
        </w:rPr>
        <w:t>0% more</w:t>
      </w:r>
      <w:r w:rsidR="00206CEE" w:rsidRPr="00580401">
        <w:rPr>
          <w:sz w:val="22"/>
          <w:lang w:val="en-US"/>
        </w:rPr>
        <w:t xml:space="preserve"> energy</w:t>
      </w:r>
      <w:r w:rsidR="00095538" w:rsidRPr="00580401">
        <w:rPr>
          <w:sz w:val="22"/>
          <w:lang w:val="en-US"/>
        </w:rPr>
        <w:t xml:space="preserve"> efficient because </w:t>
      </w:r>
      <w:r w:rsidR="00C032C2" w:rsidRPr="00580401">
        <w:rPr>
          <w:sz w:val="22"/>
          <w:lang w:val="en-US"/>
        </w:rPr>
        <w:t xml:space="preserve">the product is heated directly. </w:t>
      </w:r>
      <w:r w:rsidR="00D54E66" w:rsidRPr="00580401">
        <w:rPr>
          <w:sz w:val="22"/>
          <w:lang w:val="en-US"/>
        </w:rPr>
        <w:t xml:space="preserve">Thus, there </w:t>
      </w:r>
      <w:r w:rsidR="00095538" w:rsidRPr="00580401">
        <w:rPr>
          <w:sz w:val="22"/>
          <w:lang w:val="en-US"/>
        </w:rPr>
        <w:t>is therefore much less energy loss</w:t>
      </w:r>
      <w:r w:rsidR="00487282" w:rsidRPr="00580401">
        <w:rPr>
          <w:sz w:val="22"/>
          <w:lang w:val="en-US"/>
        </w:rPr>
        <w:t>es</w:t>
      </w:r>
      <w:r w:rsidR="00095538" w:rsidRPr="00580401">
        <w:rPr>
          <w:sz w:val="22"/>
          <w:lang w:val="en-US"/>
        </w:rPr>
        <w:t xml:space="preserve">. Concretely, </w:t>
      </w:r>
      <w:r w:rsidR="00D54E66" w:rsidRPr="00580401">
        <w:rPr>
          <w:sz w:val="22"/>
          <w:lang w:val="en-US"/>
        </w:rPr>
        <w:t xml:space="preserve">electric </w:t>
      </w:r>
      <w:r w:rsidR="00095538" w:rsidRPr="00580401">
        <w:rPr>
          <w:sz w:val="22"/>
          <w:lang w:val="en-US"/>
        </w:rPr>
        <w:t xml:space="preserve">current </w:t>
      </w:r>
      <w:r w:rsidR="00206CEE" w:rsidRPr="00580401">
        <w:rPr>
          <w:sz w:val="22"/>
          <w:lang w:val="en-US"/>
        </w:rPr>
        <w:t xml:space="preserve">goes </w:t>
      </w:r>
      <w:r w:rsidR="00095538" w:rsidRPr="00580401">
        <w:rPr>
          <w:sz w:val="22"/>
          <w:lang w:val="en-US"/>
        </w:rPr>
        <w:t>through the product</w:t>
      </w:r>
      <w:r w:rsidR="00206CEE" w:rsidRPr="00580401">
        <w:rPr>
          <w:sz w:val="22"/>
          <w:lang w:val="en-US"/>
        </w:rPr>
        <w:t>, along the column of blocks</w:t>
      </w:r>
      <w:r w:rsidR="00095538" w:rsidRPr="00580401">
        <w:rPr>
          <w:sz w:val="22"/>
          <w:lang w:val="en-US"/>
        </w:rPr>
        <w:t xml:space="preserve"> and </w:t>
      </w:r>
      <w:r w:rsidR="00487282" w:rsidRPr="00580401">
        <w:rPr>
          <w:sz w:val="22"/>
          <w:lang w:val="en-US"/>
        </w:rPr>
        <w:t>heat</w:t>
      </w:r>
      <w:r w:rsidR="0028636E" w:rsidRPr="00580401">
        <w:rPr>
          <w:sz w:val="22"/>
          <w:lang w:val="en-US"/>
        </w:rPr>
        <w:t>s</w:t>
      </w:r>
      <w:r w:rsidR="00487282" w:rsidRPr="00580401">
        <w:rPr>
          <w:sz w:val="22"/>
          <w:lang w:val="en-US"/>
        </w:rPr>
        <w:t xml:space="preserve"> the product. M</w:t>
      </w:r>
      <w:r w:rsidR="00095538" w:rsidRPr="00580401">
        <w:rPr>
          <w:sz w:val="22"/>
          <w:lang w:val="en-US"/>
        </w:rPr>
        <w:t>aintaining current</w:t>
      </w:r>
      <w:r w:rsidR="00487282" w:rsidRPr="00580401">
        <w:rPr>
          <w:sz w:val="22"/>
          <w:lang w:val="en-US"/>
        </w:rPr>
        <w:t xml:space="preserve"> </w:t>
      </w:r>
      <w:r w:rsidR="00206CEE" w:rsidRPr="00580401">
        <w:rPr>
          <w:sz w:val="22"/>
          <w:lang w:val="en-US"/>
        </w:rPr>
        <w:t xml:space="preserve">intensity </w:t>
      </w:r>
      <w:r w:rsidR="00487282" w:rsidRPr="00580401">
        <w:rPr>
          <w:sz w:val="22"/>
          <w:lang w:val="en-US"/>
        </w:rPr>
        <w:t xml:space="preserve">increases </w:t>
      </w:r>
      <w:r w:rsidR="00095538" w:rsidRPr="00580401">
        <w:rPr>
          <w:sz w:val="22"/>
          <w:lang w:val="en-US"/>
        </w:rPr>
        <w:t>temperature</w:t>
      </w:r>
      <w:r w:rsidR="00487282" w:rsidRPr="00580401">
        <w:rPr>
          <w:sz w:val="22"/>
          <w:lang w:val="en-US"/>
        </w:rPr>
        <w:t>. A</w:t>
      </w:r>
      <w:r w:rsidR="00095538" w:rsidRPr="00580401">
        <w:rPr>
          <w:sz w:val="22"/>
          <w:lang w:val="en-US"/>
        </w:rPr>
        <w:t>s soon as you stop the c</w:t>
      </w:r>
      <w:r w:rsidR="00487282" w:rsidRPr="00580401">
        <w:rPr>
          <w:sz w:val="22"/>
          <w:lang w:val="en-US"/>
        </w:rPr>
        <w:t>urrent, the product starts to cool down. The challenge come</w:t>
      </w:r>
      <w:r w:rsidR="0028636E" w:rsidRPr="00580401">
        <w:rPr>
          <w:sz w:val="22"/>
          <w:lang w:val="en-US"/>
        </w:rPr>
        <w:t>s</w:t>
      </w:r>
      <w:r w:rsidR="00487282" w:rsidRPr="00580401">
        <w:rPr>
          <w:sz w:val="22"/>
          <w:lang w:val="en-US"/>
        </w:rPr>
        <w:t xml:space="preserve"> from the f</w:t>
      </w:r>
      <w:r w:rsidR="009C5BD8" w:rsidRPr="00580401">
        <w:rPr>
          <w:sz w:val="22"/>
          <w:lang w:val="en-US"/>
        </w:rPr>
        <w:t>ollowing technical locks</w:t>
      </w:r>
      <w:r w:rsidR="00487282" w:rsidRPr="00580401">
        <w:rPr>
          <w:sz w:val="22"/>
          <w:lang w:val="en-US"/>
        </w:rPr>
        <w:t>:</w:t>
      </w:r>
    </w:p>
    <w:p w14:paraId="192562DB" w14:textId="77777777" w:rsidR="004B6F3F" w:rsidRPr="00580401" w:rsidRDefault="00487282" w:rsidP="0058647D">
      <w:pPr>
        <w:pStyle w:val="ITAbsatzohneNr"/>
        <w:numPr>
          <w:ilvl w:val="0"/>
          <w:numId w:val="17"/>
        </w:numPr>
        <w:jc w:val="both"/>
        <w:rPr>
          <w:sz w:val="22"/>
          <w:lang w:val="en-US"/>
        </w:rPr>
      </w:pPr>
      <w:r w:rsidRPr="00580401">
        <w:rPr>
          <w:sz w:val="22"/>
          <w:lang w:val="en-US"/>
        </w:rPr>
        <w:t>when the block reach</w:t>
      </w:r>
      <w:r w:rsidR="0028636E" w:rsidRPr="00580401">
        <w:rPr>
          <w:sz w:val="22"/>
          <w:lang w:val="en-US"/>
        </w:rPr>
        <w:t>es</w:t>
      </w:r>
      <w:r w:rsidRPr="00580401">
        <w:rPr>
          <w:sz w:val="22"/>
          <w:lang w:val="en-US"/>
        </w:rPr>
        <w:t xml:space="preserve"> </w:t>
      </w:r>
      <w:r w:rsidR="0083130A" w:rsidRPr="00580401">
        <w:rPr>
          <w:sz w:val="22"/>
          <w:lang w:val="en-US"/>
        </w:rPr>
        <w:t>high temperature and transforms into graphite</w:t>
      </w:r>
      <w:r w:rsidRPr="00580401">
        <w:rPr>
          <w:sz w:val="22"/>
          <w:lang w:val="en-US"/>
        </w:rPr>
        <w:t>, the resist</w:t>
      </w:r>
      <w:r w:rsidR="007B5007" w:rsidRPr="00580401">
        <w:rPr>
          <w:sz w:val="22"/>
          <w:lang w:val="en-US"/>
        </w:rPr>
        <w:t xml:space="preserve">ance </w:t>
      </w:r>
      <w:r w:rsidR="0083130A" w:rsidRPr="00580401">
        <w:rPr>
          <w:sz w:val="22"/>
          <w:lang w:val="en-US"/>
        </w:rPr>
        <w:t>of the blocks decreases dramatically, requiring very high intensity to maintain temperature (through controlled level of power injected). Furthermore</w:t>
      </w:r>
      <w:r w:rsidR="0055790A" w:rsidRPr="00580401">
        <w:rPr>
          <w:sz w:val="22"/>
          <w:lang w:val="en-US"/>
        </w:rPr>
        <w:t>,</w:t>
      </w:r>
      <w:r w:rsidR="0083130A" w:rsidRPr="00580401">
        <w:rPr>
          <w:sz w:val="22"/>
          <w:lang w:val="en-US"/>
        </w:rPr>
        <w:t xml:space="preserve"> the resistance continues to evolve at very high temperatures (~3000°C). It is therefore very difficult at that level of current intensity and with standard equipment to maintain this level of temperature without attaining sublimation of graphite temperature (slightly above 3000°C)</w:t>
      </w:r>
      <w:r w:rsidRPr="00580401">
        <w:rPr>
          <w:sz w:val="22"/>
          <w:lang w:val="en-US"/>
        </w:rPr>
        <w:t>.</w:t>
      </w:r>
    </w:p>
    <w:p w14:paraId="192562DC" w14:textId="77777777" w:rsidR="00086BAE" w:rsidRPr="00580401" w:rsidRDefault="00095538" w:rsidP="0058647D">
      <w:pPr>
        <w:pStyle w:val="ITAbsatzohneNr"/>
        <w:numPr>
          <w:ilvl w:val="0"/>
          <w:numId w:val="17"/>
        </w:numPr>
        <w:jc w:val="both"/>
        <w:rPr>
          <w:sz w:val="22"/>
          <w:lang w:val="en-US"/>
        </w:rPr>
      </w:pPr>
      <w:r w:rsidRPr="00580401">
        <w:rPr>
          <w:sz w:val="22"/>
          <w:lang w:val="en-US"/>
        </w:rPr>
        <w:t xml:space="preserve">if we </w:t>
      </w:r>
      <w:r w:rsidR="0083130A" w:rsidRPr="00580401">
        <w:rPr>
          <w:sz w:val="22"/>
          <w:lang w:val="en-US"/>
        </w:rPr>
        <w:t>remain</w:t>
      </w:r>
      <w:r w:rsidRPr="00580401">
        <w:rPr>
          <w:sz w:val="22"/>
          <w:lang w:val="en-US"/>
        </w:rPr>
        <w:t xml:space="preserve"> </w:t>
      </w:r>
      <w:r w:rsidR="0083130A" w:rsidRPr="00580401">
        <w:rPr>
          <w:sz w:val="22"/>
          <w:lang w:val="en-US"/>
        </w:rPr>
        <w:t>for a long time</w:t>
      </w:r>
      <w:r w:rsidR="00EB535F" w:rsidRPr="00580401">
        <w:rPr>
          <w:sz w:val="22"/>
          <w:lang w:val="en-US"/>
        </w:rPr>
        <w:t xml:space="preserve"> at</w:t>
      </w:r>
      <w:r w:rsidR="0083130A" w:rsidRPr="00580401">
        <w:rPr>
          <w:sz w:val="22"/>
          <w:lang w:val="en-US"/>
        </w:rPr>
        <w:t xml:space="preserve"> very high temperature,</w:t>
      </w:r>
      <w:r w:rsidRPr="00580401">
        <w:rPr>
          <w:sz w:val="22"/>
          <w:lang w:val="en-US"/>
        </w:rPr>
        <w:t xml:space="preserve"> the heat will be </w:t>
      </w:r>
      <w:r w:rsidR="0083130A" w:rsidRPr="00580401">
        <w:rPr>
          <w:sz w:val="22"/>
          <w:lang w:val="en-US"/>
        </w:rPr>
        <w:t xml:space="preserve">conducted </w:t>
      </w:r>
      <w:r w:rsidRPr="00580401">
        <w:rPr>
          <w:sz w:val="22"/>
          <w:lang w:val="en-US"/>
        </w:rPr>
        <w:t xml:space="preserve">to all the peripheral elements of the </w:t>
      </w:r>
      <w:r w:rsidR="00487282" w:rsidRPr="00580401">
        <w:rPr>
          <w:sz w:val="22"/>
          <w:lang w:val="en-US"/>
        </w:rPr>
        <w:t xml:space="preserve">graphitization furnace </w:t>
      </w:r>
      <w:r w:rsidRPr="00580401">
        <w:rPr>
          <w:sz w:val="22"/>
          <w:lang w:val="en-US"/>
        </w:rPr>
        <w:t>(</w:t>
      </w:r>
      <w:r w:rsidR="00487282" w:rsidRPr="00580401">
        <w:rPr>
          <w:sz w:val="22"/>
          <w:lang w:val="en-US"/>
        </w:rPr>
        <w:t xml:space="preserve">refractories, walls...) and </w:t>
      </w:r>
      <w:r w:rsidR="00206CEE" w:rsidRPr="00580401">
        <w:rPr>
          <w:sz w:val="22"/>
          <w:lang w:val="en-US"/>
        </w:rPr>
        <w:t xml:space="preserve">will strongly damage </w:t>
      </w:r>
      <w:r w:rsidR="00487282" w:rsidRPr="00580401">
        <w:rPr>
          <w:sz w:val="22"/>
          <w:lang w:val="en-US"/>
        </w:rPr>
        <w:t>equipment</w:t>
      </w:r>
      <w:r w:rsidR="0028636E" w:rsidRPr="00580401">
        <w:rPr>
          <w:lang w:val="en-US"/>
        </w:rPr>
        <w:t>.</w:t>
      </w:r>
      <w:r w:rsidR="0083130A" w:rsidRPr="00580401">
        <w:rPr>
          <w:lang w:val="en-US"/>
        </w:rPr>
        <w:t xml:space="preserve"> </w:t>
      </w:r>
      <w:r w:rsidR="0083130A" w:rsidRPr="00580401">
        <w:rPr>
          <w:sz w:val="22"/>
          <w:lang w:val="en-US"/>
        </w:rPr>
        <w:t>The insulating capacity of packing or the heat resistance of the furnace has to be improved to sustain longer time at high temperature</w:t>
      </w:r>
    </w:p>
    <w:p w14:paraId="192562DD" w14:textId="77777777" w:rsidR="0083130A" w:rsidRPr="00580401" w:rsidRDefault="0083130A" w:rsidP="00B7753D">
      <w:pPr>
        <w:pStyle w:val="ITAbsatzohneNr"/>
        <w:jc w:val="both"/>
        <w:rPr>
          <w:lang w:val="en-US"/>
        </w:rPr>
      </w:pPr>
    </w:p>
    <w:p w14:paraId="192562DE" w14:textId="77777777" w:rsidR="00487282" w:rsidRPr="00580401" w:rsidRDefault="00487282" w:rsidP="00C032C2">
      <w:pPr>
        <w:pStyle w:val="ITAbsatzohneNr"/>
        <w:jc w:val="both"/>
        <w:rPr>
          <w:sz w:val="22"/>
          <w:lang w:val="en-US"/>
        </w:rPr>
      </w:pPr>
      <w:r w:rsidRPr="00580401">
        <w:rPr>
          <w:b/>
          <w:sz w:val="22"/>
          <w:u w:val="single"/>
          <w:lang w:val="en-US"/>
        </w:rPr>
        <w:t>Second technical lock</w:t>
      </w:r>
      <w:r w:rsidRPr="00580401">
        <w:rPr>
          <w:sz w:val="22"/>
          <w:u w:val="single"/>
          <w:lang w:val="en-US"/>
        </w:rPr>
        <w:t>:</w:t>
      </w:r>
      <w:r w:rsidRPr="00580401">
        <w:rPr>
          <w:sz w:val="22"/>
          <w:lang w:val="en-US"/>
        </w:rPr>
        <w:t xml:space="preserve"> </w:t>
      </w:r>
      <w:r w:rsidR="00DB200C" w:rsidRPr="00580401">
        <w:rPr>
          <w:sz w:val="22"/>
          <w:lang w:val="en-US"/>
        </w:rPr>
        <w:t xml:space="preserve">Protecting the graphite properties </w:t>
      </w:r>
      <w:r w:rsidR="00C032C2" w:rsidRPr="00580401">
        <w:rPr>
          <w:sz w:val="22"/>
          <w:lang w:val="en-US"/>
        </w:rPr>
        <w:t>during</w:t>
      </w:r>
      <w:r w:rsidR="00DB200C" w:rsidRPr="00580401">
        <w:rPr>
          <w:sz w:val="22"/>
          <w:lang w:val="en-US"/>
        </w:rPr>
        <w:t xml:space="preserve"> </w:t>
      </w:r>
      <w:r w:rsidR="00C032C2" w:rsidRPr="00580401">
        <w:rPr>
          <w:sz w:val="22"/>
          <w:lang w:val="en-US"/>
        </w:rPr>
        <w:t>the</w:t>
      </w:r>
      <w:r w:rsidR="00DB200C" w:rsidRPr="00580401">
        <w:rPr>
          <w:sz w:val="22"/>
          <w:lang w:val="en-US"/>
        </w:rPr>
        <w:t xml:space="preserve"> </w:t>
      </w:r>
      <w:proofErr w:type="spellStart"/>
      <w:r w:rsidR="00C032C2" w:rsidRPr="00580401">
        <w:rPr>
          <w:sz w:val="22"/>
          <w:lang w:val="en-US"/>
        </w:rPr>
        <w:t>micronization</w:t>
      </w:r>
      <w:proofErr w:type="spellEnd"/>
    </w:p>
    <w:p w14:paraId="192562DF" w14:textId="77777777" w:rsidR="00487282" w:rsidRPr="00580401" w:rsidRDefault="00487282" w:rsidP="00B7753D">
      <w:pPr>
        <w:pStyle w:val="ITAbsatzohneNr"/>
        <w:jc w:val="both"/>
        <w:rPr>
          <w:lang w:val="en-US"/>
        </w:rPr>
      </w:pPr>
    </w:p>
    <w:p w14:paraId="192562E0" w14:textId="77777777" w:rsidR="00487282" w:rsidRPr="00580401" w:rsidRDefault="00D47BFD" w:rsidP="00B7753D">
      <w:pPr>
        <w:pStyle w:val="ITAbsatzohneNr"/>
        <w:jc w:val="both"/>
        <w:rPr>
          <w:sz w:val="22"/>
          <w:lang w:val="en-US"/>
        </w:rPr>
      </w:pPr>
      <w:r w:rsidRPr="00580401">
        <w:rPr>
          <w:sz w:val="22"/>
          <w:lang w:val="en-US"/>
        </w:rPr>
        <w:t xml:space="preserve">Compared to the “powders to powders” process, using block requires </w:t>
      </w:r>
      <w:r w:rsidR="00542A6D" w:rsidRPr="00580401">
        <w:rPr>
          <w:sz w:val="22"/>
          <w:lang w:val="en-US"/>
        </w:rPr>
        <w:t xml:space="preserve">much more demanding </w:t>
      </w:r>
      <w:r w:rsidR="00DB200C" w:rsidRPr="00580401">
        <w:rPr>
          <w:sz w:val="22"/>
          <w:lang w:val="en-US"/>
        </w:rPr>
        <w:t xml:space="preserve">milling, </w:t>
      </w:r>
      <w:r w:rsidRPr="00580401">
        <w:rPr>
          <w:sz w:val="22"/>
          <w:lang w:val="en-US"/>
        </w:rPr>
        <w:t xml:space="preserve">grinding </w:t>
      </w:r>
      <w:r w:rsidR="00DB200C" w:rsidRPr="00580401">
        <w:rPr>
          <w:sz w:val="22"/>
          <w:lang w:val="en-US"/>
        </w:rPr>
        <w:t xml:space="preserve">or </w:t>
      </w:r>
      <w:proofErr w:type="spellStart"/>
      <w:r w:rsidR="00DB200C" w:rsidRPr="00580401">
        <w:rPr>
          <w:sz w:val="22"/>
          <w:lang w:val="en-US"/>
        </w:rPr>
        <w:t>micronization</w:t>
      </w:r>
      <w:proofErr w:type="spellEnd"/>
      <w:r w:rsidR="00DB200C" w:rsidRPr="00580401">
        <w:rPr>
          <w:sz w:val="22"/>
          <w:lang w:val="en-US"/>
        </w:rPr>
        <w:t xml:space="preserve"> </w:t>
      </w:r>
      <w:r w:rsidRPr="00580401">
        <w:rPr>
          <w:sz w:val="22"/>
          <w:lang w:val="en-US"/>
        </w:rPr>
        <w:t xml:space="preserve">process after graphitization of the blocks. These operations can alter the structure and the shape of </w:t>
      </w:r>
      <w:r w:rsidR="00D54E66" w:rsidRPr="00580401">
        <w:rPr>
          <w:sz w:val="22"/>
          <w:lang w:val="en-US"/>
        </w:rPr>
        <w:t xml:space="preserve">synthetic </w:t>
      </w:r>
      <w:r w:rsidRPr="00580401">
        <w:rPr>
          <w:sz w:val="22"/>
          <w:lang w:val="en-US"/>
        </w:rPr>
        <w:t>graphite, leading to anode material bad performance in cells.</w:t>
      </w:r>
    </w:p>
    <w:p w14:paraId="192562E1" w14:textId="77777777" w:rsidR="00D47BFD" w:rsidRPr="00580401" w:rsidRDefault="00D47BFD" w:rsidP="00B7753D">
      <w:pPr>
        <w:pStyle w:val="ITAbsatzohneNr"/>
        <w:jc w:val="both"/>
        <w:rPr>
          <w:sz w:val="22"/>
          <w:lang w:val="en-US"/>
        </w:rPr>
      </w:pPr>
    </w:p>
    <w:p w14:paraId="192562E2" w14:textId="77777777" w:rsidR="00D47BFD" w:rsidRPr="00580401" w:rsidRDefault="00D47BFD" w:rsidP="00B7753D">
      <w:pPr>
        <w:pStyle w:val="ITAbsatzohneNr"/>
        <w:jc w:val="both"/>
        <w:rPr>
          <w:sz w:val="22"/>
          <w:lang w:val="en-US"/>
        </w:rPr>
      </w:pPr>
      <w:r w:rsidRPr="00580401">
        <w:rPr>
          <w:sz w:val="22"/>
          <w:lang w:val="en-US"/>
        </w:rPr>
        <w:lastRenderedPageBreak/>
        <w:t xml:space="preserve">In order to avoid this difficulty, state of </w:t>
      </w:r>
      <w:r w:rsidR="00EB535F" w:rsidRPr="00580401">
        <w:rPr>
          <w:sz w:val="22"/>
          <w:lang w:val="en-US"/>
        </w:rPr>
        <w:t xml:space="preserve">the </w:t>
      </w:r>
      <w:r w:rsidRPr="00580401">
        <w:rPr>
          <w:sz w:val="22"/>
          <w:lang w:val="en-US"/>
        </w:rPr>
        <w:t xml:space="preserve">art practice consists in preparing coke powders at the final expected particle size (~15µm) and then extruding a not-so-dense block. During baking and </w:t>
      </w:r>
      <w:r w:rsidR="00DB200C" w:rsidRPr="00580401">
        <w:rPr>
          <w:sz w:val="22"/>
          <w:lang w:val="en-US"/>
        </w:rPr>
        <w:t>graphitization in Acheson furnaces so without pressure and with blocks indirectly heated by the pack</w:t>
      </w:r>
      <w:r w:rsidR="00AF5A55" w:rsidRPr="00580401">
        <w:rPr>
          <w:sz w:val="22"/>
          <w:lang w:val="en-US"/>
        </w:rPr>
        <w:t>, the binder and the cataly</w:t>
      </w:r>
      <w:r w:rsidR="00542A6D" w:rsidRPr="00580401">
        <w:rPr>
          <w:sz w:val="22"/>
          <w:lang w:val="en-US"/>
        </w:rPr>
        <w:t>st</w:t>
      </w:r>
      <w:r w:rsidRPr="00580401">
        <w:rPr>
          <w:sz w:val="22"/>
          <w:lang w:val="en-US"/>
        </w:rPr>
        <w:t xml:space="preserve"> will evaporate, then leaving a </w:t>
      </w:r>
      <w:r w:rsidR="00D54E66" w:rsidRPr="00580401">
        <w:rPr>
          <w:sz w:val="22"/>
          <w:lang w:val="en-US"/>
        </w:rPr>
        <w:t xml:space="preserve">graphite </w:t>
      </w:r>
      <w:r w:rsidRPr="00580401">
        <w:rPr>
          <w:sz w:val="22"/>
          <w:lang w:val="en-US"/>
        </w:rPr>
        <w:t xml:space="preserve">block that is very light and fragile. The </w:t>
      </w:r>
      <w:proofErr w:type="spellStart"/>
      <w:r w:rsidR="00DB200C" w:rsidRPr="00580401">
        <w:rPr>
          <w:sz w:val="22"/>
          <w:lang w:val="en-US"/>
        </w:rPr>
        <w:t>micronization</w:t>
      </w:r>
      <w:proofErr w:type="spellEnd"/>
      <w:r w:rsidR="00DB200C" w:rsidRPr="00580401">
        <w:rPr>
          <w:sz w:val="22"/>
          <w:lang w:val="en-US"/>
        </w:rPr>
        <w:t xml:space="preserve"> </w:t>
      </w:r>
      <w:r w:rsidRPr="00580401">
        <w:rPr>
          <w:sz w:val="22"/>
          <w:lang w:val="en-US"/>
        </w:rPr>
        <w:t xml:space="preserve">will be </w:t>
      </w:r>
      <w:r w:rsidR="00D65366" w:rsidRPr="00580401">
        <w:rPr>
          <w:sz w:val="22"/>
          <w:lang w:val="en-US"/>
        </w:rPr>
        <w:t xml:space="preserve">made </w:t>
      </w:r>
      <w:r w:rsidRPr="00580401">
        <w:rPr>
          <w:sz w:val="22"/>
          <w:lang w:val="en-US"/>
        </w:rPr>
        <w:t xml:space="preserve">easier and not so </w:t>
      </w:r>
      <w:r w:rsidR="00D65366" w:rsidRPr="00580401">
        <w:rPr>
          <w:sz w:val="22"/>
          <w:lang w:val="en-US"/>
        </w:rPr>
        <w:t xml:space="preserve">traumatic for the final anode materials products. </w:t>
      </w:r>
    </w:p>
    <w:p w14:paraId="192562E3" w14:textId="77777777" w:rsidR="00D65366" w:rsidRPr="00580401" w:rsidRDefault="00D65366" w:rsidP="00B7753D">
      <w:pPr>
        <w:pStyle w:val="ITAbsatzohneNr"/>
        <w:jc w:val="both"/>
        <w:rPr>
          <w:sz w:val="22"/>
          <w:lang w:val="en-US"/>
        </w:rPr>
      </w:pPr>
    </w:p>
    <w:p w14:paraId="192562E4" w14:textId="77777777" w:rsidR="00D65366" w:rsidRPr="00580401" w:rsidRDefault="00D65366" w:rsidP="00B7753D">
      <w:pPr>
        <w:pStyle w:val="ITAbsatzohneNr"/>
        <w:jc w:val="both"/>
        <w:rPr>
          <w:sz w:val="22"/>
          <w:lang w:val="en-US"/>
        </w:rPr>
      </w:pPr>
      <w:r w:rsidRPr="00580401">
        <w:rPr>
          <w:sz w:val="22"/>
          <w:lang w:val="en-US"/>
        </w:rPr>
        <w:t>The challenge come</w:t>
      </w:r>
      <w:r w:rsidR="002C0A10" w:rsidRPr="00580401">
        <w:rPr>
          <w:sz w:val="22"/>
          <w:lang w:val="en-US"/>
        </w:rPr>
        <w:t>s</w:t>
      </w:r>
      <w:r w:rsidRPr="00580401">
        <w:rPr>
          <w:sz w:val="22"/>
          <w:lang w:val="en-US"/>
        </w:rPr>
        <w:t xml:space="preserve"> from the following technical locks:</w:t>
      </w:r>
    </w:p>
    <w:p w14:paraId="192562E5" w14:textId="77777777" w:rsidR="00284A8E" w:rsidRPr="00580401" w:rsidRDefault="00284A8E" w:rsidP="0058647D">
      <w:pPr>
        <w:pStyle w:val="ITAbsatzohneNr"/>
        <w:numPr>
          <w:ilvl w:val="0"/>
          <w:numId w:val="17"/>
        </w:numPr>
        <w:jc w:val="both"/>
        <w:rPr>
          <w:sz w:val="22"/>
          <w:lang w:val="en-US"/>
        </w:rPr>
      </w:pPr>
      <w:r w:rsidRPr="00580401">
        <w:rPr>
          <w:sz w:val="22"/>
          <w:lang w:val="en-US"/>
        </w:rPr>
        <w:t xml:space="preserve">Considering the exceptionally large quantity of pitch that will </w:t>
      </w:r>
      <w:r w:rsidR="002C0A10" w:rsidRPr="00580401">
        <w:rPr>
          <w:sz w:val="22"/>
          <w:lang w:val="en-US"/>
        </w:rPr>
        <w:t xml:space="preserve">be </w:t>
      </w:r>
      <w:proofErr w:type="spellStart"/>
      <w:r w:rsidR="002C0A10" w:rsidRPr="00580401">
        <w:rPr>
          <w:sz w:val="22"/>
          <w:lang w:val="en-US"/>
        </w:rPr>
        <w:t>cokefied</w:t>
      </w:r>
      <w:proofErr w:type="spellEnd"/>
      <w:r w:rsidR="002C0A10" w:rsidRPr="00580401">
        <w:rPr>
          <w:sz w:val="22"/>
          <w:lang w:val="en-US"/>
        </w:rPr>
        <w:t xml:space="preserve"> </w:t>
      </w:r>
      <w:r w:rsidRPr="00580401">
        <w:rPr>
          <w:sz w:val="22"/>
          <w:lang w:val="en-US"/>
        </w:rPr>
        <w:t xml:space="preserve">during baking, </w:t>
      </w:r>
      <w:r w:rsidR="002C0A10" w:rsidRPr="00580401">
        <w:rPr>
          <w:sz w:val="22"/>
          <w:lang w:val="en-US"/>
        </w:rPr>
        <w:t xml:space="preserve">the </w:t>
      </w:r>
      <w:r w:rsidRPr="00580401">
        <w:rPr>
          <w:sz w:val="22"/>
          <w:lang w:val="en-US"/>
        </w:rPr>
        <w:t>risk of pitch fume inflammation during baking is high.</w:t>
      </w:r>
    </w:p>
    <w:p w14:paraId="192562E6" w14:textId="77777777" w:rsidR="00487282" w:rsidRPr="00580401" w:rsidRDefault="00D65366" w:rsidP="0058647D">
      <w:pPr>
        <w:pStyle w:val="ITAbsatzohneNr"/>
        <w:numPr>
          <w:ilvl w:val="0"/>
          <w:numId w:val="17"/>
        </w:numPr>
        <w:jc w:val="both"/>
        <w:rPr>
          <w:sz w:val="22"/>
          <w:lang w:val="en-US"/>
        </w:rPr>
      </w:pPr>
      <w:r w:rsidRPr="00580401">
        <w:rPr>
          <w:sz w:val="22"/>
          <w:lang w:val="en-US"/>
        </w:rPr>
        <w:t xml:space="preserve">Low density goes with low mechanical properties, </w:t>
      </w:r>
      <w:r w:rsidR="002C0A10" w:rsidRPr="00580401">
        <w:rPr>
          <w:sz w:val="22"/>
          <w:lang w:val="en-US"/>
        </w:rPr>
        <w:t>when to</w:t>
      </w:r>
      <w:r w:rsidRPr="00580401">
        <w:rPr>
          <w:sz w:val="22"/>
          <w:lang w:val="en-US"/>
        </w:rPr>
        <w:t xml:space="preserve"> ensure </w:t>
      </w:r>
      <w:r w:rsidR="002C0A10" w:rsidRPr="00580401">
        <w:rPr>
          <w:sz w:val="22"/>
          <w:lang w:val="en-US"/>
        </w:rPr>
        <w:t xml:space="preserve">the </w:t>
      </w:r>
      <w:r w:rsidR="00D54E66" w:rsidRPr="00580401">
        <w:rPr>
          <w:sz w:val="22"/>
          <w:lang w:val="en-US"/>
        </w:rPr>
        <w:t xml:space="preserve">electric </w:t>
      </w:r>
      <w:r w:rsidRPr="00580401">
        <w:rPr>
          <w:sz w:val="22"/>
          <w:lang w:val="en-US"/>
        </w:rPr>
        <w:t xml:space="preserve">current conductivity </w:t>
      </w:r>
      <w:r w:rsidR="002C0A10" w:rsidRPr="00580401">
        <w:rPr>
          <w:sz w:val="22"/>
          <w:lang w:val="en-US"/>
        </w:rPr>
        <w:t xml:space="preserve">the </w:t>
      </w:r>
      <w:r w:rsidRPr="00580401">
        <w:rPr>
          <w:sz w:val="22"/>
          <w:lang w:val="en-US"/>
        </w:rPr>
        <w:t xml:space="preserve">blocks must be put under </w:t>
      </w:r>
      <w:r w:rsidR="002C0A10" w:rsidRPr="00580401">
        <w:rPr>
          <w:sz w:val="22"/>
          <w:lang w:val="en-US"/>
        </w:rPr>
        <w:t xml:space="preserve">high </w:t>
      </w:r>
      <w:r w:rsidRPr="00580401">
        <w:rPr>
          <w:sz w:val="22"/>
          <w:lang w:val="en-US"/>
        </w:rPr>
        <w:t xml:space="preserve">pressure in the LWG technology. </w:t>
      </w:r>
      <w:r w:rsidR="002C0A10" w:rsidRPr="00580401">
        <w:rPr>
          <w:sz w:val="22"/>
          <w:lang w:val="en-US"/>
        </w:rPr>
        <w:t>It will be mandatory to establish new operating conditions to ensure that the current will be homogeneously distributed in the blocks and that the pressure will not mechanically damage the blocks.</w:t>
      </w:r>
    </w:p>
    <w:p w14:paraId="192562E7" w14:textId="77777777" w:rsidR="00D54E66" w:rsidRPr="00580401" w:rsidRDefault="0023463D" w:rsidP="0058647D">
      <w:pPr>
        <w:pStyle w:val="ITAbsatzohneNr"/>
        <w:numPr>
          <w:ilvl w:val="0"/>
          <w:numId w:val="17"/>
        </w:numPr>
        <w:jc w:val="both"/>
        <w:rPr>
          <w:sz w:val="22"/>
          <w:lang w:val="en-US"/>
        </w:rPr>
      </w:pPr>
      <w:r w:rsidRPr="00580401">
        <w:rPr>
          <w:sz w:val="22"/>
          <w:lang w:val="en-US"/>
        </w:rPr>
        <w:t>Developing milling and grinding techni</w:t>
      </w:r>
      <w:r w:rsidR="002C0A10" w:rsidRPr="00580401">
        <w:rPr>
          <w:sz w:val="22"/>
          <w:lang w:val="en-US"/>
        </w:rPr>
        <w:t>cs</w:t>
      </w:r>
      <w:r w:rsidRPr="00580401">
        <w:rPr>
          <w:sz w:val="22"/>
          <w:lang w:val="en-US"/>
        </w:rPr>
        <w:t xml:space="preserve"> </w:t>
      </w:r>
      <w:r w:rsidR="00D54E66" w:rsidRPr="00580401">
        <w:rPr>
          <w:sz w:val="22"/>
          <w:lang w:val="en-US"/>
        </w:rPr>
        <w:t xml:space="preserve">of graphite blocks </w:t>
      </w:r>
      <w:r w:rsidRPr="00580401">
        <w:rPr>
          <w:sz w:val="22"/>
          <w:lang w:val="en-US"/>
        </w:rPr>
        <w:t xml:space="preserve">that </w:t>
      </w:r>
      <w:r w:rsidR="00D54E66" w:rsidRPr="00580401">
        <w:rPr>
          <w:sz w:val="22"/>
          <w:lang w:val="en-US"/>
        </w:rPr>
        <w:t>would</w:t>
      </w:r>
      <w:r w:rsidR="007F6378" w:rsidRPr="00580401">
        <w:rPr>
          <w:sz w:val="22"/>
          <w:lang w:val="en-US"/>
        </w:rPr>
        <w:t>:</w:t>
      </w:r>
      <w:r w:rsidR="00D54E66" w:rsidRPr="00580401">
        <w:rPr>
          <w:sz w:val="22"/>
          <w:lang w:val="en-US"/>
        </w:rPr>
        <w:t xml:space="preserve"> </w:t>
      </w:r>
    </w:p>
    <w:p w14:paraId="192562E8" w14:textId="77777777" w:rsidR="00D54E66" w:rsidRPr="00580401" w:rsidRDefault="00D54E66" w:rsidP="0058647D">
      <w:pPr>
        <w:pStyle w:val="ITAbsatzohneNr"/>
        <w:numPr>
          <w:ilvl w:val="1"/>
          <w:numId w:val="17"/>
        </w:numPr>
        <w:jc w:val="both"/>
        <w:rPr>
          <w:sz w:val="22"/>
          <w:lang w:val="en-US"/>
        </w:rPr>
      </w:pPr>
      <w:r w:rsidRPr="00580401">
        <w:rPr>
          <w:sz w:val="22"/>
          <w:lang w:val="en-US"/>
        </w:rPr>
        <w:t xml:space="preserve">protect the cost advantage of the LWG technology up to </w:t>
      </w:r>
      <w:r w:rsidR="0023463D" w:rsidRPr="00580401">
        <w:rPr>
          <w:sz w:val="22"/>
          <w:lang w:val="en-US"/>
        </w:rPr>
        <w:t xml:space="preserve">the expected </w:t>
      </w:r>
      <w:r w:rsidRPr="00580401">
        <w:rPr>
          <w:sz w:val="22"/>
          <w:lang w:val="en-US"/>
        </w:rPr>
        <w:t xml:space="preserve">shape and </w:t>
      </w:r>
      <w:r w:rsidR="0023463D" w:rsidRPr="00580401">
        <w:rPr>
          <w:sz w:val="22"/>
          <w:lang w:val="en-US"/>
        </w:rPr>
        <w:t xml:space="preserve">particle size </w:t>
      </w:r>
      <w:r w:rsidR="00B7753D" w:rsidRPr="00580401">
        <w:rPr>
          <w:sz w:val="22"/>
          <w:lang w:val="en-US"/>
        </w:rPr>
        <w:t>distribution</w:t>
      </w:r>
      <w:r w:rsidRPr="00580401">
        <w:rPr>
          <w:sz w:val="22"/>
          <w:lang w:val="en-US"/>
        </w:rPr>
        <w:t xml:space="preserve"> of anode materials</w:t>
      </w:r>
      <w:r w:rsidR="006C66BE" w:rsidRPr="00580401">
        <w:rPr>
          <w:sz w:val="22"/>
          <w:lang w:val="en-US"/>
        </w:rPr>
        <w:t xml:space="preserve"> for </w:t>
      </w:r>
      <w:proofErr w:type="spellStart"/>
      <w:r w:rsidR="006C66BE" w:rsidRPr="00580401">
        <w:rPr>
          <w:sz w:val="22"/>
          <w:lang w:val="en-US"/>
        </w:rPr>
        <w:t>LiB</w:t>
      </w:r>
      <w:r w:rsidRPr="00580401">
        <w:rPr>
          <w:sz w:val="22"/>
          <w:lang w:val="en-US"/>
        </w:rPr>
        <w:t>.</w:t>
      </w:r>
      <w:proofErr w:type="spellEnd"/>
      <w:r w:rsidRPr="00580401">
        <w:rPr>
          <w:sz w:val="22"/>
          <w:lang w:val="en-US"/>
        </w:rPr>
        <w:t xml:space="preserve"> The cost advantage of this innovative route to market requires a </w:t>
      </w:r>
      <w:r w:rsidR="006C66BE" w:rsidRPr="00580401">
        <w:rPr>
          <w:sz w:val="22"/>
          <w:lang w:val="en-US"/>
        </w:rPr>
        <w:t xml:space="preserve">milling/grinding </w:t>
      </w:r>
      <w:r w:rsidRPr="00580401">
        <w:rPr>
          <w:sz w:val="22"/>
          <w:lang w:val="en-US"/>
        </w:rPr>
        <w:t>yield above 90%.</w:t>
      </w:r>
    </w:p>
    <w:p w14:paraId="192562E9" w14:textId="77777777" w:rsidR="00F67EA9" w:rsidRPr="00580401" w:rsidRDefault="002C0A10" w:rsidP="0058647D">
      <w:pPr>
        <w:pStyle w:val="ITAbsatzohneNr"/>
        <w:numPr>
          <w:ilvl w:val="1"/>
          <w:numId w:val="17"/>
        </w:numPr>
        <w:jc w:val="both"/>
        <w:rPr>
          <w:sz w:val="22"/>
          <w:lang w:val="en-US"/>
        </w:rPr>
      </w:pPr>
      <w:r w:rsidRPr="00580401">
        <w:rPr>
          <w:sz w:val="22"/>
          <w:lang w:val="en-US"/>
        </w:rPr>
        <w:t xml:space="preserve">avoid the </w:t>
      </w:r>
      <w:r w:rsidR="006C66BE" w:rsidRPr="00580401">
        <w:rPr>
          <w:sz w:val="22"/>
          <w:lang w:val="en-US"/>
        </w:rPr>
        <w:t>shaping (</w:t>
      </w:r>
      <w:proofErr w:type="spellStart"/>
      <w:r w:rsidR="006C66BE" w:rsidRPr="00580401">
        <w:rPr>
          <w:sz w:val="22"/>
          <w:lang w:val="en-US"/>
        </w:rPr>
        <w:t>spheoridization</w:t>
      </w:r>
      <w:proofErr w:type="spellEnd"/>
      <w:r w:rsidR="006C66BE" w:rsidRPr="00580401">
        <w:rPr>
          <w:sz w:val="22"/>
          <w:lang w:val="en-US"/>
        </w:rPr>
        <w:t>)</w:t>
      </w:r>
      <w:r w:rsidRPr="00580401">
        <w:rPr>
          <w:sz w:val="22"/>
          <w:lang w:val="en-US"/>
        </w:rPr>
        <w:t xml:space="preserve"> and coating operations mandatory with natural graphite</w:t>
      </w:r>
      <w:r w:rsidR="009357B9" w:rsidRPr="00580401">
        <w:rPr>
          <w:sz w:val="22"/>
          <w:lang w:val="en-US"/>
        </w:rPr>
        <w:t xml:space="preserve"> and often implemented for synthetic graphite using the Acheson powder to powder route</w:t>
      </w:r>
      <w:r w:rsidR="0023463D" w:rsidRPr="00580401">
        <w:rPr>
          <w:sz w:val="22"/>
          <w:lang w:val="en-US"/>
        </w:rPr>
        <w:t xml:space="preserve">. </w:t>
      </w:r>
    </w:p>
    <w:p w14:paraId="192562EA" w14:textId="77777777" w:rsidR="0023463D" w:rsidRPr="00580401" w:rsidRDefault="0023463D" w:rsidP="00B7753D">
      <w:pPr>
        <w:pStyle w:val="ITAbsatzohneNr"/>
        <w:ind w:left="720"/>
        <w:jc w:val="both"/>
        <w:rPr>
          <w:sz w:val="22"/>
          <w:lang w:val="en-US"/>
        </w:rPr>
      </w:pPr>
    </w:p>
    <w:p w14:paraId="192562EB" w14:textId="77777777" w:rsidR="00487282" w:rsidRPr="00580401" w:rsidRDefault="00487282" w:rsidP="00B7753D">
      <w:pPr>
        <w:pStyle w:val="ITAbsatzohneNr"/>
        <w:jc w:val="both"/>
        <w:rPr>
          <w:sz w:val="22"/>
          <w:u w:val="single"/>
          <w:lang w:val="en-US"/>
        </w:rPr>
      </w:pPr>
    </w:p>
    <w:p w14:paraId="192562EC" w14:textId="77777777" w:rsidR="00D65366" w:rsidRPr="00580401" w:rsidRDefault="00D65366" w:rsidP="00C032C2">
      <w:pPr>
        <w:pStyle w:val="ITAbsatzohneNr"/>
        <w:jc w:val="both"/>
        <w:rPr>
          <w:sz w:val="22"/>
          <w:lang w:val="en-US"/>
        </w:rPr>
      </w:pPr>
      <w:r w:rsidRPr="00580401">
        <w:rPr>
          <w:b/>
          <w:sz w:val="22"/>
          <w:u w:val="single"/>
          <w:lang w:val="en-US"/>
        </w:rPr>
        <w:t>Third technical lock</w:t>
      </w:r>
      <w:r w:rsidRPr="00580401">
        <w:rPr>
          <w:sz w:val="22"/>
          <w:u w:val="single"/>
          <w:lang w:val="en-US"/>
        </w:rPr>
        <w:t>:</w:t>
      </w:r>
      <w:r w:rsidRPr="00580401">
        <w:rPr>
          <w:sz w:val="22"/>
          <w:lang w:val="en-US"/>
        </w:rPr>
        <w:t xml:space="preserve"> Evacuation of the catalys</w:t>
      </w:r>
      <w:r w:rsidR="002C0A10" w:rsidRPr="00580401">
        <w:rPr>
          <w:sz w:val="22"/>
          <w:lang w:val="en-US"/>
        </w:rPr>
        <w:t>t</w:t>
      </w:r>
      <w:r w:rsidRPr="00580401">
        <w:rPr>
          <w:sz w:val="22"/>
          <w:lang w:val="en-US"/>
        </w:rPr>
        <w:t xml:space="preserve"> </w:t>
      </w:r>
      <w:r w:rsidR="00C032C2" w:rsidRPr="00580401">
        <w:rPr>
          <w:sz w:val="22"/>
          <w:lang w:val="en-US"/>
        </w:rPr>
        <w:t xml:space="preserve">during the graphitization </w:t>
      </w:r>
      <w:r w:rsidRPr="00580401">
        <w:rPr>
          <w:sz w:val="22"/>
          <w:lang w:val="en-US"/>
        </w:rPr>
        <w:t xml:space="preserve">and recycling of </w:t>
      </w:r>
      <w:r w:rsidR="002C0A10" w:rsidRPr="00580401">
        <w:rPr>
          <w:sz w:val="22"/>
          <w:lang w:val="en-US"/>
        </w:rPr>
        <w:t>the</w:t>
      </w:r>
      <w:r w:rsidRPr="00580401">
        <w:rPr>
          <w:sz w:val="22"/>
          <w:lang w:val="en-US"/>
        </w:rPr>
        <w:t xml:space="preserve"> pack </w:t>
      </w:r>
      <w:r w:rsidR="00C032C2" w:rsidRPr="00580401">
        <w:rPr>
          <w:sz w:val="22"/>
          <w:lang w:val="en-US"/>
        </w:rPr>
        <w:t>to reduce waste</w:t>
      </w:r>
    </w:p>
    <w:p w14:paraId="192562ED" w14:textId="77777777" w:rsidR="00D65366" w:rsidRPr="00580401" w:rsidRDefault="00D65366" w:rsidP="00B7753D">
      <w:pPr>
        <w:pStyle w:val="ListParagraph"/>
        <w:jc w:val="both"/>
        <w:rPr>
          <w:sz w:val="22"/>
          <w:lang w:val="en-US"/>
        </w:rPr>
      </w:pPr>
    </w:p>
    <w:p w14:paraId="192562EE" w14:textId="77777777" w:rsidR="00D65366" w:rsidRPr="00580401" w:rsidRDefault="00D65366" w:rsidP="00B7753D">
      <w:pPr>
        <w:jc w:val="both"/>
        <w:rPr>
          <w:sz w:val="22"/>
          <w:lang w:val="en-US"/>
        </w:rPr>
      </w:pPr>
      <w:r w:rsidRPr="00580401">
        <w:rPr>
          <w:sz w:val="22"/>
          <w:lang w:val="en-US"/>
        </w:rPr>
        <w:t xml:space="preserve">In order to ensure good product performance, </w:t>
      </w:r>
      <w:r w:rsidR="009357B9" w:rsidRPr="00580401">
        <w:rPr>
          <w:sz w:val="22"/>
          <w:lang w:val="en-US"/>
        </w:rPr>
        <w:t xml:space="preserve">synthetic </w:t>
      </w:r>
      <w:r w:rsidRPr="00580401">
        <w:rPr>
          <w:sz w:val="22"/>
          <w:lang w:val="en-US"/>
        </w:rPr>
        <w:t>graphite for anode materials must be very homogeneous with a very high purity (</w:t>
      </w:r>
      <w:r w:rsidR="002C0A10" w:rsidRPr="00580401">
        <w:rPr>
          <w:sz w:val="22"/>
          <w:lang w:val="en-US"/>
        </w:rPr>
        <w:t>&gt;</w:t>
      </w:r>
      <w:r w:rsidRPr="00580401">
        <w:rPr>
          <w:sz w:val="22"/>
          <w:lang w:val="en-US"/>
        </w:rPr>
        <w:t xml:space="preserve">99.99%). Therefore, impurities are not accepted. </w:t>
      </w:r>
    </w:p>
    <w:p w14:paraId="192562EF" w14:textId="77777777" w:rsidR="00D65366" w:rsidRPr="00580401" w:rsidRDefault="00D65366" w:rsidP="00B7753D">
      <w:pPr>
        <w:pStyle w:val="ITAbsatzohneNr"/>
        <w:jc w:val="both"/>
        <w:rPr>
          <w:sz w:val="22"/>
          <w:lang w:val="en-US"/>
        </w:rPr>
      </w:pPr>
    </w:p>
    <w:p w14:paraId="192562F0" w14:textId="77777777" w:rsidR="00487282" w:rsidRPr="00580401" w:rsidRDefault="00AF5A55" w:rsidP="00B7753D">
      <w:pPr>
        <w:pStyle w:val="ITAbsatzohneNr"/>
        <w:jc w:val="both"/>
        <w:rPr>
          <w:sz w:val="22"/>
          <w:lang w:val="en-US"/>
        </w:rPr>
      </w:pPr>
      <w:r w:rsidRPr="00580401">
        <w:rPr>
          <w:sz w:val="22"/>
          <w:lang w:val="en-US"/>
        </w:rPr>
        <w:t>First of all, w</w:t>
      </w:r>
      <w:r w:rsidR="0022781E" w:rsidRPr="00580401">
        <w:rPr>
          <w:sz w:val="22"/>
          <w:lang w:val="en-US"/>
        </w:rPr>
        <w:t>ith the LWG technology, the product is heated by the center</w:t>
      </w:r>
      <w:r w:rsidRPr="00580401">
        <w:rPr>
          <w:sz w:val="22"/>
          <w:lang w:val="en-US"/>
        </w:rPr>
        <w:t xml:space="preserve">. The pack around the product is therefore cooler than the </w:t>
      </w:r>
      <w:r w:rsidR="001058E4" w:rsidRPr="00580401">
        <w:rPr>
          <w:sz w:val="22"/>
          <w:lang w:val="en-US"/>
        </w:rPr>
        <w:t xml:space="preserve">core </w:t>
      </w:r>
      <w:r w:rsidRPr="00580401">
        <w:rPr>
          <w:sz w:val="22"/>
          <w:lang w:val="en-US"/>
        </w:rPr>
        <w:t>product itself. T</w:t>
      </w:r>
      <w:r w:rsidR="0022781E" w:rsidRPr="00580401">
        <w:rPr>
          <w:sz w:val="22"/>
          <w:lang w:val="en-US"/>
        </w:rPr>
        <w:t xml:space="preserve">he evacuation of the </w:t>
      </w:r>
      <w:r w:rsidRPr="00580401">
        <w:rPr>
          <w:sz w:val="22"/>
          <w:lang w:val="en-US"/>
        </w:rPr>
        <w:t>cataly</w:t>
      </w:r>
      <w:r w:rsidR="00453867" w:rsidRPr="00580401">
        <w:rPr>
          <w:sz w:val="22"/>
          <w:lang w:val="en-US"/>
        </w:rPr>
        <w:t>st</w:t>
      </w:r>
      <w:r w:rsidRPr="00580401">
        <w:rPr>
          <w:sz w:val="22"/>
          <w:lang w:val="en-US"/>
        </w:rPr>
        <w:t xml:space="preserve"> </w:t>
      </w:r>
      <w:r w:rsidR="005B50B5" w:rsidRPr="00580401">
        <w:rPr>
          <w:sz w:val="22"/>
          <w:lang w:val="en-US"/>
        </w:rPr>
        <w:t>becomes</w:t>
      </w:r>
      <w:r w:rsidRPr="00580401">
        <w:rPr>
          <w:sz w:val="22"/>
          <w:lang w:val="en-US"/>
        </w:rPr>
        <w:t xml:space="preserve"> difficult because the cataly</w:t>
      </w:r>
      <w:r w:rsidR="00453867" w:rsidRPr="00580401">
        <w:rPr>
          <w:sz w:val="22"/>
          <w:lang w:val="en-US"/>
        </w:rPr>
        <w:t>st</w:t>
      </w:r>
      <w:r w:rsidRPr="00580401">
        <w:rPr>
          <w:sz w:val="22"/>
          <w:lang w:val="en-US"/>
        </w:rPr>
        <w:t xml:space="preserve"> tend</w:t>
      </w:r>
      <w:r w:rsidR="00453867" w:rsidRPr="00580401">
        <w:rPr>
          <w:sz w:val="22"/>
          <w:lang w:val="en-US"/>
        </w:rPr>
        <w:t>s</w:t>
      </w:r>
      <w:r w:rsidRPr="00580401">
        <w:rPr>
          <w:sz w:val="22"/>
          <w:lang w:val="en-US"/>
        </w:rPr>
        <w:t xml:space="preserve"> to evaporate from the center but </w:t>
      </w:r>
      <w:r w:rsidR="00FB3DBF" w:rsidRPr="00580401">
        <w:rPr>
          <w:sz w:val="22"/>
          <w:lang w:val="en-US"/>
        </w:rPr>
        <w:t>re</w:t>
      </w:r>
      <w:r w:rsidR="001058E4" w:rsidRPr="00580401">
        <w:rPr>
          <w:sz w:val="22"/>
          <w:lang w:val="en-US"/>
        </w:rPr>
        <w:t>-</w:t>
      </w:r>
      <w:r w:rsidR="00FB3DBF" w:rsidRPr="00580401">
        <w:rPr>
          <w:sz w:val="22"/>
          <w:lang w:val="en-US"/>
        </w:rPr>
        <w:t>condensates</w:t>
      </w:r>
      <w:r w:rsidRPr="00580401">
        <w:rPr>
          <w:sz w:val="22"/>
          <w:lang w:val="en-US"/>
        </w:rPr>
        <w:t xml:space="preserve"> </w:t>
      </w:r>
      <w:r w:rsidR="00453867" w:rsidRPr="00580401">
        <w:rPr>
          <w:sz w:val="22"/>
          <w:lang w:val="en-US"/>
        </w:rPr>
        <w:t>somewhere depending on the temperature isotherms either at the periphery</w:t>
      </w:r>
      <w:r w:rsidRPr="00580401">
        <w:rPr>
          <w:sz w:val="22"/>
          <w:lang w:val="en-US"/>
        </w:rPr>
        <w:t xml:space="preserve"> of the product </w:t>
      </w:r>
      <w:r w:rsidR="00453867" w:rsidRPr="00580401">
        <w:rPr>
          <w:sz w:val="22"/>
          <w:lang w:val="en-US"/>
        </w:rPr>
        <w:t xml:space="preserve">or more probably </w:t>
      </w:r>
      <w:r w:rsidRPr="00580401">
        <w:rPr>
          <w:sz w:val="22"/>
          <w:lang w:val="en-US"/>
        </w:rPr>
        <w:t xml:space="preserve">at </w:t>
      </w:r>
      <w:r w:rsidR="00453867" w:rsidRPr="00580401">
        <w:rPr>
          <w:sz w:val="22"/>
          <w:lang w:val="en-US"/>
        </w:rPr>
        <w:t xml:space="preserve">a certain level in </w:t>
      </w:r>
      <w:r w:rsidRPr="00580401">
        <w:rPr>
          <w:sz w:val="22"/>
          <w:lang w:val="en-US"/>
        </w:rPr>
        <w:t xml:space="preserve">the cooler pack. The impurities are therefore higher on the block outskirts.  </w:t>
      </w:r>
    </w:p>
    <w:p w14:paraId="192562F1" w14:textId="77777777" w:rsidR="00AF5A55" w:rsidRPr="00580401" w:rsidRDefault="00AF5A55" w:rsidP="00B7753D">
      <w:pPr>
        <w:pStyle w:val="ITAbsatzohneNr"/>
        <w:jc w:val="both"/>
        <w:rPr>
          <w:sz w:val="22"/>
          <w:lang w:val="en-US"/>
        </w:rPr>
      </w:pPr>
    </w:p>
    <w:p w14:paraId="192562F2" w14:textId="77777777" w:rsidR="00AF5A55" w:rsidRPr="00580401" w:rsidRDefault="00AF5A55" w:rsidP="00B7753D">
      <w:pPr>
        <w:pStyle w:val="ITAbsatzohneNr"/>
        <w:jc w:val="both"/>
        <w:rPr>
          <w:sz w:val="22"/>
          <w:lang w:val="en-US"/>
        </w:rPr>
      </w:pPr>
      <w:r w:rsidRPr="00580401">
        <w:rPr>
          <w:sz w:val="22"/>
          <w:lang w:val="en-US"/>
        </w:rPr>
        <w:t>Second, the thermal balance of the furnace will cause reactions between the carbon of the pack and the exhaust</w:t>
      </w:r>
      <w:r w:rsidR="00453867" w:rsidRPr="00580401">
        <w:rPr>
          <w:sz w:val="22"/>
          <w:lang w:val="en-US"/>
        </w:rPr>
        <w:t>ed</w:t>
      </w:r>
      <w:r w:rsidRPr="00580401">
        <w:rPr>
          <w:sz w:val="22"/>
          <w:lang w:val="en-US"/>
        </w:rPr>
        <w:t xml:space="preserve"> cataly</w:t>
      </w:r>
      <w:r w:rsidR="00453867" w:rsidRPr="00580401">
        <w:rPr>
          <w:sz w:val="22"/>
          <w:lang w:val="en-US"/>
        </w:rPr>
        <w:t>st</w:t>
      </w:r>
      <w:r w:rsidRPr="00580401">
        <w:rPr>
          <w:sz w:val="22"/>
          <w:lang w:val="en-US"/>
        </w:rPr>
        <w:t xml:space="preserve">. This </w:t>
      </w:r>
      <w:r w:rsidR="00453867" w:rsidRPr="00580401">
        <w:rPr>
          <w:sz w:val="22"/>
          <w:lang w:val="en-US"/>
        </w:rPr>
        <w:t>will</w:t>
      </w:r>
      <w:r w:rsidRPr="00580401">
        <w:rPr>
          <w:sz w:val="22"/>
          <w:lang w:val="en-US"/>
        </w:rPr>
        <w:t xml:space="preserve"> create hard agg</w:t>
      </w:r>
      <w:r w:rsidR="00FB3DBF" w:rsidRPr="00580401">
        <w:rPr>
          <w:sz w:val="22"/>
          <w:lang w:val="en-US"/>
        </w:rPr>
        <w:t xml:space="preserve">lomerates that pollute the pack, </w:t>
      </w:r>
      <w:r w:rsidRPr="00580401">
        <w:rPr>
          <w:sz w:val="22"/>
          <w:lang w:val="en-US"/>
        </w:rPr>
        <w:t xml:space="preserve">generate </w:t>
      </w:r>
      <w:r w:rsidR="00453867" w:rsidRPr="00580401">
        <w:rPr>
          <w:sz w:val="22"/>
          <w:lang w:val="en-US"/>
        </w:rPr>
        <w:t xml:space="preserve">a tight crust in the pack </w:t>
      </w:r>
      <w:r w:rsidR="00DB200C" w:rsidRPr="00580401">
        <w:rPr>
          <w:sz w:val="22"/>
          <w:lang w:val="en-US"/>
        </w:rPr>
        <w:t>and create</w:t>
      </w:r>
      <w:r w:rsidR="00453867" w:rsidRPr="00580401">
        <w:rPr>
          <w:sz w:val="22"/>
          <w:lang w:val="en-US"/>
        </w:rPr>
        <w:t xml:space="preserve"> </w:t>
      </w:r>
      <w:r w:rsidRPr="00580401">
        <w:rPr>
          <w:sz w:val="22"/>
          <w:lang w:val="en-US"/>
        </w:rPr>
        <w:t>potential gas pockets</w:t>
      </w:r>
      <w:r w:rsidR="00FB3DBF" w:rsidRPr="00580401">
        <w:rPr>
          <w:sz w:val="22"/>
          <w:lang w:val="en-US"/>
        </w:rPr>
        <w:t xml:space="preserve"> (generating therefore safety issues that will have to be overcome)</w:t>
      </w:r>
      <w:r w:rsidRPr="00580401">
        <w:rPr>
          <w:sz w:val="22"/>
          <w:lang w:val="en-US"/>
        </w:rPr>
        <w:t xml:space="preserve">. </w:t>
      </w:r>
    </w:p>
    <w:p w14:paraId="192562F3" w14:textId="77777777" w:rsidR="00AF5A55" w:rsidRPr="00580401" w:rsidRDefault="00AF5A55" w:rsidP="00B7753D">
      <w:pPr>
        <w:pStyle w:val="ITAbsatzohneNr"/>
        <w:jc w:val="both"/>
        <w:rPr>
          <w:sz w:val="22"/>
          <w:lang w:val="en-US"/>
        </w:rPr>
      </w:pPr>
    </w:p>
    <w:p w14:paraId="192562F4" w14:textId="77777777" w:rsidR="00AF5A55" w:rsidRPr="00580401" w:rsidRDefault="00AF5A55" w:rsidP="00B7753D">
      <w:pPr>
        <w:pStyle w:val="ITAbsatzohneNr"/>
        <w:jc w:val="both"/>
        <w:rPr>
          <w:sz w:val="22"/>
          <w:lang w:val="en-US"/>
        </w:rPr>
      </w:pPr>
      <w:r w:rsidRPr="00580401">
        <w:rPr>
          <w:sz w:val="22"/>
          <w:lang w:val="en-US"/>
        </w:rPr>
        <w:t>The challenge come</w:t>
      </w:r>
      <w:r w:rsidR="00453867" w:rsidRPr="00580401">
        <w:rPr>
          <w:sz w:val="22"/>
          <w:lang w:val="en-US"/>
        </w:rPr>
        <w:t>s</w:t>
      </w:r>
      <w:r w:rsidRPr="00580401">
        <w:rPr>
          <w:sz w:val="22"/>
          <w:lang w:val="en-US"/>
        </w:rPr>
        <w:t xml:space="preserve"> from the following technical locks:</w:t>
      </w:r>
    </w:p>
    <w:p w14:paraId="192562F5" w14:textId="77777777" w:rsidR="00AF5A55" w:rsidRPr="00580401" w:rsidRDefault="001058E4" w:rsidP="0058647D">
      <w:pPr>
        <w:pStyle w:val="ITAbsatzohneNr"/>
        <w:numPr>
          <w:ilvl w:val="0"/>
          <w:numId w:val="17"/>
        </w:numPr>
        <w:jc w:val="both"/>
        <w:rPr>
          <w:sz w:val="22"/>
          <w:lang w:val="en-US"/>
        </w:rPr>
      </w:pPr>
      <w:r w:rsidRPr="00580401">
        <w:rPr>
          <w:sz w:val="22"/>
          <w:lang w:val="en-US"/>
        </w:rPr>
        <w:t>e</w:t>
      </w:r>
      <w:r w:rsidR="00AF5A55" w:rsidRPr="00580401">
        <w:rPr>
          <w:sz w:val="22"/>
          <w:lang w:val="en-US"/>
        </w:rPr>
        <w:t xml:space="preserve">nsuring a complete </w:t>
      </w:r>
      <w:r w:rsidR="00453867" w:rsidRPr="00580401">
        <w:rPr>
          <w:sz w:val="22"/>
          <w:lang w:val="en-US"/>
        </w:rPr>
        <w:t xml:space="preserve">elimination </w:t>
      </w:r>
      <w:r w:rsidR="00AF5A55" w:rsidRPr="00580401">
        <w:rPr>
          <w:sz w:val="22"/>
          <w:lang w:val="en-US"/>
        </w:rPr>
        <w:t>of the cataly</w:t>
      </w:r>
      <w:r w:rsidR="00453867" w:rsidRPr="00580401">
        <w:rPr>
          <w:sz w:val="22"/>
          <w:lang w:val="en-US"/>
        </w:rPr>
        <w:t>st</w:t>
      </w:r>
      <w:r w:rsidR="00AF5A55" w:rsidRPr="00580401">
        <w:rPr>
          <w:sz w:val="22"/>
          <w:lang w:val="en-US"/>
        </w:rPr>
        <w:t xml:space="preserve"> with a by-design thermal difference between product and pack</w:t>
      </w:r>
      <w:r w:rsidR="00206CEE" w:rsidRPr="00580401">
        <w:rPr>
          <w:sz w:val="22"/>
          <w:lang w:val="en-US"/>
        </w:rPr>
        <w:t>.</w:t>
      </w:r>
    </w:p>
    <w:p w14:paraId="192562F6" w14:textId="77777777" w:rsidR="00AF5A55" w:rsidRPr="00580401" w:rsidRDefault="001058E4" w:rsidP="0058647D">
      <w:pPr>
        <w:pStyle w:val="ITAbsatzohneNr"/>
        <w:numPr>
          <w:ilvl w:val="0"/>
          <w:numId w:val="17"/>
        </w:numPr>
        <w:jc w:val="both"/>
        <w:rPr>
          <w:sz w:val="22"/>
          <w:lang w:val="en-US"/>
        </w:rPr>
      </w:pPr>
      <w:r w:rsidRPr="00580401">
        <w:rPr>
          <w:sz w:val="22"/>
          <w:lang w:val="en-US"/>
        </w:rPr>
        <w:t>m</w:t>
      </w:r>
      <w:r w:rsidR="00446B0D" w:rsidRPr="00580401">
        <w:rPr>
          <w:sz w:val="22"/>
          <w:lang w:val="en-US"/>
        </w:rPr>
        <w:t>astering the pack cleaning and recycling to ensure optimum thermal balance and cost control</w:t>
      </w:r>
      <w:r w:rsidR="00206CEE" w:rsidRPr="00580401">
        <w:rPr>
          <w:sz w:val="22"/>
          <w:lang w:val="en-US"/>
        </w:rPr>
        <w:t>.</w:t>
      </w:r>
    </w:p>
    <w:p w14:paraId="192562F7" w14:textId="32BD73D7" w:rsidR="00487282" w:rsidRDefault="00487282" w:rsidP="00B7753D">
      <w:pPr>
        <w:pStyle w:val="ITAbsatzohneNr"/>
        <w:jc w:val="both"/>
        <w:rPr>
          <w:sz w:val="22"/>
          <w:lang w:val="en-US"/>
        </w:rPr>
      </w:pPr>
    </w:p>
    <w:p w14:paraId="2911C0E5" w14:textId="11EE1001" w:rsidR="001376B9" w:rsidRDefault="001376B9" w:rsidP="00B7753D">
      <w:pPr>
        <w:pStyle w:val="ITAbsatzohneNr"/>
        <w:jc w:val="both"/>
        <w:rPr>
          <w:sz w:val="22"/>
          <w:lang w:val="en-US"/>
        </w:rPr>
      </w:pPr>
    </w:p>
    <w:p w14:paraId="74E8B1DA" w14:textId="022814DE" w:rsidR="001376B9" w:rsidRDefault="001376B9" w:rsidP="00B7753D">
      <w:pPr>
        <w:pStyle w:val="ITAbsatzohneNr"/>
        <w:jc w:val="both"/>
        <w:rPr>
          <w:sz w:val="22"/>
          <w:lang w:val="en-US"/>
        </w:rPr>
      </w:pPr>
    </w:p>
    <w:p w14:paraId="56B535E7" w14:textId="77777777" w:rsidR="001376B9" w:rsidRPr="00580401" w:rsidRDefault="001376B9" w:rsidP="00B7753D">
      <w:pPr>
        <w:pStyle w:val="ITAbsatzohneNr"/>
        <w:jc w:val="both"/>
        <w:rPr>
          <w:sz w:val="22"/>
          <w:lang w:val="en-US"/>
        </w:rPr>
      </w:pPr>
    </w:p>
    <w:p w14:paraId="192562F8" w14:textId="77777777" w:rsidR="00CE6E69" w:rsidRPr="00580401" w:rsidRDefault="000E32C1" w:rsidP="00D54E66">
      <w:pPr>
        <w:pStyle w:val="N3"/>
        <w:rPr>
          <w:lang w:val="en-US"/>
        </w:rPr>
      </w:pPr>
      <w:r w:rsidRPr="00580401">
        <w:rPr>
          <w:lang w:val="en-US"/>
        </w:rPr>
        <w:t xml:space="preserve">Articulation between </w:t>
      </w:r>
      <w:r w:rsidR="00533185" w:rsidRPr="00580401">
        <w:rPr>
          <w:lang w:val="en-US"/>
        </w:rPr>
        <w:t>“</w:t>
      </w:r>
      <w:r w:rsidRPr="00580401">
        <w:rPr>
          <w:lang w:val="en-US"/>
        </w:rPr>
        <w:t>R&amp;D P</w:t>
      </w:r>
      <w:r w:rsidR="001E0C44" w:rsidRPr="00580401">
        <w:rPr>
          <w:lang w:val="en-US"/>
        </w:rPr>
        <w:t>hase</w:t>
      </w:r>
      <w:r w:rsidR="00533185" w:rsidRPr="00580401">
        <w:rPr>
          <w:lang w:val="en-US"/>
        </w:rPr>
        <w:t>”</w:t>
      </w:r>
      <w:r w:rsidR="001E0C44" w:rsidRPr="00580401">
        <w:rPr>
          <w:lang w:val="en-US"/>
        </w:rPr>
        <w:t xml:space="preserve"> &amp;</w:t>
      </w:r>
      <w:r w:rsidRPr="00580401">
        <w:rPr>
          <w:lang w:val="en-US"/>
        </w:rPr>
        <w:t xml:space="preserve"> </w:t>
      </w:r>
      <w:r w:rsidR="00533185" w:rsidRPr="00580401">
        <w:rPr>
          <w:lang w:val="en-US"/>
        </w:rPr>
        <w:t>“</w:t>
      </w:r>
      <w:r w:rsidRPr="00580401">
        <w:rPr>
          <w:lang w:val="en-US"/>
        </w:rPr>
        <w:t>FID phase</w:t>
      </w:r>
      <w:r w:rsidR="00533185" w:rsidRPr="00580401">
        <w:rPr>
          <w:lang w:val="en-US"/>
        </w:rPr>
        <w:t>”</w:t>
      </w:r>
    </w:p>
    <w:p w14:paraId="192562F9" w14:textId="77777777" w:rsidR="000E155B" w:rsidRPr="00580401" w:rsidRDefault="00696777" w:rsidP="00D54E66">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t>
      </w:r>
      <w:r w:rsidR="000E155B" w:rsidRPr="00580401">
        <w:rPr>
          <w:lang w:val="en-US"/>
        </w:rPr>
        <w:t>objective</w:t>
      </w:r>
      <w:r w:rsidR="00CA4CD3" w:rsidRPr="00580401">
        <w:rPr>
          <w:lang w:val="en-US"/>
        </w:rPr>
        <w:t xml:space="preserve"> in the IPCEI on Batteries</w:t>
      </w:r>
      <w:r w:rsidR="000E155B" w:rsidRPr="00580401">
        <w:rPr>
          <w:lang w:val="en-US"/>
        </w:rPr>
        <w:t xml:space="preserve"> is to</w:t>
      </w:r>
      <w:r w:rsidRPr="00580401">
        <w:rPr>
          <w:lang w:val="en-US"/>
        </w:rPr>
        <w:t xml:space="preserve"> succeed in </w:t>
      </w:r>
      <w:r w:rsidR="000E155B" w:rsidRPr="00580401">
        <w:rPr>
          <w:lang w:val="en-US"/>
        </w:rPr>
        <w:t>p</w:t>
      </w:r>
      <w:r w:rsidRPr="00580401">
        <w:rPr>
          <w:lang w:val="en-US"/>
        </w:rPr>
        <w:t>roducing,</w:t>
      </w:r>
      <w:r w:rsidR="000E155B" w:rsidRPr="00580401">
        <w:rPr>
          <w:lang w:val="en-US"/>
        </w:rPr>
        <w:t xml:space="preserve"> </w:t>
      </w:r>
      <w:r w:rsidRPr="00580401">
        <w:rPr>
          <w:lang w:val="en-US"/>
        </w:rPr>
        <w:t>at a large industrial</w:t>
      </w:r>
      <w:r w:rsidR="0055790A" w:rsidRPr="00580401">
        <w:rPr>
          <w:lang w:val="en-US"/>
        </w:rPr>
        <w:t xml:space="preserve"> </w:t>
      </w:r>
      <w:r w:rsidRPr="00580401">
        <w:rPr>
          <w:lang w:val="en-US"/>
        </w:rPr>
        <w:t xml:space="preserve">scale with a LWG </w:t>
      </w:r>
      <w:r w:rsidR="00A82E37" w:rsidRPr="00580401">
        <w:rPr>
          <w:lang w:val="en-US"/>
        </w:rPr>
        <w:t xml:space="preserve">graphitization </w:t>
      </w:r>
      <w:r w:rsidRPr="00580401">
        <w:rPr>
          <w:lang w:val="en-US"/>
        </w:rPr>
        <w:t xml:space="preserve">technology, </w:t>
      </w:r>
      <w:r w:rsidR="000E155B" w:rsidRPr="00580401">
        <w:rPr>
          <w:lang w:val="en-US"/>
        </w:rPr>
        <w:t xml:space="preserve">anode materials </w:t>
      </w:r>
      <w:r w:rsidRPr="00580401">
        <w:rPr>
          <w:lang w:val="en-US"/>
        </w:rPr>
        <w:t>for batteries that can only be produced today with Acheson graphit</w:t>
      </w:r>
      <w:r w:rsidR="00A82E37" w:rsidRPr="00580401">
        <w:rPr>
          <w:lang w:val="en-US"/>
        </w:rPr>
        <w:t>iz</w:t>
      </w:r>
      <w:r w:rsidRPr="00580401">
        <w:rPr>
          <w:lang w:val="en-US"/>
        </w:rPr>
        <w:t>ation technology. In addition, this industrial production must be competitive in terms of cost and sustainable with a very low CO</w:t>
      </w:r>
      <w:r w:rsidRPr="00580401">
        <w:rPr>
          <w:vertAlign w:val="subscript"/>
          <w:lang w:val="en-US"/>
        </w:rPr>
        <w:t>2</w:t>
      </w:r>
      <w:r w:rsidRPr="00580401">
        <w:rPr>
          <w:lang w:val="en-US"/>
        </w:rPr>
        <w:t xml:space="preserve"> footprint compatible with European standards and ambitions.</w:t>
      </w:r>
    </w:p>
    <w:p w14:paraId="192562FA" w14:textId="77777777" w:rsidR="00D54E66" w:rsidRPr="00580401" w:rsidRDefault="000E155B" w:rsidP="00D54E66">
      <w:pPr>
        <w:pStyle w:val="ITStandard"/>
        <w:rPr>
          <w:lang w:val="en-US"/>
        </w:rPr>
      </w:pPr>
      <w:r w:rsidRPr="00580401">
        <w:rPr>
          <w:lang w:val="en-US"/>
        </w:rPr>
        <w:t xml:space="preserve">Therefore, Carbone </w:t>
      </w:r>
      <w:proofErr w:type="spellStart"/>
      <w:r w:rsidRPr="00580401">
        <w:rPr>
          <w:lang w:val="en-US"/>
        </w:rPr>
        <w:t>Savo</w:t>
      </w:r>
      <w:r w:rsidR="004D64DC" w:rsidRPr="00580401">
        <w:rPr>
          <w:lang w:val="en-US"/>
        </w:rPr>
        <w:t>ie</w:t>
      </w:r>
      <w:proofErr w:type="spellEnd"/>
      <w:r w:rsidR="004D64DC" w:rsidRPr="00580401">
        <w:rPr>
          <w:lang w:val="en-US"/>
        </w:rPr>
        <w:t xml:space="preserve"> objectives </w:t>
      </w:r>
      <w:r w:rsidR="00E927A3" w:rsidRPr="00580401">
        <w:rPr>
          <w:lang w:val="en-US"/>
        </w:rPr>
        <w:t xml:space="preserve">in the IPCEI on Batteries </w:t>
      </w:r>
      <w:r w:rsidR="004D64DC" w:rsidRPr="00580401">
        <w:rPr>
          <w:lang w:val="en-US"/>
        </w:rPr>
        <w:t>consist in</w:t>
      </w:r>
      <w:r w:rsidRPr="00580401">
        <w:rPr>
          <w:lang w:val="en-US"/>
        </w:rPr>
        <w:t xml:space="preserve">: </w:t>
      </w:r>
    </w:p>
    <w:p w14:paraId="192562FB" w14:textId="77777777" w:rsidR="000E32C1" w:rsidRPr="00580401" w:rsidRDefault="00D546C6" w:rsidP="000E32C1">
      <w:pPr>
        <w:pStyle w:val="ITStandard"/>
        <w:numPr>
          <w:ilvl w:val="0"/>
          <w:numId w:val="17"/>
        </w:numPr>
        <w:rPr>
          <w:lang w:val="en-US"/>
        </w:rPr>
      </w:pPr>
      <w:r w:rsidRPr="00580401">
        <w:rPr>
          <w:b/>
          <w:lang w:val="en-US"/>
        </w:rPr>
        <w:t>First,</w:t>
      </w:r>
      <w:r w:rsidR="000E155B" w:rsidRPr="00580401">
        <w:rPr>
          <w:b/>
          <w:lang w:val="en-US"/>
        </w:rPr>
        <w:t xml:space="preserve"> </w:t>
      </w:r>
      <w:r w:rsidR="000E32C1" w:rsidRPr="00580401">
        <w:rPr>
          <w:b/>
          <w:lang w:val="en-US"/>
        </w:rPr>
        <w:t>a “R&amp;D phase”</w:t>
      </w:r>
      <w:r w:rsidR="00057378" w:rsidRPr="00580401">
        <w:rPr>
          <w:b/>
          <w:lang w:val="en-US"/>
        </w:rPr>
        <w:t xml:space="preserve"> </w:t>
      </w:r>
      <w:r w:rsidR="00430B3B" w:rsidRPr="00580401">
        <w:rPr>
          <w:b/>
          <w:lang w:val="en-US"/>
        </w:rPr>
        <w:t>(2019-</w:t>
      </w:r>
      <w:r w:rsidR="00587EFF" w:rsidRPr="00580401">
        <w:rPr>
          <w:b/>
          <w:lang w:val="en-US"/>
        </w:rPr>
        <w:t xml:space="preserve"> Q1</w:t>
      </w:r>
      <w:r w:rsidR="00430B3B" w:rsidRPr="00580401">
        <w:rPr>
          <w:b/>
          <w:lang w:val="en-US"/>
        </w:rPr>
        <w:t xml:space="preserve">2022) </w:t>
      </w:r>
      <w:r w:rsidR="00057378" w:rsidRPr="00580401">
        <w:rPr>
          <w:b/>
          <w:lang w:val="en-US"/>
        </w:rPr>
        <w:t>that contains both “</w:t>
      </w:r>
      <w:r w:rsidR="009944BE" w:rsidRPr="00580401">
        <w:rPr>
          <w:b/>
          <w:lang w:val="en-US"/>
        </w:rPr>
        <w:t>foundation</w:t>
      </w:r>
      <w:r w:rsidR="00057378" w:rsidRPr="00580401">
        <w:rPr>
          <w:b/>
          <w:lang w:val="en-US"/>
        </w:rPr>
        <w:t xml:space="preserve"> R&amp;D phase” and “R&amp;D validation phase” </w:t>
      </w:r>
    </w:p>
    <w:p w14:paraId="192562FC" w14:textId="77777777" w:rsidR="00D546C6" w:rsidRPr="00580401" w:rsidRDefault="00CC59B7" w:rsidP="000E32C1">
      <w:pPr>
        <w:pStyle w:val="ITStandard"/>
        <w:numPr>
          <w:ilvl w:val="1"/>
          <w:numId w:val="17"/>
        </w:numPr>
        <w:rPr>
          <w:lang w:val="en-US"/>
        </w:rPr>
      </w:pPr>
      <w:r w:rsidRPr="00580401">
        <w:rPr>
          <w:b/>
          <w:lang w:val="en-US"/>
        </w:rPr>
        <w:t xml:space="preserve">a </w:t>
      </w:r>
      <w:r w:rsidR="00A30806" w:rsidRPr="00580401">
        <w:rPr>
          <w:b/>
          <w:lang w:val="en-US"/>
        </w:rPr>
        <w:t>“</w:t>
      </w:r>
      <w:r w:rsidR="009944BE" w:rsidRPr="00580401">
        <w:rPr>
          <w:b/>
          <w:lang w:val="en-US"/>
        </w:rPr>
        <w:t xml:space="preserve">foundation </w:t>
      </w:r>
      <w:r w:rsidRPr="00580401">
        <w:rPr>
          <w:b/>
          <w:lang w:val="en-US"/>
        </w:rPr>
        <w:t>R&amp;D phase</w:t>
      </w:r>
      <w:r w:rsidR="00A30806" w:rsidRPr="00580401">
        <w:rPr>
          <w:b/>
          <w:lang w:val="en-US"/>
        </w:rPr>
        <w:t>” that aim</w:t>
      </w:r>
      <w:r w:rsidR="000C2891" w:rsidRPr="00580401">
        <w:rPr>
          <w:b/>
          <w:lang w:val="en-US"/>
        </w:rPr>
        <w:t>s</w:t>
      </w:r>
      <w:r w:rsidR="00A30806" w:rsidRPr="00580401">
        <w:rPr>
          <w:b/>
          <w:lang w:val="en-US"/>
        </w:rPr>
        <w:t xml:space="preserve"> at</w:t>
      </w:r>
      <w:r w:rsidRPr="00580401">
        <w:rPr>
          <w:b/>
          <w:lang w:val="en-US"/>
        </w:rPr>
        <w:t xml:space="preserve"> </w:t>
      </w:r>
      <w:r w:rsidR="000E155B" w:rsidRPr="00580401">
        <w:rPr>
          <w:b/>
          <w:lang w:val="en-US"/>
        </w:rPr>
        <w:t>developing soft graphite with LWG technology at a R&amp;D la</w:t>
      </w:r>
      <w:r w:rsidR="00A30806" w:rsidRPr="00580401">
        <w:rPr>
          <w:b/>
          <w:lang w:val="en-US"/>
        </w:rPr>
        <w:t xml:space="preserve">b. </w:t>
      </w:r>
      <w:r w:rsidR="00A30806" w:rsidRPr="00580401">
        <w:rPr>
          <w:lang w:val="en-US"/>
        </w:rPr>
        <w:t>The objective is to o</w:t>
      </w:r>
      <w:r w:rsidR="00D546C6" w:rsidRPr="00580401">
        <w:rPr>
          <w:lang w:val="en-US"/>
        </w:rPr>
        <w:t>vercome the technical locks and challenges that are described in section 1.4.2 and 1.4.3.</w:t>
      </w:r>
      <w:r w:rsidRPr="00580401">
        <w:rPr>
          <w:lang w:val="en-US"/>
        </w:rPr>
        <w:t xml:space="preserve"> </w:t>
      </w:r>
      <w:r w:rsidR="000C2891" w:rsidRPr="00580401">
        <w:rPr>
          <w:lang w:val="en-US"/>
        </w:rPr>
        <w:t>R&amp;D teams le</w:t>
      </w:r>
      <w:r w:rsidR="00A82E37" w:rsidRPr="00580401">
        <w:rPr>
          <w:lang w:val="en-US"/>
        </w:rPr>
        <w:t>a</w:t>
      </w:r>
      <w:r w:rsidR="000C2891" w:rsidRPr="00580401">
        <w:rPr>
          <w:lang w:val="en-US"/>
        </w:rPr>
        <w:t>d this phase.</w:t>
      </w:r>
    </w:p>
    <w:p w14:paraId="192562FD" w14:textId="77777777" w:rsidR="00A30806" w:rsidRPr="00AA3AE7" w:rsidRDefault="00CC59B7" w:rsidP="009A3910">
      <w:pPr>
        <w:pStyle w:val="ITStandard"/>
        <w:numPr>
          <w:ilvl w:val="1"/>
          <w:numId w:val="17"/>
        </w:numPr>
        <w:rPr>
          <w:lang w:val="en-US"/>
        </w:rPr>
      </w:pPr>
      <w:r w:rsidRPr="00580401">
        <w:rPr>
          <w:b/>
          <w:lang w:val="en-US"/>
        </w:rPr>
        <w:t xml:space="preserve">a </w:t>
      </w:r>
      <w:r w:rsidR="00A30806" w:rsidRPr="00580401">
        <w:rPr>
          <w:b/>
          <w:lang w:val="en-US"/>
        </w:rPr>
        <w:t>“</w:t>
      </w:r>
      <w:r w:rsidRPr="00580401">
        <w:rPr>
          <w:b/>
          <w:lang w:val="en-US"/>
        </w:rPr>
        <w:t>R&amp;D validation phase</w:t>
      </w:r>
      <w:r w:rsidR="00A30806" w:rsidRPr="00580401">
        <w:rPr>
          <w:b/>
          <w:lang w:val="en-US"/>
        </w:rPr>
        <w:t xml:space="preserve">” that aims at </w:t>
      </w:r>
      <w:r w:rsidRPr="00580401">
        <w:rPr>
          <w:b/>
          <w:lang w:val="en-US"/>
        </w:rPr>
        <w:t xml:space="preserve">validating the replication of </w:t>
      </w:r>
      <w:r w:rsidR="00A30806" w:rsidRPr="00580401">
        <w:rPr>
          <w:b/>
          <w:lang w:val="en-US"/>
        </w:rPr>
        <w:t xml:space="preserve">R&amp;D </w:t>
      </w:r>
      <w:r w:rsidRPr="00580401">
        <w:rPr>
          <w:b/>
          <w:lang w:val="en-US"/>
        </w:rPr>
        <w:t>outcome with industrial equipment</w:t>
      </w:r>
      <w:r w:rsidR="00A30806" w:rsidRPr="00580401">
        <w:rPr>
          <w:b/>
          <w:lang w:val="en-US"/>
        </w:rPr>
        <w:t xml:space="preserve">. </w:t>
      </w:r>
      <w:r w:rsidR="00A30806" w:rsidRPr="00580401">
        <w:rPr>
          <w:lang w:val="en-US"/>
        </w:rPr>
        <w:t xml:space="preserve">The objective is to succeed in obtaining the same performance with </w:t>
      </w:r>
      <w:r w:rsidR="000C2891" w:rsidRPr="00580401">
        <w:rPr>
          <w:lang w:val="en-US"/>
        </w:rPr>
        <w:t>in</w:t>
      </w:r>
      <w:r w:rsidR="00A30806" w:rsidRPr="00580401">
        <w:rPr>
          <w:lang w:val="en-US"/>
        </w:rPr>
        <w:t>dustrial equipment technologies that are diffe</w:t>
      </w:r>
      <w:r w:rsidR="000C2891" w:rsidRPr="00580401">
        <w:rPr>
          <w:lang w:val="en-US"/>
        </w:rPr>
        <w:t>rent from that of the R&amp;D labs</w:t>
      </w:r>
      <w:r w:rsidR="00A30806" w:rsidRPr="00580401">
        <w:rPr>
          <w:lang w:val="en-US"/>
        </w:rPr>
        <w:t>.</w:t>
      </w:r>
      <w:r w:rsidR="009944BE" w:rsidRPr="00580401">
        <w:rPr>
          <w:lang w:val="en-US"/>
        </w:rPr>
        <w:t xml:space="preserve"> Trials </w:t>
      </w:r>
      <w:r w:rsidR="00763556" w:rsidRPr="00580401">
        <w:rPr>
          <w:lang w:val="en-US"/>
        </w:rPr>
        <w:t xml:space="preserve">(called “R&amp;D loops”) </w:t>
      </w:r>
      <w:r w:rsidR="009944BE" w:rsidRPr="00580401">
        <w:rPr>
          <w:lang w:val="en-US"/>
        </w:rPr>
        <w:t xml:space="preserve">are organized at the industrial plant to </w:t>
      </w:r>
      <w:r w:rsidR="001F4358" w:rsidRPr="00580401">
        <w:rPr>
          <w:lang w:val="en-US"/>
        </w:rPr>
        <w:t xml:space="preserve">validate R&amp;D findings </w:t>
      </w:r>
      <w:r w:rsidR="002F396C" w:rsidRPr="00580401">
        <w:rPr>
          <w:lang w:val="en-US"/>
        </w:rPr>
        <w:t xml:space="preserve">usually per significant parameter highlighted during the foundation R&amp;D phase </w:t>
      </w:r>
      <w:r w:rsidR="001F4358" w:rsidRPr="00580401">
        <w:rPr>
          <w:lang w:val="en-US"/>
        </w:rPr>
        <w:t xml:space="preserve">with </w:t>
      </w:r>
      <w:r w:rsidR="009944BE" w:rsidRPr="00580401">
        <w:rPr>
          <w:lang w:val="en-US"/>
        </w:rPr>
        <w:t>industrial equipment.</w:t>
      </w:r>
      <w:r w:rsidR="00A30806" w:rsidRPr="00580401">
        <w:rPr>
          <w:lang w:val="en-US"/>
        </w:rPr>
        <w:t xml:space="preserve"> </w:t>
      </w:r>
      <w:r w:rsidR="009A3910" w:rsidRPr="00580401">
        <w:rPr>
          <w:lang w:val="en-US"/>
        </w:rPr>
        <w:t>R&amp;D teams le</w:t>
      </w:r>
      <w:r w:rsidR="00A82E37" w:rsidRPr="00580401">
        <w:rPr>
          <w:lang w:val="en-US"/>
        </w:rPr>
        <w:t>a</w:t>
      </w:r>
      <w:r w:rsidR="009A3910" w:rsidRPr="00580401">
        <w:rPr>
          <w:lang w:val="en-US"/>
        </w:rPr>
        <w:t xml:space="preserve">d this phase, with the support of the </w:t>
      </w:r>
      <w:r w:rsidR="00763556" w:rsidRPr="00580401">
        <w:rPr>
          <w:lang w:val="en-US"/>
        </w:rPr>
        <w:t xml:space="preserve">plant </w:t>
      </w:r>
      <w:r w:rsidR="009A3910" w:rsidRPr="00580401">
        <w:rPr>
          <w:lang w:val="en-US"/>
        </w:rPr>
        <w:t xml:space="preserve">quality </w:t>
      </w:r>
      <w:r w:rsidR="00763556" w:rsidRPr="00AA3AE7">
        <w:rPr>
          <w:lang w:val="en-US"/>
        </w:rPr>
        <w:t xml:space="preserve">control </w:t>
      </w:r>
      <w:r w:rsidR="009A3910" w:rsidRPr="00AA3AE7">
        <w:rPr>
          <w:lang w:val="en-US"/>
        </w:rPr>
        <w:t>teams</w:t>
      </w:r>
      <w:r w:rsidR="00430B3B" w:rsidRPr="00AA3AE7">
        <w:rPr>
          <w:lang w:val="en-US"/>
        </w:rPr>
        <w:t>.</w:t>
      </w:r>
    </w:p>
    <w:p w14:paraId="192562FE" w14:textId="011A649E" w:rsidR="00BB727E" w:rsidRPr="00AA3AE7" w:rsidRDefault="000E32C1" w:rsidP="000C2891">
      <w:pPr>
        <w:pStyle w:val="ITStandard"/>
        <w:numPr>
          <w:ilvl w:val="0"/>
          <w:numId w:val="17"/>
        </w:numPr>
        <w:rPr>
          <w:lang w:val="en-US"/>
        </w:rPr>
      </w:pPr>
      <w:r w:rsidRPr="00AA3AE7">
        <w:rPr>
          <w:b/>
          <w:lang w:val="en-US"/>
        </w:rPr>
        <w:t>Second</w:t>
      </w:r>
      <w:r w:rsidR="00D54E66" w:rsidRPr="00AA3AE7">
        <w:rPr>
          <w:b/>
          <w:lang w:val="en-US"/>
        </w:rPr>
        <w:t>,</w:t>
      </w:r>
      <w:r w:rsidR="00CC59B7" w:rsidRPr="00AA3AE7">
        <w:rPr>
          <w:b/>
          <w:lang w:val="en-US"/>
        </w:rPr>
        <w:t xml:space="preserve"> a </w:t>
      </w:r>
      <w:r w:rsidR="00A30806" w:rsidRPr="00AA3AE7">
        <w:rPr>
          <w:b/>
          <w:lang w:val="en-US"/>
        </w:rPr>
        <w:t>“</w:t>
      </w:r>
      <w:r w:rsidR="00CC59B7" w:rsidRPr="00AA3AE7">
        <w:rPr>
          <w:b/>
          <w:lang w:val="en-US"/>
        </w:rPr>
        <w:t>FID phase</w:t>
      </w:r>
      <w:r w:rsidR="00A30806" w:rsidRPr="00AA3AE7">
        <w:rPr>
          <w:b/>
          <w:lang w:val="en-US"/>
        </w:rPr>
        <w:t>”</w:t>
      </w:r>
      <w:r w:rsidR="000C2891" w:rsidRPr="00AA3AE7">
        <w:rPr>
          <w:b/>
          <w:lang w:val="en-US"/>
        </w:rPr>
        <w:t xml:space="preserve"> </w:t>
      </w:r>
      <w:r w:rsidR="00430B3B" w:rsidRPr="00AA3AE7">
        <w:rPr>
          <w:b/>
          <w:lang w:val="en-US"/>
        </w:rPr>
        <w:t xml:space="preserve">(2020-2022) </w:t>
      </w:r>
      <w:r w:rsidR="000C2891" w:rsidRPr="00AA3AE7">
        <w:rPr>
          <w:b/>
          <w:lang w:val="en-US"/>
        </w:rPr>
        <w:t>that aims at</w:t>
      </w:r>
      <w:r w:rsidR="00D54E66" w:rsidRPr="00AA3AE7">
        <w:rPr>
          <w:b/>
          <w:lang w:val="en-US"/>
        </w:rPr>
        <w:t xml:space="preserve"> </w:t>
      </w:r>
      <w:r w:rsidR="000C2891" w:rsidRPr="00AA3AE7">
        <w:rPr>
          <w:b/>
          <w:lang w:val="en-US"/>
        </w:rPr>
        <w:t>o</w:t>
      </w:r>
      <w:r w:rsidR="00A30806" w:rsidRPr="00AA3AE7">
        <w:rPr>
          <w:b/>
          <w:lang w:val="en-US"/>
        </w:rPr>
        <w:t>vercoming</w:t>
      </w:r>
      <w:r w:rsidR="00696777" w:rsidRPr="00AA3AE7">
        <w:rPr>
          <w:b/>
          <w:lang w:val="en-US"/>
        </w:rPr>
        <w:t xml:space="preserve"> industrialization challenges</w:t>
      </w:r>
      <w:r w:rsidR="000C2891" w:rsidRPr="00AA3AE7">
        <w:rPr>
          <w:lang w:val="en-US"/>
        </w:rPr>
        <w:t xml:space="preserve">. The objective of this phase is to stabilize the process, to obtain consistent product </w:t>
      </w:r>
      <w:r w:rsidR="002F396C" w:rsidRPr="00AA3AE7">
        <w:rPr>
          <w:lang w:val="en-US"/>
        </w:rPr>
        <w:t xml:space="preserve">with cumulative effect of the different significant parameters already tested individually during the R&amp;D validation phase </w:t>
      </w:r>
      <w:r w:rsidR="000C2891" w:rsidRPr="00AA3AE7">
        <w:rPr>
          <w:lang w:val="en-US"/>
        </w:rPr>
        <w:t xml:space="preserve">and design the innovative adjustment to equipment and procedure that will give the opportunity to reach quality, volume and </w:t>
      </w:r>
      <w:r w:rsidR="00A82E37" w:rsidRPr="00AA3AE7">
        <w:rPr>
          <w:lang w:val="en-US"/>
        </w:rPr>
        <w:t xml:space="preserve">cost </w:t>
      </w:r>
      <w:r w:rsidR="000C2891" w:rsidRPr="00AA3AE7">
        <w:rPr>
          <w:lang w:val="en-US"/>
        </w:rPr>
        <w:t>objectives</w:t>
      </w:r>
      <w:r w:rsidR="00A82E37" w:rsidRPr="00AA3AE7">
        <w:rPr>
          <w:lang w:val="en-US"/>
        </w:rPr>
        <w:t xml:space="preserve"> with sustainable performances</w:t>
      </w:r>
      <w:r w:rsidR="000C2891" w:rsidRPr="00AA3AE7">
        <w:rPr>
          <w:lang w:val="en-US"/>
        </w:rPr>
        <w:t xml:space="preserve">. </w:t>
      </w:r>
      <w:r w:rsidR="00A30806" w:rsidRPr="00AA3AE7">
        <w:rPr>
          <w:lang w:val="en-US"/>
        </w:rPr>
        <w:t>Graphite</w:t>
      </w:r>
      <w:r w:rsidR="000C2891" w:rsidRPr="00AA3AE7">
        <w:rPr>
          <w:lang w:val="en-US"/>
        </w:rPr>
        <w:t xml:space="preserve"> manufacturing</w:t>
      </w:r>
      <w:r w:rsidR="00A30806" w:rsidRPr="00AA3AE7">
        <w:rPr>
          <w:lang w:val="en-US"/>
        </w:rPr>
        <w:t xml:space="preserve"> is a very complex process industry. Transposing R&amp;D </w:t>
      </w:r>
      <w:r w:rsidR="000C2891" w:rsidRPr="00AA3AE7">
        <w:rPr>
          <w:lang w:val="en-US"/>
        </w:rPr>
        <w:t>encouraging results</w:t>
      </w:r>
      <w:r w:rsidR="00A30806" w:rsidRPr="00AA3AE7">
        <w:rPr>
          <w:lang w:val="en-US"/>
        </w:rPr>
        <w:t xml:space="preserve"> </w:t>
      </w:r>
      <w:r w:rsidR="00BB727E" w:rsidRPr="00AA3AE7">
        <w:rPr>
          <w:lang w:val="en-US"/>
        </w:rPr>
        <w:t xml:space="preserve">into mass production has </w:t>
      </w:r>
      <w:r w:rsidR="000C2891" w:rsidRPr="00AA3AE7">
        <w:rPr>
          <w:lang w:val="en-US"/>
        </w:rPr>
        <w:t>always raised challenges</w:t>
      </w:r>
      <w:r w:rsidR="00057378" w:rsidRPr="00AA3AE7">
        <w:rPr>
          <w:lang w:val="en-US"/>
        </w:rPr>
        <w:t>.</w:t>
      </w:r>
      <w:r w:rsidR="00763556" w:rsidRPr="00AA3AE7">
        <w:rPr>
          <w:lang w:val="en-US"/>
        </w:rPr>
        <w:t xml:space="preserve"> Trials (called “FID loops”) are organized at the industrial plant to develop industrialization process.</w:t>
      </w:r>
    </w:p>
    <w:p w14:paraId="192562FF" w14:textId="19254D75" w:rsidR="00CC3987" w:rsidRPr="00580401" w:rsidRDefault="00134816" w:rsidP="00477CF2">
      <w:pPr>
        <w:pStyle w:val="Caption"/>
        <w:jc w:val="center"/>
        <w:rPr>
          <w:u w:val="single"/>
          <w:lang w:val="en-US"/>
        </w:rPr>
      </w:pPr>
      <w:r w:rsidRPr="00580401">
        <w:rPr>
          <w:noProof/>
          <w:lang w:val="fr-FR" w:eastAsia="fr-FR"/>
        </w:rPr>
        <w:drawing>
          <wp:inline distT="0" distB="0" distL="0" distR="0" wp14:anchorId="47194E9B" wp14:editId="30E966A1">
            <wp:extent cx="5339715" cy="12680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1268095"/>
                    </a:xfrm>
                    <a:prstGeom prst="rect">
                      <a:avLst/>
                    </a:prstGeom>
                    <a:noFill/>
                    <a:ln>
                      <a:noFill/>
                    </a:ln>
                  </pic:spPr>
                </pic:pic>
              </a:graphicData>
            </a:graphic>
          </wp:inline>
        </w:drawing>
      </w:r>
    </w:p>
    <w:p w14:paraId="19256300" w14:textId="4BBCB6AC" w:rsidR="000D7023" w:rsidRPr="00580401" w:rsidRDefault="000D7023" w:rsidP="00477CF2">
      <w:pPr>
        <w:pStyle w:val="Caption"/>
        <w:ind w:left="993" w:hanging="993"/>
        <w:jc w:val="center"/>
        <w:rPr>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8</w:t>
      </w:r>
      <w:r w:rsidRPr="00580401">
        <w:rPr>
          <w:lang w:val="en-US"/>
        </w:rPr>
        <w:fldChar w:fldCharType="end"/>
      </w:r>
      <w:r w:rsidRPr="00580401">
        <w:rPr>
          <w:lang w:val="en-US"/>
        </w:rPr>
        <w:tab/>
        <w:t>High level planning between R&amp;D, FID and Mass Production</w:t>
      </w:r>
    </w:p>
    <w:p w14:paraId="19256301" w14:textId="77777777" w:rsidR="00405CFE" w:rsidRPr="00580401" w:rsidRDefault="00405CFE" w:rsidP="00AF1DA8">
      <w:pPr>
        <w:jc w:val="both"/>
        <w:rPr>
          <w:sz w:val="22"/>
          <w:u w:val="single"/>
          <w:lang w:val="en-US"/>
        </w:rPr>
      </w:pPr>
    </w:p>
    <w:p w14:paraId="4A12D83D" w14:textId="77777777" w:rsidR="00AA3AE7" w:rsidRDefault="00AA3AE7" w:rsidP="00AF1DA8">
      <w:pPr>
        <w:jc w:val="both"/>
        <w:rPr>
          <w:sz w:val="22"/>
          <w:u w:val="single"/>
          <w:lang w:val="en-US"/>
        </w:rPr>
      </w:pPr>
    </w:p>
    <w:p w14:paraId="29762172" w14:textId="77777777" w:rsidR="00AA3AE7" w:rsidRDefault="00AA3AE7" w:rsidP="00AF1DA8">
      <w:pPr>
        <w:jc w:val="both"/>
        <w:rPr>
          <w:sz w:val="22"/>
          <w:u w:val="single"/>
          <w:lang w:val="en-US"/>
        </w:rPr>
      </w:pPr>
    </w:p>
    <w:p w14:paraId="41C381F7" w14:textId="77777777" w:rsidR="00AA3AE7" w:rsidRDefault="00AA3AE7" w:rsidP="00AF1DA8">
      <w:pPr>
        <w:jc w:val="both"/>
        <w:rPr>
          <w:sz w:val="22"/>
          <w:u w:val="single"/>
          <w:lang w:val="en-US"/>
        </w:rPr>
      </w:pPr>
    </w:p>
    <w:p w14:paraId="285EB16A" w14:textId="77777777" w:rsidR="00AA3AE7" w:rsidRDefault="00AA3AE7" w:rsidP="00AF1DA8">
      <w:pPr>
        <w:jc w:val="both"/>
        <w:rPr>
          <w:sz w:val="22"/>
          <w:u w:val="single"/>
          <w:lang w:val="en-US"/>
        </w:rPr>
      </w:pPr>
    </w:p>
    <w:p w14:paraId="19256302" w14:textId="1F94BE8C" w:rsidR="000E32C1" w:rsidRPr="00580401" w:rsidRDefault="00405CFE" w:rsidP="00AF1DA8">
      <w:pPr>
        <w:jc w:val="both"/>
        <w:rPr>
          <w:sz w:val="22"/>
          <w:u w:val="single"/>
          <w:lang w:val="en-US"/>
        </w:rPr>
      </w:pPr>
      <w:r w:rsidRPr="00580401">
        <w:rPr>
          <w:sz w:val="22"/>
          <w:u w:val="single"/>
          <w:lang w:val="en-US"/>
        </w:rPr>
        <w:t>U</w:t>
      </w:r>
      <w:r w:rsidR="00057378" w:rsidRPr="00580401">
        <w:rPr>
          <w:sz w:val="22"/>
          <w:u w:val="single"/>
          <w:lang w:val="en-US"/>
        </w:rPr>
        <w:t>nderstanding</w:t>
      </w:r>
      <w:r w:rsidRPr="00580401">
        <w:rPr>
          <w:sz w:val="22"/>
          <w:u w:val="single"/>
          <w:lang w:val="en-US"/>
        </w:rPr>
        <w:t xml:space="preserve"> </w:t>
      </w:r>
      <w:r w:rsidR="00057378" w:rsidRPr="00580401">
        <w:rPr>
          <w:sz w:val="22"/>
          <w:u w:val="single"/>
          <w:lang w:val="en-US"/>
        </w:rPr>
        <w:t>the</w:t>
      </w:r>
      <w:r w:rsidR="0048274E" w:rsidRPr="00580401">
        <w:rPr>
          <w:sz w:val="22"/>
          <w:u w:val="single"/>
          <w:lang w:val="en-US"/>
        </w:rPr>
        <w:t xml:space="preserve"> </w:t>
      </w:r>
      <w:r w:rsidRPr="00580401">
        <w:rPr>
          <w:sz w:val="22"/>
          <w:u w:val="single"/>
          <w:lang w:val="en-US"/>
        </w:rPr>
        <w:t>“</w:t>
      </w:r>
      <w:r w:rsidR="0048274E" w:rsidRPr="00580401">
        <w:rPr>
          <w:sz w:val="22"/>
          <w:u w:val="single"/>
          <w:lang w:val="en-US"/>
        </w:rPr>
        <w:t>R&amp;D validation phase</w:t>
      </w:r>
      <w:r w:rsidRPr="00580401">
        <w:rPr>
          <w:sz w:val="22"/>
          <w:u w:val="single"/>
          <w:lang w:val="en-US"/>
        </w:rPr>
        <w:t>”</w:t>
      </w:r>
      <w:r w:rsidR="0048274E" w:rsidRPr="00580401">
        <w:rPr>
          <w:sz w:val="22"/>
          <w:u w:val="single"/>
          <w:lang w:val="en-US"/>
        </w:rPr>
        <w:t xml:space="preserve">: </w:t>
      </w:r>
    </w:p>
    <w:p w14:paraId="19256303" w14:textId="77777777" w:rsidR="0048274E" w:rsidRPr="00580401" w:rsidRDefault="0048274E" w:rsidP="00AF1DA8">
      <w:pPr>
        <w:jc w:val="both"/>
        <w:rPr>
          <w:sz w:val="22"/>
          <w:lang w:val="en-US"/>
        </w:rPr>
      </w:pPr>
    </w:p>
    <w:p w14:paraId="19256304" w14:textId="77777777" w:rsidR="00964357" w:rsidRPr="00580401" w:rsidRDefault="00546BAF" w:rsidP="009A3910">
      <w:pPr>
        <w:jc w:val="both"/>
        <w:rPr>
          <w:sz w:val="22"/>
          <w:lang w:val="en-US"/>
        </w:rPr>
      </w:pPr>
      <w:r w:rsidRPr="00580401">
        <w:rPr>
          <w:sz w:val="22"/>
          <w:lang w:val="en-US"/>
        </w:rPr>
        <w:t>The implementation</w:t>
      </w:r>
      <w:r w:rsidR="000E32C1" w:rsidRPr="00580401">
        <w:rPr>
          <w:sz w:val="22"/>
          <w:lang w:val="en-US"/>
        </w:rPr>
        <w:t xml:space="preserve"> </w:t>
      </w:r>
      <w:r w:rsidR="002F396C" w:rsidRPr="00580401">
        <w:rPr>
          <w:sz w:val="22"/>
          <w:lang w:val="en-US"/>
        </w:rPr>
        <w:t xml:space="preserve">of </w:t>
      </w:r>
      <w:r w:rsidR="000E32C1" w:rsidRPr="00580401">
        <w:rPr>
          <w:sz w:val="22"/>
          <w:lang w:val="en-US"/>
        </w:rPr>
        <w:t>a “R&amp;D validation phase” is</w:t>
      </w:r>
      <w:r w:rsidR="00964357" w:rsidRPr="00580401">
        <w:rPr>
          <w:sz w:val="22"/>
          <w:lang w:val="en-US"/>
        </w:rPr>
        <w:t xml:space="preserve"> unusual</w:t>
      </w:r>
      <w:r w:rsidR="000E32C1" w:rsidRPr="00580401">
        <w:rPr>
          <w:sz w:val="22"/>
          <w:lang w:val="en-US"/>
        </w:rPr>
        <w:t>.</w:t>
      </w:r>
      <w:r w:rsidR="009A3910" w:rsidRPr="00580401">
        <w:rPr>
          <w:sz w:val="22"/>
          <w:lang w:val="en-US"/>
        </w:rPr>
        <w:t xml:space="preserve"> </w:t>
      </w:r>
      <w:r w:rsidR="00964357" w:rsidRPr="00580401">
        <w:rPr>
          <w:sz w:val="22"/>
          <w:lang w:val="en-US"/>
        </w:rPr>
        <w:t xml:space="preserve">In the chemistry industry, </w:t>
      </w:r>
      <w:r w:rsidR="009A3910" w:rsidRPr="00580401">
        <w:rPr>
          <w:sz w:val="22"/>
          <w:lang w:val="en-US"/>
        </w:rPr>
        <w:t xml:space="preserve">R&amp;D teams </w:t>
      </w:r>
      <w:r w:rsidR="00964357" w:rsidRPr="00580401">
        <w:rPr>
          <w:sz w:val="22"/>
          <w:lang w:val="en-US"/>
        </w:rPr>
        <w:t xml:space="preserve">usually </w:t>
      </w:r>
      <w:r w:rsidR="009A3910" w:rsidRPr="00580401">
        <w:rPr>
          <w:sz w:val="22"/>
          <w:lang w:val="en-US"/>
        </w:rPr>
        <w:t xml:space="preserve">work in the lab until the finalization of the formulation and then move directly to FID. </w:t>
      </w:r>
      <w:r w:rsidR="00964357" w:rsidRPr="00580401">
        <w:rPr>
          <w:sz w:val="22"/>
          <w:lang w:val="en-US"/>
        </w:rPr>
        <w:t xml:space="preserve">However, this does not work in </w:t>
      </w:r>
      <w:r w:rsidRPr="00580401">
        <w:rPr>
          <w:sz w:val="22"/>
          <w:lang w:val="en-US"/>
        </w:rPr>
        <w:t>the graphite</w:t>
      </w:r>
      <w:r w:rsidR="00964357" w:rsidRPr="00580401">
        <w:rPr>
          <w:sz w:val="22"/>
          <w:lang w:val="en-US"/>
        </w:rPr>
        <w:t xml:space="preserve"> industry for two specific reasons:</w:t>
      </w:r>
    </w:p>
    <w:p w14:paraId="19256305" w14:textId="579FE726" w:rsidR="009A3910" w:rsidRPr="00580401" w:rsidRDefault="00964357" w:rsidP="00964357">
      <w:pPr>
        <w:pStyle w:val="ListParagraph"/>
        <w:numPr>
          <w:ilvl w:val="0"/>
          <w:numId w:val="17"/>
        </w:numPr>
        <w:jc w:val="both"/>
        <w:rPr>
          <w:lang w:val="en-US"/>
        </w:rPr>
      </w:pPr>
      <w:r w:rsidRPr="00580401">
        <w:rPr>
          <w:sz w:val="22"/>
          <w:u w:val="single"/>
          <w:lang w:val="en-US"/>
        </w:rPr>
        <w:t>R&amp;D</w:t>
      </w:r>
      <w:r w:rsidR="009A3910" w:rsidRPr="00580401">
        <w:rPr>
          <w:sz w:val="22"/>
          <w:u w:val="single"/>
          <w:lang w:val="en-US"/>
        </w:rPr>
        <w:t xml:space="preserve"> replication challenge</w:t>
      </w:r>
      <w:r w:rsidRPr="00580401">
        <w:rPr>
          <w:sz w:val="22"/>
          <w:lang w:val="en-US"/>
        </w:rPr>
        <w:t>:</w:t>
      </w:r>
      <w:r w:rsidR="009A3910" w:rsidRPr="00580401">
        <w:rPr>
          <w:sz w:val="22"/>
          <w:lang w:val="en-US"/>
        </w:rPr>
        <w:t xml:space="preserve"> Indeed, available R&amp;D equipment use different technology than </w:t>
      </w:r>
      <w:r w:rsidR="002F4B79">
        <w:rPr>
          <w:sz w:val="22"/>
          <w:lang w:val="en-US"/>
        </w:rPr>
        <w:t xml:space="preserve">Carbone </w:t>
      </w:r>
      <w:proofErr w:type="spellStart"/>
      <w:r w:rsidR="002F4B79">
        <w:rPr>
          <w:sz w:val="22"/>
          <w:lang w:val="en-US"/>
        </w:rPr>
        <w:t>Savoie’s</w:t>
      </w:r>
      <w:proofErr w:type="spellEnd"/>
      <w:r w:rsidR="002F4B79" w:rsidRPr="00580401">
        <w:rPr>
          <w:sz w:val="22"/>
          <w:lang w:val="en-US"/>
        </w:rPr>
        <w:t xml:space="preserve"> </w:t>
      </w:r>
      <w:r w:rsidR="009A3910" w:rsidRPr="00580401">
        <w:rPr>
          <w:sz w:val="22"/>
          <w:lang w:val="en-US"/>
        </w:rPr>
        <w:t>industrial equipment. For example, in the baking process: R&amp;D baking furnace heats a maximum of 2</w:t>
      </w:r>
      <w:r w:rsidR="002F396C" w:rsidRPr="00580401">
        <w:rPr>
          <w:sz w:val="22"/>
          <w:lang w:val="en-US"/>
        </w:rPr>
        <w:t xml:space="preserve"> to 25 </w:t>
      </w:r>
      <w:r w:rsidR="009A3910" w:rsidRPr="00580401">
        <w:rPr>
          <w:sz w:val="22"/>
          <w:lang w:val="en-US"/>
        </w:rPr>
        <w:t xml:space="preserve">kg of product to expected temperature (~1000°C) using electricity. In industrial conditions, Carbone </w:t>
      </w:r>
      <w:proofErr w:type="spellStart"/>
      <w:r w:rsidR="009A3910" w:rsidRPr="00580401">
        <w:rPr>
          <w:sz w:val="22"/>
          <w:lang w:val="en-US"/>
        </w:rPr>
        <w:t>Savoie</w:t>
      </w:r>
      <w:proofErr w:type="spellEnd"/>
      <w:r w:rsidR="009A3910" w:rsidRPr="00580401">
        <w:rPr>
          <w:sz w:val="22"/>
          <w:lang w:val="en-US"/>
        </w:rPr>
        <w:t xml:space="preserve"> baking furnace uses gas associated with a continuous process (ring furnace technology). This technology is the most energy-efficient technology with heated fumes vacuumed into refractories. Quality of the refractories, fume aspiration speed into the refractories, packing cokes, etc</w:t>
      </w:r>
      <w:r w:rsidR="007C7A69" w:rsidRPr="00580401">
        <w:rPr>
          <w:sz w:val="22"/>
          <w:lang w:val="en-US"/>
        </w:rPr>
        <w:t>.</w:t>
      </w:r>
      <w:r w:rsidR="009A3910" w:rsidRPr="00580401">
        <w:rPr>
          <w:sz w:val="22"/>
          <w:lang w:val="en-US"/>
        </w:rPr>
        <w:t xml:space="preserve"> have an impact </w:t>
      </w:r>
      <w:r w:rsidR="008E06A8" w:rsidRPr="00580401">
        <w:rPr>
          <w:sz w:val="22"/>
          <w:lang w:val="en-US"/>
        </w:rPr>
        <w:t xml:space="preserve">on the thermal heat transfer and </w:t>
      </w:r>
      <w:r w:rsidR="00C7419C" w:rsidRPr="00580401">
        <w:rPr>
          <w:sz w:val="22"/>
          <w:lang w:val="en-US"/>
        </w:rPr>
        <w:t>thus</w:t>
      </w:r>
      <w:r w:rsidR="008E06A8" w:rsidRPr="00580401">
        <w:rPr>
          <w:sz w:val="22"/>
          <w:lang w:val="en-US"/>
        </w:rPr>
        <w:t xml:space="preserve"> on</w:t>
      </w:r>
      <w:r w:rsidR="009A3910" w:rsidRPr="00580401">
        <w:rPr>
          <w:sz w:val="22"/>
          <w:lang w:val="en-US"/>
        </w:rPr>
        <w:t xml:space="preserve"> the final product </w:t>
      </w:r>
      <w:r w:rsidR="00BE5EE6" w:rsidRPr="00580401">
        <w:rPr>
          <w:sz w:val="22"/>
          <w:lang w:val="en-US"/>
        </w:rPr>
        <w:t xml:space="preserve">properties </w:t>
      </w:r>
      <w:r w:rsidR="00C7419C" w:rsidRPr="00580401">
        <w:rPr>
          <w:sz w:val="22"/>
          <w:lang w:val="en-US"/>
        </w:rPr>
        <w:t>as well as</w:t>
      </w:r>
      <w:r w:rsidR="00BE5EE6" w:rsidRPr="00580401">
        <w:rPr>
          <w:sz w:val="22"/>
          <w:lang w:val="en-US"/>
        </w:rPr>
        <w:t xml:space="preserve"> on the </w:t>
      </w:r>
      <w:r w:rsidR="009A3910" w:rsidRPr="00580401">
        <w:rPr>
          <w:sz w:val="22"/>
          <w:lang w:val="en-US"/>
        </w:rPr>
        <w:t xml:space="preserve">performance. Such impacts </w:t>
      </w:r>
      <w:r w:rsidR="00C7419C" w:rsidRPr="00580401">
        <w:rPr>
          <w:sz w:val="22"/>
          <w:lang w:val="en-US"/>
        </w:rPr>
        <w:t xml:space="preserve">cannot </w:t>
      </w:r>
      <w:r w:rsidR="009A3910" w:rsidRPr="00580401">
        <w:rPr>
          <w:sz w:val="22"/>
          <w:lang w:val="en-US"/>
        </w:rPr>
        <w:t>be replicated in the R&amp;D lab. Therefore, it is necessary, at each step of the R&amp;D program</w:t>
      </w:r>
      <w:r w:rsidR="00C7419C" w:rsidRPr="00580401">
        <w:rPr>
          <w:sz w:val="22"/>
          <w:lang w:val="en-US"/>
        </w:rPr>
        <w:t>,</w:t>
      </w:r>
      <w:r w:rsidR="009A3910" w:rsidRPr="00580401">
        <w:rPr>
          <w:sz w:val="22"/>
          <w:lang w:val="en-US"/>
        </w:rPr>
        <w:t xml:space="preserve"> to validate the R&amp;D work with </w:t>
      </w:r>
      <w:r w:rsidR="00C7419C" w:rsidRPr="00580401">
        <w:rPr>
          <w:sz w:val="22"/>
          <w:lang w:val="en-US"/>
        </w:rPr>
        <w:t xml:space="preserve">the </w:t>
      </w:r>
      <w:r w:rsidR="009A3910" w:rsidRPr="00580401">
        <w:rPr>
          <w:sz w:val="22"/>
          <w:lang w:val="en-US"/>
        </w:rPr>
        <w:t>industrial equipment. Very often, recipes, heating temperature</w:t>
      </w:r>
      <w:r w:rsidR="00546BAF" w:rsidRPr="00580401">
        <w:rPr>
          <w:sz w:val="22"/>
          <w:lang w:val="en-US"/>
        </w:rPr>
        <w:t xml:space="preserve"> curve</w:t>
      </w:r>
      <w:r w:rsidR="009A3910" w:rsidRPr="00580401">
        <w:rPr>
          <w:sz w:val="22"/>
          <w:lang w:val="en-US"/>
        </w:rPr>
        <w:t xml:space="preserve">, standard process parameters and equipment have to be modified </w:t>
      </w:r>
      <w:r w:rsidR="00546BAF" w:rsidRPr="00580401">
        <w:rPr>
          <w:sz w:val="22"/>
          <w:lang w:val="en-US"/>
        </w:rPr>
        <w:t xml:space="preserve">by the R&amp;D teams to </w:t>
      </w:r>
      <w:r w:rsidR="00763556" w:rsidRPr="00580401">
        <w:rPr>
          <w:sz w:val="22"/>
          <w:lang w:val="en-US"/>
        </w:rPr>
        <w:t>replicate</w:t>
      </w:r>
      <w:r w:rsidR="00546BAF" w:rsidRPr="00580401">
        <w:rPr>
          <w:sz w:val="22"/>
          <w:lang w:val="en-US"/>
        </w:rPr>
        <w:t xml:space="preserve"> </w:t>
      </w:r>
      <w:r w:rsidR="00C7419C" w:rsidRPr="00580401">
        <w:rPr>
          <w:sz w:val="22"/>
          <w:lang w:val="en-US"/>
        </w:rPr>
        <w:t xml:space="preserve">the </w:t>
      </w:r>
      <w:r w:rsidR="00546BAF" w:rsidRPr="00580401">
        <w:rPr>
          <w:sz w:val="22"/>
          <w:lang w:val="en-US"/>
        </w:rPr>
        <w:t xml:space="preserve">results </w:t>
      </w:r>
      <w:r w:rsidR="00763556" w:rsidRPr="00580401">
        <w:rPr>
          <w:sz w:val="22"/>
          <w:lang w:val="en-US"/>
        </w:rPr>
        <w:t xml:space="preserve">of </w:t>
      </w:r>
      <w:r w:rsidR="00546BAF" w:rsidRPr="00580401">
        <w:rPr>
          <w:sz w:val="22"/>
          <w:lang w:val="en-US"/>
        </w:rPr>
        <w:t>the “</w:t>
      </w:r>
      <w:r w:rsidR="00763556" w:rsidRPr="00580401">
        <w:rPr>
          <w:sz w:val="22"/>
          <w:lang w:val="en-US"/>
        </w:rPr>
        <w:t>foundation</w:t>
      </w:r>
      <w:r w:rsidR="00546BAF" w:rsidRPr="00580401">
        <w:rPr>
          <w:sz w:val="22"/>
          <w:lang w:val="en-US"/>
        </w:rPr>
        <w:t xml:space="preserve"> R&amp;D phase”</w:t>
      </w:r>
      <w:r w:rsidR="00546BAF" w:rsidRPr="00580401">
        <w:rPr>
          <w:lang w:val="en-US"/>
        </w:rPr>
        <w:t>.</w:t>
      </w:r>
    </w:p>
    <w:p w14:paraId="19256306" w14:textId="77777777" w:rsidR="009A3910" w:rsidRPr="00580401" w:rsidRDefault="009A3910" w:rsidP="009A3910">
      <w:pPr>
        <w:jc w:val="both"/>
        <w:rPr>
          <w:lang w:val="en-US"/>
        </w:rPr>
      </w:pPr>
    </w:p>
    <w:p w14:paraId="19256307" w14:textId="77777777" w:rsidR="009A3910" w:rsidRPr="00580401" w:rsidRDefault="00964357" w:rsidP="009A3910">
      <w:pPr>
        <w:pStyle w:val="ITStandard"/>
        <w:numPr>
          <w:ilvl w:val="0"/>
          <w:numId w:val="17"/>
        </w:numPr>
        <w:rPr>
          <w:lang w:val="en-US"/>
        </w:rPr>
      </w:pPr>
      <w:r w:rsidRPr="00580401">
        <w:rPr>
          <w:u w:val="single"/>
          <w:lang w:val="en-US"/>
        </w:rPr>
        <w:t>Product size challenge</w:t>
      </w:r>
      <w:r w:rsidR="009944BE" w:rsidRPr="00580401">
        <w:rPr>
          <w:u w:val="single"/>
          <w:lang w:val="en-US"/>
        </w:rPr>
        <w:t xml:space="preserve"> affecting R&amp;D</w:t>
      </w:r>
      <w:r w:rsidRPr="00580401">
        <w:rPr>
          <w:u w:val="single"/>
          <w:lang w:val="en-US"/>
        </w:rPr>
        <w:t>:</w:t>
      </w:r>
      <w:r w:rsidR="009A3910" w:rsidRPr="00580401">
        <w:rPr>
          <w:lang w:val="en-US"/>
        </w:rPr>
        <w:t xml:space="preserve"> </w:t>
      </w:r>
      <w:r w:rsidRPr="00580401">
        <w:rPr>
          <w:lang w:val="en-US"/>
        </w:rPr>
        <w:t>C</w:t>
      </w:r>
      <w:r w:rsidR="009A3910" w:rsidRPr="00580401">
        <w:rPr>
          <w:lang w:val="en-US"/>
        </w:rPr>
        <w:t xml:space="preserve">ontrary to other industry, blocks are formed at the beginning of the production process and not at the end. </w:t>
      </w:r>
      <w:r w:rsidR="00546BAF" w:rsidRPr="00580401">
        <w:rPr>
          <w:lang w:val="en-US"/>
        </w:rPr>
        <w:t xml:space="preserve">The block will have to </w:t>
      </w:r>
      <w:r w:rsidR="00A82E37" w:rsidRPr="00580401">
        <w:rPr>
          <w:lang w:val="en-US"/>
        </w:rPr>
        <w:t xml:space="preserve">be </w:t>
      </w:r>
      <w:r w:rsidR="00546BAF" w:rsidRPr="00580401">
        <w:rPr>
          <w:lang w:val="en-US"/>
        </w:rPr>
        <w:t>transformed during the produc</w:t>
      </w:r>
      <w:r w:rsidR="00763556" w:rsidRPr="00580401">
        <w:rPr>
          <w:lang w:val="en-US"/>
        </w:rPr>
        <w:t>tion process from a green</w:t>
      </w:r>
      <w:r w:rsidR="00A82E37" w:rsidRPr="00580401">
        <w:rPr>
          <w:lang w:val="en-US"/>
        </w:rPr>
        <w:t xml:space="preserve"> (crude)</w:t>
      </w:r>
      <w:r w:rsidR="00763556" w:rsidRPr="00580401">
        <w:rPr>
          <w:lang w:val="en-US"/>
        </w:rPr>
        <w:t xml:space="preserve"> block to a baked block</w:t>
      </w:r>
      <w:r w:rsidR="00546BAF" w:rsidRPr="00580401">
        <w:rPr>
          <w:lang w:val="en-US"/>
        </w:rPr>
        <w:t xml:space="preserve"> and finally to a graphitized block. </w:t>
      </w:r>
      <w:r w:rsidR="009A3910" w:rsidRPr="00580401">
        <w:rPr>
          <w:lang w:val="en-US"/>
        </w:rPr>
        <w:t xml:space="preserve">Everyone understands that </w:t>
      </w:r>
      <w:r w:rsidRPr="00580401">
        <w:rPr>
          <w:lang w:val="en-US"/>
        </w:rPr>
        <w:t>it is very difficult to replicate exactly the baking</w:t>
      </w:r>
      <w:r w:rsidR="00BC2700" w:rsidRPr="00580401">
        <w:rPr>
          <w:lang w:val="en-US"/>
        </w:rPr>
        <w:t xml:space="preserve"> and graphitizing</w:t>
      </w:r>
      <w:r w:rsidR="00546BAF" w:rsidRPr="00580401">
        <w:rPr>
          <w:lang w:val="en-US"/>
        </w:rPr>
        <w:t xml:space="preserve"> conditions</w:t>
      </w:r>
      <w:r w:rsidRPr="00580401">
        <w:rPr>
          <w:lang w:val="en-US"/>
        </w:rPr>
        <w:t xml:space="preserve"> </w:t>
      </w:r>
      <w:r w:rsidR="00546BAF" w:rsidRPr="00580401">
        <w:rPr>
          <w:lang w:val="en-US"/>
        </w:rPr>
        <w:t>on</w:t>
      </w:r>
      <w:r w:rsidR="009A3910" w:rsidRPr="00580401">
        <w:rPr>
          <w:lang w:val="en-US"/>
        </w:rPr>
        <w:t xml:space="preserve"> </w:t>
      </w:r>
      <w:r w:rsidRPr="00580401">
        <w:rPr>
          <w:lang w:val="en-US"/>
        </w:rPr>
        <w:t xml:space="preserve">a </w:t>
      </w:r>
      <w:r w:rsidR="009A3910" w:rsidRPr="00580401">
        <w:rPr>
          <w:lang w:val="en-US"/>
        </w:rPr>
        <w:t xml:space="preserve">2-ton block </w:t>
      </w:r>
      <w:r w:rsidR="00BC2700" w:rsidRPr="00580401">
        <w:rPr>
          <w:lang w:val="en-US"/>
        </w:rPr>
        <w:t>as compared to</w:t>
      </w:r>
      <w:r w:rsidR="009A3910" w:rsidRPr="00580401">
        <w:rPr>
          <w:lang w:val="en-US"/>
        </w:rPr>
        <w:t xml:space="preserve"> </w:t>
      </w:r>
      <w:r w:rsidR="008E06A8" w:rsidRPr="00580401">
        <w:rPr>
          <w:lang w:val="en-US"/>
        </w:rPr>
        <w:t xml:space="preserve">a few </w:t>
      </w:r>
      <w:r w:rsidR="009A3910" w:rsidRPr="00580401">
        <w:rPr>
          <w:lang w:val="en-US"/>
        </w:rPr>
        <w:t>kg block</w:t>
      </w:r>
      <w:r w:rsidR="00763556" w:rsidRPr="00580401">
        <w:rPr>
          <w:lang w:val="en-US"/>
        </w:rPr>
        <w:t xml:space="preserve"> in a R&amp;D lab</w:t>
      </w:r>
      <w:r w:rsidR="009A3910" w:rsidRPr="00580401">
        <w:rPr>
          <w:lang w:val="en-US"/>
        </w:rPr>
        <w:t xml:space="preserve">. </w:t>
      </w:r>
      <w:r w:rsidRPr="00580401">
        <w:rPr>
          <w:lang w:val="en-US"/>
        </w:rPr>
        <w:t>R&amp;D must therefore verify all along its progress,</w:t>
      </w:r>
      <w:r w:rsidR="00546BAF" w:rsidRPr="00580401">
        <w:rPr>
          <w:lang w:val="en-US"/>
        </w:rPr>
        <w:t xml:space="preserve"> that the result</w:t>
      </w:r>
      <w:r w:rsidRPr="00580401">
        <w:rPr>
          <w:lang w:val="en-US"/>
        </w:rPr>
        <w:t xml:space="preserve"> obtain</w:t>
      </w:r>
      <w:r w:rsidR="00546BAF" w:rsidRPr="00580401">
        <w:rPr>
          <w:lang w:val="en-US"/>
        </w:rPr>
        <w:t>ed</w:t>
      </w:r>
      <w:r w:rsidRPr="00580401">
        <w:rPr>
          <w:lang w:val="en-US"/>
        </w:rPr>
        <w:t xml:space="preserve"> with small size</w:t>
      </w:r>
      <w:r w:rsidR="00546BAF" w:rsidRPr="00580401">
        <w:rPr>
          <w:lang w:val="en-US"/>
        </w:rPr>
        <w:t xml:space="preserve"> block</w:t>
      </w:r>
      <w:r w:rsidRPr="00580401">
        <w:rPr>
          <w:lang w:val="en-US"/>
        </w:rPr>
        <w:t xml:space="preserve"> are the same as with large size </w:t>
      </w:r>
      <w:r w:rsidR="00546BAF" w:rsidRPr="00580401">
        <w:rPr>
          <w:lang w:val="en-US"/>
        </w:rPr>
        <w:t>blocks</w:t>
      </w:r>
      <w:r w:rsidR="00A82E37" w:rsidRPr="00580401">
        <w:rPr>
          <w:lang w:val="en-US"/>
        </w:rPr>
        <w:t xml:space="preserve">: this “scale effect” is particularly sensitive on the section of the product, bringing </w:t>
      </w:r>
      <w:r w:rsidR="00BC2700" w:rsidRPr="00580401">
        <w:rPr>
          <w:lang w:val="en-US"/>
        </w:rPr>
        <w:t xml:space="preserve">namely </w:t>
      </w:r>
      <w:r w:rsidR="00A82E37" w:rsidRPr="00580401">
        <w:rPr>
          <w:lang w:val="en-US"/>
        </w:rPr>
        <w:t>very large differences on heat transfer and chemical diffusion (all this physical mechanisms being related to the square of the section dimension)</w:t>
      </w:r>
      <w:r w:rsidR="00C7419C" w:rsidRPr="00580401">
        <w:rPr>
          <w:lang w:val="en-US"/>
        </w:rPr>
        <w:t>.</w:t>
      </w:r>
    </w:p>
    <w:p w14:paraId="19256308" w14:textId="77777777" w:rsidR="00964357" w:rsidRPr="00580401" w:rsidRDefault="00964357" w:rsidP="00964357">
      <w:pPr>
        <w:pStyle w:val="ListParagraph"/>
        <w:rPr>
          <w:lang w:val="en-US"/>
        </w:rPr>
      </w:pPr>
    </w:p>
    <w:p w14:paraId="19256309" w14:textId="343DAE91" w:rsidR="00964357" w:rsidRPr="00580401" w:rsidRDefault="00964357" w:rsidP="00964357">
      <w:pPr>
        <w:pStyle w:val="ITStandard"/>
        <w:rPr>
          <w:lang w:val="en-US"/>
        </w:rPr>
      </w:pPr>
      <w:r w:rsidRPr="00580401">
        <w:rPr>
          <w:lang w:val="en-US"/>
        </w:rPr>
        <w:t>Contrary to other industries, graphite industry is a process industry that is both science and art</w:t>
      </w:r>
      <w:r w:rsidRPr="00580401">
        <w:rPr>
          <w:vertAlign w:val="superscript"/>
          <w:lang w:val="en-US"/>
        </w:rPr>
        <w:footnoteReference w:id="12"/>
      </w:r>
      <w:r w:rsidRPr="00580401">
        <w:rPr>
          <w:lang w:val="en-US"/>
        </w:rPr>
        <w:t xml:space="preserve">. Trying to make R&amp;D isolated in a R&amp;D lab will generate results that will not be replicable </w:t>
      </w:r>
      <w:r w:rsidR="00763556" w:rsidRPr="00580401">
        <w:rPr>
          <w:lang w:val="en-US"/>
        </w:rPr>
        <w:t>with production equipment</w:t>
      </w:r>
      <w:r w:rsidRPr="00580401">
        <w:rPr>
          <w:lang w:val="en-US"/>
        </w:rPr>
        <w:t xml:space="preserve">. </w:t>
      </w:r>
      <w:r w:rsidR="00D92FB1" w:rsidRPr="00580401">
        <w:rPr>
          <w:lang w:val="en-US"/>
        </w:rPr>
        <w:t xml:space="preserve">This allows </w:t>
      </w:r>
      <w:r w:rsidR="003C0B36" w:rsidRPr="00580401">
        <w:rPr>
          <w:lang w:val="en-US"/>
        </w:rPr>
        <w:t>entering</w:t>
      </w:r>
      <w:r w:rsidR="00D92FB1" w:rsidRPr="00580401">
        <w:rPr>
          <w:lang w:val="en-US"/>
        </w:rPr>
        <w:t xml:space="preserve"> the right industrial input data in </w:t>
      </w:r>
      <w:r w:rsidR="00C61167">
        <w:rPr>
          <w:lang w:val="en-US"/>
        </w:rPr>
        <w:t>the company’s</w:t>
      </w:r>
      <w:r w:rsidR="00C61167" w:rsidRPr="00580401">
        <w:rPr>
          <w:lang w:val="en-US"/>
        </w:rPr>
        <w:t xml:space="preserve"> </w:t>
      </w:r>
      <w:r w:rsidR="00D92FB1" w:rsidRPr="00580401">
        <w:rPr>
          <w:lang w:val="en-US"/>
        </w:rPr>
        <w:t xml:space="preserve">model in order to define the adjustments that have to be tested at the R&amp;D scale before going back to the industrial </w:t>
      </w:r>
      <w:r w:rsidR="003C0B36" w:rsidRPr="00580401">
        <w:rPr>
          <w:lang w:val="en-US"/>
        </w:rPr>
        <w:t>R&amp;D loops</w:t>
      </w:r>
      <w:r w:rsidR="00D92FB1" w:rsidRPr="00580401">
        <w:rPr>
          <w:lang w:val="en-US"/>
        </w:rPr>
        <w:t xml:space="preserve">. </w:t>
      </w:r>
      <w:r w:rsidRPr="00580401">
        <w:rPr>
          <w:lang w:val="en-US"/>
        </w:rPr>
        <w:t xml:space="preserve">This is the reason why there is always a </w:t>
      </w:r>
      <w:r w:rsidR="00CC3987" w:rsidRPr="00580401">
        <w:rPr>
          <w:lang w:val="en-US"/>
        </w:rPr>
        <w:t>“</w:t>
      </w:r>
      <w:r w:rsidRPr="00580401">
        <w:rPr>
          <w:lang w:val="en-US"/>
        </w:rPr>
        <w:t xml:space="preserve">R&amp;D </w:t>
      </w:r>
      <w:r w:rsidRPr="00580401">
        <w:rPr>
          <w:lang w:val="en-US"/>
        </w:rPr>
        <w:lastRenderedPageBreak/>
        <w:t>validation phase</w:t>
      </w:r>
      <w:r w:rsidR="00CC3987" w:rsidRPr="00580401">
        <w:rPr>
          <w:lang w:val="en-US"/>
        </w:rPr>
        <w:t>”</w:t>
      </w:r>
      <w:r w:rsidRPr="00580401">
        <w:rPr>
          <w:lang w:val="en-US"/>
        </w:rPr>
        <w:t xml:space="preserve">, </w:t>
      </w:r>
      <w:r w:rsidR="00CC3987" w:rsidRPr="00580401">
        <w:rPr>
          <w:lang w:val="en-US"/>
        </w:rPr>
        <w:t xml:space="preserve">in which the R&amp;D teams validate </w:t>
      </w:r>
      <w:r w:rsidR="00763556" w:rsidRPr="00580401">
        <w:rPr>
          <w:lang w:val="en-US"/>
        </w:rPr>
        <w:t xml:space="preserve">step-by-step </w:t>
      </w:r>
      <w:r w:rsidR="00CC3987" w:rsidRPr="00580401">
        <w:rPr>
          <w:lang w:val="en-US"/>
        </w:rPr>
        <w:t xml:space="preserve">in industrial condition </w:t>
      </w:r>
      <w:r w:rsidR="00C7419C" w:rsidRPr="00580401">
        <w:rPr>
          <w:lang w:val="en-US"/>
        </w:rPr>
        <w:t xml:space="preserve">the </w:t>
      </w:r>
      <w:r w:rsidR="00763556" w:rsidRPr="00580401">
        <w:rPr>
          <w:lang w:val="en-US"/>
        </w:rPr>
        <w:t>R&amp;D</w:t>
      </w:r>
      <w:r w:rsidR="00CC3987" w:rsidRPr="00580401">
        <w:rPr>
          <w:lang w:val="en-US"/>
        </w:rPr>
        <w:t xml:space="preserve"> </w:t>
      </w:r>
      <w:r w:rsidR="00763556" w:rsidRPr="00580401">
        <w:rPr>
          <w:lang w:val="en-US"/>
        </w:rPr>
        <w:t>outcomes</w:t>
      </w:r>
      <w:r w:rsidR="00CC3987" w:rsidRPr="00580401">
        <w:rPr>
          <w:lang w:val="en-US"/>
        </w:rPr>
        <w:t>.</w:t>
      </w:r>
    </w:p>
    <w:p w14:paraId="1925630A" w14:textId="221D3391" w:rsidR="00184FE7" w:rsidRDefault="00184FE7" w:rsidP="00405CFE">
      <w:pPr>
        <w:jc w:val="both"/>
        <w:rPr>
          <w:sz w:val="22"/>
          <w:highlight w:val="yellow"/>
          <w:u w:val="single"/>
          <w:lang w:val="en-US"/>
        </w:rPr>
      </w:pPr>
    </w:p>
    <w:p w14:paraId="554FF4DA" w14:textId="56768862" w:rsidR="009232CB" w:rsidRDefault="009232CB" w:rsidP="00405CFE">
      <w:pPr>
        <w:jc w:val="both"/>
        <w:rPr>
          <w:sz w:val="22"/>
          <w:highlight w:val="yellow"/>
          <w:u w:val="single"/>
          <w:lang w:val="en-US"/>
        </w:rPr>
      </w:pPr>
    </w:p>
    <w:p w14:paraId="1C5AFEEE" w14:textId="77777777" w:rsidR="009232CB" w:rsidRPr="00580401" w:rsidRDefault="009232CB" w:rsidP="00405CFE">
      <w:pPr>
        <w:jc w:val="both"/>
        <w:rPr>
          <w:sz w:val="22"/>
          <w:highlight w:val="yellow"/>
          <w:u w:val="single"/>
          <w:lang w:val="en-US"/>
        </w:rPr>
      </w:pPr>
    </w:p>
    <w:p w14:paraId="1925630B" w14:textId="77777777" w:rsidR="00405CFE" w:rsidRPr="00580401" w:rsidRDefault="00405CFE" w:rsidP="00405CFE">
      <w:pPr>
        <w:jc w:val="both"/>
        <w:rPr>
          <w:sz w:val="22"/>
          <w:u w:val="single"/>
          <w:lang w:val="en-US"/>
        </w:rPr>
      </w:pPr>
      <w:r w:rsidRPr="00580401">
        <w:rPr>
          <w:sz w:val="22"/>
          <w:u w:val="single"/>
          <w:lang w:val="en-US"/>
        </w:rPr>
        <w:t>The start of the FID phase before the end of R&amp;D phase:</w:t>
      </w:r>
    </w:p>
    <w:p w14:paraId="1925630C" w14:textId="77777777" w:rsidR="00AF1DA8" w:rsidRPr="00580401" w:rsidRDefault="00AF1DA8" w:rsidP="00AF1DA8">
      <w:pPr>
        <w:jc w:val="both"/>
        <w:rPr>
          <w:sz w:val="22"/>
          <w:lang w:val="en-US"/>
        </w:rPr>
      </w:pPr>
    </w:p>
    <w:p w14:paraId="1925630D" w14:textId="77777777" w:rsidR="00AF1DA8" w:rsidRPr="00580401" w:rsidRDefault="00013288" w:rsidP="00013288">
      <w:pPr>
        <w:jc w:val="both"/>
        <w:rPr>
          <w:sz w:val="22"/>
          <w:lang w:val="en-US"/>
        </w:rPr>
      </w:pPr>
      <w:r w:rsidRPr="00580401">
        <w:rPr>
          <w:sz w:val="22"/>
          <w:lang w:val="en-US"/>
        </w:rPr>
        <w:t>F</w:t>
      </w:r>
      <w:r w:rsidR="00AF1DA8" w:rsidRPr="00580401">
        <w:rPr>
          <w:sz w:val="22"/>
          <w:lang w:val="en-US"/>
        </w:rPr>
        <w:t xml:space="preserve">inalizing completely R&amp;D work plan before moving to FID work plan would not make sense. Such a decision would increase </w:t>
      </w:r>
      <w:r w:rsidRPr="00580401">
        <w:rPr>
          <w:sz w:val="22"/>
          <w:lang w:val="en-US"/>
        </w:rPr>
        <w:t>significantly the</w:t>
      </w:r>
      <w:r w:rsidR="00AF1DA8" w:rsidRPr="00580401">
        <w:rPr>
          <w:sz w:val="22"/>
          <w:lang w:val="en-US"/>
        </w:rPr>
        <w:t xml:space="preserve"> project </w:t>
      </w:r>
      <w:r w:rsidR="00F8586A" w:rsidRPr="00580401">
        <w:rPr>
          <w:sz w:val="22"/>
          <w:lang w:val="en-US"/>
        </w:rPr>
        <w:t>duration</w:t>
      </w:r>
      <w:r w:rsidR="00AF1DA8" w:rsidRPr="00580401">
        <w:rPr>
          <w:sz w:val="22"/>
          <w:lang w:val="en-US"/>
        </w:rPr>
        <w:t xml:space="preserve"> </w:t>
      </w:r>
      <w:r w:rsidRPr="00580401">
        <w:rPr>
          <w:sz w:val="22"/>
          <w:lang w:val="en-US"/>
        </w:rPr>
        <w:t>and therefore</w:t>
      </w:r>
      <w:r w:rsidR="00AF1DA8" w:rsidRPr="00580401">
        <w:rPr>
          <w:sz w:val="22"/>
          <w:lang w:val="en-US"/>
        </w:rPr>
        <w:t xml:space="preserve"> increase signif</w:t>
      </w:r>
      <w:r w:rsidRPr="00580401">
        <w:rPr>
          <w:sz w:val="22"/>
          <w:lang w:val="en-US"/>
        </w:rPr>
        <w:t xml:space="preserve">icantly the risk and cost of the project. </w:t>
      </w:r>
      <w:r w:rsidR="00CD2D85" w:rsidRPr="00580401">
        <w:rPr>
          <w:sz w:val="22"/>
          <w:lang w:val="en-US"/>
        </w:rPr>
        <w:t xml:space="preserve">FID requires to find ways to adapt the production </w:t>
      </w:r>
      <w:r w:rsidR="00F8586A" w:rsidRPr="00580401">
        <w:rPr>
          <w:sz w:val="22"/>
          <w:lang w:val="en-US"/>
        </w:rPr>
        <w:t>equipment</w:t>
      </w:r>
      <w:r w:rsidR="00BC2700" w:rsidRPr="00580401">
        <w:rPr>
          <w:sz w:val="22"/>
          <w:lang w:val="en-US"/>
        </w:rPr>
        <w:t xml:space="preserve"> and the processes themselves</w:t>
      </w:r>
      <w:r w:rsidR="00CD2D85" w:rsidRPr="00580401">
        <w:rPr>
          <w:sz w:val="22"/>
          <w:lang w:val="en-US"/>
        </w:rPr>
        <w:t xml:space="preserve"> at each step: </w:t>
      </w:r>
      <w:r w:rsidR="008E06A8" w:rsidRPr="00580401">
        <w:rPr>
          <w:sz w:val="22"/>
          <w:lang w:val="en-US"/>
        </w:rPr>
        <w:t xml:space="preserve">milling, </w:t>
      </w:r>
      <w:r w:rsidR="00CD2D85" w:rsidRPr="00580401">
        <w:rPr>
          <w:sz w:val="22"/>
          <w:lang w:val="en-US"/>
        </w:rPr>
        <w:t xml:space="preserve">mixing, extrusion, baking and / or graphitization. None of </w:t>
      </w:r>
      <w:r w:rsidR="00EE1367" w:rsidRPr="00580401">
        <w:rPr>
          <w:sz w:val="22"/>
          <w:lang w:val="en-US"/>
        </w:rPr>
        <w:t xml:space="preserve">Carbone </w:t>
      </w:r>
      <w:proofErr w:type="spellStart"/>
      <w:r w:rsidR="00EE1367" w:rsidRPr="00580401">
        <w:rPr>
          <w:sz w:val="22"/>
          <w:lang w:val="en-US"/>
        </w:rPr>
        <w:t>Savoie’s</w:t>
      </w:r>
      <w:proofErr w:type="spellEnd"/>
      <w:r w:rsidR="00EE1367" w:rsidRPr="00580401">
        <w:rPr>
          <w:sz w:val="22"/>
          <w:lang w:val="en-US"/>
        </w:rPr>
        <w:t xml:space="preserve"> </w:t>
      </w:r>
      <w:r w:rsidR="00CD2D85" w:rsidRPr="00580401">
        <w:rPr>
          <w:sz w:val="22"/>
          <w:lang w:val="en-US"/>
        </w:rPr>
        <w:t xml:space="preserve">equipment are on-the-shelves </w:t>
      </w:r>
      <w:r w:rsidR="00F8586A" w:rsidRPr="00580401">
        <w:rPr>
          <w:sz w:val="22"/>
          <w:lang w:val="en-US"/>
        </w:rPr>
        <w:t>equipment</w:t>
      </w:r>
      <w:r w:rsidR="00CD2D85" w:rsidRPr="00580401">
        <w:rPr>
          <w:sz w:val="22"/>
          <w:lang w:val="en-US"/>
        </w:rPr>
        <w:t>.</w:t>
      </w:r>
      <w:r w:rsidR="00F8586A" w:rsidRPr="00580401">
        <w:rPr>
          <w:sz w:val="22"/>
          <w:lang w:val="en-US"/>
        </w:rPr>
        <w:t xml:space="preserve"> They cost millions and have been installed years ago. Therefore, </w:t>
      </w:r>
      <w:r w:rsidR="00EE1367" w:rsidRPr="00580401">
        <w:rPr>
          <w:sz w:val="22"/>
          <w:lang w:val="en-US"/>
        </w:rPr>
        <w:t xml:space="preserve">Carbone </w:t>
      </w:r>
      <w:proofErr w:type="spellStart"/>
      <w:r w:rsidR="00EE1367" w:rsidRPr="00580401">
        <w:rPr>
          <w:sz w:val="22"/>
          <w:lang w:val="en-US"/>
        </w:rPr>
        <w:t>Savoie</w:t>
      </w:r>
      <w:proofErr w:type="spellEnd"/>
      <w:r w:rsidR="00EE1367" w:rsidRPr="00580401">
        <w:rPr>
          <w:sz w:val="22"/>
          <w:lang w:val="en-US"/>
        </w:rPr>
        <w:t xml:space="preserve"> </w:t>
      </w:r>
      <w:r w:rsidR="00EB11F2" w:rsidRPr="00580401">
        <w:rPr>
          <w:sz w:val="22"/>
          <w:lang w:val="en-US"/>
        </w:rPr>
        <w:t xml:space="preserve">cannot consider buying new equipment, but it </w:t>
      </w:r>
      <w:r w:rsidR="00F8586A" w:rsidRPr="00580401">
        <w:rPr>
          <w:sz w:val="22"/>
          <w:lang w:val="en-US"/>
        </w:rPr>
        <w:t xml:space="preserve">must adapt the </w:t>
      </w:r>
      <w:r w:rsidR="00EB11F2" w:rsidRPr="00580401">
        <w:rPr>
          <w:sz w:val="22"/>
          <w:lang w:val="en-US"/>
        </w:rPr>
        <w:t xml:space="preserve">existing </w:t>
      </w:r>
      <w:r w:rsidR="00F8586A" w:rsidRPr="00580401">
        <w:rPr>
          <w:sz w:val="22"/>
          <w:lang w:val="en-US"/>
        </w:rPr>
        <w:t>equipment. Adapting equipment takes months (engineering team to innovate and find a technical solution, consultation to engineering companies, work realization, installation, commissioning, test and new adaptation). Considering the number of equipment that needs to be adapted</w:t>
      </w:r>
      <w:r w:rsidR="00EB11F2" w:rsidRPr="00580401">
        <w:rPr>
          <w:sz w:val="22"/>
          <w:lang w:val="en-US"/>
        </w:rPr>
        <w:t xml:space="preserve"> for the IPCEI on Batteries</w:t>
      </w:r>
      <w:r w:rsidR="00F8586A" w:rsidRPr="00580401">
        <w:rPr>
          <w:sz w:val="22"/>
          <w:lang w:val="en-US"/>
        </w:rPr>
        <w:t>, it would not make sense to wait to completely finalize the “R&amp;D phase” before starting the “FID phase”.</w:t>
      </w:r>
    </w:p>
    <w:p w14:paraId="1925630E" w14:textId="77777777" w:rsidR="00E1110C" w:rsidRPr="00580401" w:rsidRDefault="00E1110C" w:rsidP="00E1110C">
      <w:pPr>
        <w:pStyle w:val="ITAbsatzohneNr"/>
        <w:jc w:val="both"/>
        <w:rPr>
          <w:sz w:val="22"/>
          <w:szCs w:val="22"/>
          <w:lang w:val="en-US"/>
        </w:rPr>
      </w:pPr>
    </w:p>
    <w:p w14:paraId="1925630F" w14:textId="77777777" w:rsidR="000E32C1" w:rsidRPr="00580401" w:rsidRDefault="000E32C1" w:rsidP="000E32C1">
      <w:pPr>
        <w:pStyle w:val="N3"/>
        <w:rPr>
          <w:lang w:val="en-US"/>
        </w:rPr>
      </w:pPr>
      <w:r w:rsidRPr="00580401">
        <w:rPr>
          <w:lang w:val="en-US"/>
        </w:rPr>
        <w:t>Objectives and technical challenges in the “R&amp;D phase</w:t>
      </w:r>
      <w:r w:rsidR="000D7F7B" w:rsidRPr="00580401">
        <w:rPr>
          <w:rStyle w:val="FootnoteReference"/>
          <w:lang w:val="en-US"/>
        </w:rPr>
        <w:footnoteReference w:id="13"/>
      </w:r>
      <w:r w:rsidRPr="00580401">
        <w:rPr>
          <w:lang w:val="en-US"/>
        </w:rPr>
        <w:t>”</w:t>
      </w:r>
    </w:p>
    <w:p w14:paraId="19256310" w14:textId="77777777" w:rsidR="00546BAF" w:rsidRPr="00580401" w:rsidRDefault="00546BAF" w:rsidP="00546BAF">
      <w:pPr>
        <w:pStyle w:val="ITAbsatzohneNr"/>
        <w:jc w:val="both"/>
        <w:rPr>
          <w:sz w:val="22"/>
          <w:szCs w:val="22"/>
          <w:lang w:val="en-US"/>
        </w:rPr>
      </w:pPr>
      <w:r w:rsidRPr="00580401">
        <w:rPr>
          <w:sz w:val="22"/>
          <w:szCs w:val="22"/>
          <w:lang w:val="en-US"/>
        </w:rPr>
        <w:t xml:space="preserve">Carbone </w:t>
      </w:r>
      <w:proofErr w:type="spellStart"/>
      <w:r w:rsidRPr="00580401">
        <w:rPr>
          <w:sz w:val="22"/>
          <w:szCs w:val="22"/>
          <w:lang w:val="en-US"/>
        </w:rPr>
        <w:t>Savoie</w:t>
      </w:r>
      <w:proofErr w:type="spellEnd"/>
      <w:r w:rsidRPr="00580401">
        <w:rPr>
          <w:sz w:val="22"/>
          <w:szCs w:val="22"/>
          <w:lang w:val="en-US"/>
        </w:rPr>
        <w:t xml:space="preserve"> R&amp;D has defined the action plan below related to </w:t>
      </w:r>
      <w:r w:rsidR="006262FC" w:rsidRPr="00580401">
        <w:rPr>
          <w:sz w:val="22"/>
          <w:szCs w:val="22"/>
          <w:lang w:val="en-US"/>
        </w:rPr>
        <w:t xml:space="preserve">overcoming </w:t>
      </w:r>
      <w:r w:rsidRPr="00580401">
        <w:rPr>
          <w:sz w:val="22"/>
          <w:szCs w:val="22"/>
          <w:lang w:val="en-US"/>
        </w:rPr>
        <w:t xml:space="preserve">the technical locks. These three action plans related to technical locks are then ventilated in the four work </w:t>
      </w:r>
      <w:r w:rsidR="00763556" w:rsidRPr="00580401">
        <w:rPr>
          <w:sz w:val="22"/>
          <w:szCs w:val="22"/>
          <w:lang w:val="en-US"/>
        </w:rPr>
        <w:t>plans described in chapter 1.8.1</w:t>
      </w:r>
      <w:r w:rsidRPr="00580401">
        <w:rPr>
          <w:sz w:val="22"/>
          <w:szCs w:val="22"/>
          <w:lang w:val="en-US"/>
        </w:rPr>
        <w:t xml:space="preserve"> (</w:t>
      </w:r>
      <w:r w:rsidR="00EE1367" w:rsidRPr="00580401">
        <w:rPr>
          <w:sz w:val="22"/>
          <w:szCs w:val="22"/>
          <w:lang w:val="en-US"/>
        </w:rPr>
        <w:t xml:space="preserve">three </w:t>
      </w:r>
      <w:r w:rsidRPr="00580401">
        <w:rPr>
          <w:sz w:val="22"/>
          <w:szCs w:val="22"/>
          <w:lang w:val="en-US"/>
        </w:rPr>
        <w:t xml:space="preserve">work </w:t>
      </w:r>
      <w:r w:rsidR="00EE1367" w:rsidRPr="00580401">
        <w:rPr>
          <w:sz w:val="22"/>
          <w:szCs w:val="22"/>
          <w:lang w:val="en-US"/>
        </w:rPr>
        <w:t xml:space="preserve">packages </w:t>
      </w:r>
      <w:r w:rsidR="006262FC" w:rsidRPr="00580401">
        <w:rPr>
          <w:sz w:val="22"/>
          <w:szCs w:val="22"/>
          <w:lang w:val="en-US"/>
        </w:rPr>
        <w:t xml:space="preserve">are </w:t>
      </w:r>
      <w:r w:rsidRPr="00580401">
        <w:rPr>
          <w:sz w:val="22"/>
          <w:szCs w:val="22"/>
          <w:lang w:val="en-US"/>
        </w:rPr>
        <w:t>R&amp;D</w:t>
      </w:r>
      <w:r w:rsidR="006262FC" w:rsidRPr="00580401">
        <w:rPr>
          <w:sz w:val="22"/>
          <w:szCs w:val="22"/>
          <w:lang w:val="en-US"/>
        </w:rPr>
        <w:t xml:space="preserve"> activities</w:t>
      </w:r>
      <w:r w:rsidRPr="00580401">
        <w:rPr>
          <w:sz w:val="22"/>
          <w:szCs w:val="22"/>
          <w:lang w:val="en-US"/>
        </w:rPr>
        <w:t xml:space="preserve">, </w:t>
      </w:r>
      <w:r w:rsidR="004666B6" w:rsidRPr="00580401">
        <w:rPr>
          <w:sz w:val="22"/>
          <w:szCs w:val="22"/>
          <w:lang w:val="en-US"/>
        </w:rPr>
        <w:t>on</w:t>
      </w:r>
      <w:r w:rsidR="006262FC" w:rsidRPr="00580401">
        <w:rPr>
          <w:sz w:val="22"/>
          <w:szCs w:val="22"/>
          <w:lang w:val="en-US"/>
        </w:rPr>
        <w:t>e</w:t>
      </w:r>
      <w:r w:rsidR="004666B6" w:rsidRPr="00580401">
        <w:rPr>
          <w:sz w:val="22"/>
          <w:szCs w:val="22"/>
          <w:lang w:val="en-US"/>
        </w:rPr>
        <w:t xml:space="preserve"> </w:t>
      </w:r>
      <w:r w:rsidR="006262FC" w:rsidRPr="00580401">
        <w:rPr>
          <w:sz w:val="22"/>
          <w:szCs w:val="22"/>
          <w:lang w:val="en-US"/>
        </w:rPr>
        <w:t>work package is</w:t>
      </w:r>
      <w:r w:rsidRPr="00580401">
        <w:rPr>
          <w:sz w:val="22"/>
          <w:szCs w:val="22"/>
          <w:lang w:val="en-US"/>
        </w:rPr>
        <w:t xml:space="preserve"> FID</w:t>
      </w:r>
      <w:r w:rsidR="006262FC" w:rsidRPr="00580401">
        <w:rPr>
          <w:sz w:val="22"/>
          <w:szCs w:val="22"/>
          <w:lang w:val="en-US"/>
        </w:rPr>
        <w:t xml:space="preserve"> activities</w:t>
      </w:r>
      <w:r w:rsidRPr="00580401">
        <w:rPr>
          <w:sz w:val="22"/>
          <w:szCs w:val="22"/>
          <w:lang w:val="en-US"/>
        </w:rPr>
        <w:t>)</w:t>
      </w:r>
      <w:r w:rsidR="004666B6" w:rsidRPr="00580401">
        <w:rPr>
          <w:sz w:val="22"/>
          <w:szCs w:val="22"/>
          <w:lang w:val="en-US"/>
        </w:rPr>
        <w:t>.</w:t>
      </w:r>
    </w:p>
    <w:p w14:paraId="19256311" w14:textId="77777777" w:rsidR="00546BAF" w:rsidRPr="00580401" w:rsidRDefault="00546BAF" w:rsidP="00552DA4">
      <w:pPr>
        <w:pStyle w:val="ITAbsatzohneNr"/>
        <w:jc w:val="both"/>
        <w:rPr>
          <w:sz w:val="22"/>
          <w:szCs w:val="22"/>
          <w:u w:val="single"/>
          <w:lang w:val="en-US"/>
        </w:rPr>
      </w:pPr>
    </w:p>
    <w:p w14:paraId="19256312" w14:textId="77777777" w:rsidR="00CC4F43" w:rsidRPr="00580401" w:rsidRDefault="00CC4F43" w:rsidP="00552DA4">
      <w:pPr>
        <w:pStyle w:val="ITAbsatzohneNr"/>
        <w:jc w:val="both"/>
        <w:rPr>
          <w:sz w:val="22"/>
          <w:szCs w:val="22"/>
          <w:lang w:val="en-US"/>
        </w:rPr>
      </w:pPr>
      <w:r w:rsidRPr="00580401">
        <w:rPr>
          <w:sz w:val="22"/>
          <w:szCs w:val="22"/>
          <w:lang w:val="en-US"/>
        </w:rPr>
        <w:t xml:space="preserve">The three tables below describe the objectives set out by Carbone </w:t>
      </w:r>
      <w:proofErr w:type="spellStart"/>
      <w:r w:rsidRPr="00580401">
        <w:rPr>
          <w:sz w:val="22"/>
          <w:szCs w:val="22"/>
          <w:lang w:val="en-US"/>
        </w:rPr>
        <w:t>Savoie</w:t>
      </w:r>
      <w:proofErr w:type="spellEnd"/>
      <w:r w:rsidRPr="00580401">
        <w:rPr>
          <w:sz w:val="22"/>
          <w:szCs w:val="22"/>
          <w:lang w:val="en-US"/>
        </w:rPr>
        <w:t xml:space="preserve"> in the IPCEI on Batteries. The activities that will be carried out to reach these objectives are describe in </w:t>
      </w:r>
      <w:r w:rsidR="0021156A" w:rsidRPr="00580401">
        <w:rPr>
          <w:sz w:val="22"/>
          <w:szCs w:val="22"/>
          <w:lang w:val="en-US"/>
        </w:rPr>
        <w:t>“</w:t>
      </w:r>
      <w:r w:rsidRPr="00580401">
        <w:rPr>
          <w:sz w:val="22"/>
          <w:szCs w:val="22"/>
          <w:lang w:val="en-US"/>
        </w:rPr>
        <w:fldChar w:fldCharType="begin"/>
      </w:r>
      <w:r w:rsidRPr="00580401">
        <w:rPr>
          <w:sz w:val="22"/>
          <w:szCs w:val="22"/>
          <w:lang w:val="en-US"/>
        </w:rPr>
        <w:instrText xml:space="preserve"> REF _Ref20506697 \r \h  \* MERGEFORMAT </w:instrText>
      </w:r>
      <w:r w:rsidRPr="00580401">
        <w:rPr>
          <w:sz w:val="22"/>
          <w:szCs w:val="22"/>
          <w:lang w:val="en-US"/>
        </w:rPr>
      </w:r>
      <w:r w:rsidRPr="00580401">
        <w:rPr>
          <w:sz w:val="22"/>
          <w:szCs w:val="22"/>
          <w:lang w:val="en-US"/>
        </w:rPr>
        <w:fldChar w:fldCharType="separate"/>
      </w:r>
      <w:r w:rsidRPr="00580401">
        <w:rPr>
          <w:sz w:val="22"/>
          <w:szCs w:val="22"/>
          <w:lang w:val="en-US"/>
        </w:rPr>
        <w:t>1.6</w:t>
      </w:r>
      <w:r w:rsidRPr="00580401">
        <w:rPr>
          <w:sz w:val="22"/>
          <w:szCs w:val="22"/>
          <w:lang w:val="en-US"/>
        </w:rPr>
        <w:fldChar w:fldCharType="end"/>
      </w:r>
      <w:r w:rsidRPr="00580401">
        <w:rPr>
          <w:sz w:val="22"/>
          <w:szCs w:val="22"/>
          <w:lang w:val="en-US"/>
        </w:rPr>
        <w:t> </w:t>
      </w:r>
      <w:proofErr w:type="spellStart"/>
      <w:r w:rsidRPr="00580401">
        <w:rPr>
          <w:sz w:val="22"/>
          <w:szCs w:val="22"/>
          <w:lang w:val="en-US"/>
        </w:rPr>
        <w:fldChar w:fldCharType="begin"/>
      </w:r>
      <w:r w:rsidRPr="00580401">
        <w:rPr>
          <w:sz w:val="22"/>
          <w:szCs w:val="22"/>
          <w:lang w:val="en-US"/>
        </w:rPr>
        <w:instrText xml:space="preserve"> REF _Ref20506700 \h  \* MERGEFORMAT </w:instrText>
      </w:r>
      <w:r w:rsidRPr="00580401">
        <w:rPr>
          <w:sz w:val="22"/>
          <w:szCs w:val="22"/>
          <w:lang w:val="en-US"/>
        </w:rPr>
      </w:r>
      <w:r w:rsidRPr="00580401">
        <w:rPr>
          <w:sz w:val="22"/>
          <w:szCs w:val="22"/>
          <w:lang w:val="en-US"/>
        </w:rPr>
        <w:fldChar w:fldCharType="separate"/>
      </w:r>
      <w:r w:rsidRPr="00580401">
        <w:rPr>
          <w:sz w:val="22"/>
          <w:szCs w:val="22"/>
          <w:lang w:val="en-US"/>
        </w:rPr>
        <w:t>Organisation</w:t>
      </w:r>
      <w:proofErr w:type="spellEnd"/>
      <w:r w:rsidRPr="00580401">
        <w:rPr>
          <w:sz w:val="22"/>
          <w:szCs w:val="22"/>
          <w:lang w:val="en-US"/>
        </w:rPr>
        <w:t xml:space="preserve"> of the different R&amp;D loops and FID loops</w:t>
      </w:r>
      <w:r w:rsidRPr="00580401">
        <w:rPr>
          <w:sz w:val="22"/>
          <w:szCs w:val="22"/>
          <w:lang w:val="en-US"/>
        </w:rPr>
        <w:fldChar w:fldCharType="end"/>
      </w:r>
      <w:r w:rsidR="0021156A" w:rsidRPr="00580401">
        <w:rPr>
          <w:sz w:val="22"/>
          <w:szCs w:val="22"/>
          <w:lang w:val="en-US"/>
        </w:rPr>
        <w:t>”</w:t>
      </w:r>
      <w:r w:rsidR="008428C5" w:rsidRPr="00580401">
        <w:rPr>
          <w:sz w:val="22"/>
          <w:szCs w:val="22"/>
          <w:lang w:val="en-US"/>
        </w:rPr>
        <w:t xml:space="preserve"> and in </w:t>
      </w:r>
      <w:r w:rsidR="0021156A" w:rsidRPr="00580401">
        <w:rPr>
          <w:sz w:val="22"/>
          <w:szCs w:val="22"/>
          <w:lang w:val="en-US"/>
        </w:rPr>
        <w:t>“</w:t>
      </w:r>
      <w:r w:rsidR="008428C5" w:rsidRPr="00580401">
        <w:rPr>
          <w:sz w:val="22"/>
          <w:szCs w:val="22"/>
          <w:lang w:val="en-US"/>
        </w:rPr>
        <w:fldChar w:fldCharType="begin"/>
      </w:r>
      <w:r w:rsidR="008428C5" w:rsidRPr="00580401">
        <w:rPr>
          <w:sz w:val="22"/>
          <w:szCs w:val="22"/>
          <w:lang w:val="en-US"/>
        </w:rPr>
        <w:instrText xml:space="preserve"> REF _Ref20507615 \r \h </w:instrText>
      </w:r>
      <w:r w:rsidR="0021156A" w:rsidRPr="00580401">
        <w:rPr>
          <w:sz w:val="22"/>
          <w:szCs w:val="22"/>
          <w:lang w:val="en-US"/>
        </w:rPr>
        <w:instrText xml:space="preserve"> \* MERGEFORMAT </w:instrText>
      </w:r>
      <w:r w:rsidR="008428C5" w:rsidRPr="00580401">
        <w:rPr>
          <w:sz w:val="22"/>
          <w:szCs w:val="22"/>
          <w:lang w:val="en-US"/>
        </w:rPr>
      </w:r>
      <w:r w:rsidR="008428C5" w:rsidRPr="00580401">
        <w:rPr>
          <w:sz w:val="22"/>
          <w:szCs w:val="22"/>
          <w:lang w:val="en-US"/>
        </w:rPr>
        <w:fldChar w:fldCharType="separate"/>
      </w:r>
      <w:r w:rsidR="008428C5" w:rsidRPr="00580401">
        <w:rPr>
          <w:sz w:val="22"/>
          <w:szCs w:val="22"/>
          <w:lang w:val="en-US"/>
        </w:rPr>
        <w:t>1.8</w:t>
      </w:r>
      <w:r w:rsidR="008428C5" w:rsidRPr="00580401">
        <w:rPr>
          <w:sz w:val="22"/>
          <w:szCs w:val="22"/>
          <w:lang w:val="en-US"/>
        </w:rPr>
        <w:fldChar w:fldCharType="end"/>
      </w:r>
      <w:r w:rsidR="008428C5" w:rsidRPr="00580401">
        <w:rPr>
          <w:sz w:val="22"/>
          <w:szCs w:val="22"/>
          <w:lang w:val="en-US"/>
        </w:rPr>
        <w:t> </w:t>
      </w:r>
      <w:r w:rsidR="008428C5" w:rsidRPr="00580401">
        <w:rPr>
          <w:sz w:val="22"/>
          <w:szCs w:val="22"/>
          <w:lang w:val="en-US"/>
        </w:rPr>
        <w:fldChar w:fldCharType="begin"/>
      </w:r>
      <w:r w:rsidR="008428C5" w:rsidRPr="00580401">
        <w:rPr>
          <w:sz w:val="22"/>
          <w:szCs w:val="22"/>
          <w:lang w:val="en-US"/>
        </w:rPr>
        <w:instrText xml:space="preserve"> REF _Ref20507594 \h </w:instrText>
      </w:r>
      <w:r w:rsidR="0021156A" w:rsidRPr="00580401">
        <w:rPr>
          <w:sz w:val="22"/>
          <w:szCs w:val="22"/>
          <w:lang w:val="en-US"/>
        </w:rPr>
        <w:instrText xml:space="preserve"> \* MERGEFORMAT </w:instrText>
      </w:r>
      <w:r w:rsidR="008428C5" w:rsidRPr="00580401">
        <w:rPr>
          <w:sz w:val="22"/>
          <w:szCs w:val="22"/>
          <w:lang w:val="en-US"/>
        </w:rPr>
      </w:r>
      <w:r w:rsidR="008428C5" w:rsidRPr="00580401">
        <w:rPr>
          <w:sz w:val="22"/>
          <w:szCs w:val="22"/>
          <w:lang w:val="en-US"/>
        </w:rPr>
        <w:fldChar w:fldCharType="separate"/>
      </w:r>
      <w:r w:rsidR="008428C5" w:rsidRPr="00580401">
        <w:rPr>
          <w:lang w:val="en-US"/>
        </w:rPr>
        <w:t>Work Plan</w:t>
      </w:r>
      <w:r w:rsidR="008428C5" w:rsidRPr="00580401">
        <w:rPr>
          <w:sz w:val="22"/>
          <w:szCs w:val="22"/>
          <w:lang w:val="en-US"/>
        </w:rPr>
        <w:fldChar w:fldCharType="end"/>
      </w:r>
      <w:r w:rsidR="0021156A" w:rsidRPr="00580401">
        <w:rPr>
          <w:sz w:val="22"/>
          <w:szCs w:val="22"/>
          <w:lang w:val="en-US"/>
        </w:rPr>
        <w:t>”</w:t>
      </w:r>
      <w:r w:rsidR="008428C5" w:rsidRPr="00580401">
        <w:rPr>
          <w:sz w:val="22"/>
          <w:szCs w:val="22"/>
          <w:lang w:val="en-US"/>
        </w:rPr>
        <w:t>.</w:t>
      </w:r>
    </w:p>
    <w:p w14:paraId="19256313" w14:textId="77777777" w:rsidR="00E3387F" w:rsidRPr="00580401" w:rsidRDefault="00E3387F" w:rsidP="00552DA4">
      <w:pPr>
        <w:pStyle w:val="ITAbsatzohneNr"/>
        <w:jc w:val="both"/>
        <w:rPr>
          <w:sz w:val="22"/>
          <w:szCs w:val="22"/>
          <w:u w:val="single"/>
          <w:lang w:val="en-US"/>
        </w:rPr>
      </w:pPr>
    </w:p>
    <w:p w14:paraId="19256314" w14:textId="77777777" w:rsidR="001C48F3" w:rsidRPr="00580401" w:rsidRDefault="00876766" w:rsidP="00552DA4">
      <w:pPr>
        <w:pStyle w:val="ITAbsatzohneNr"/>
        <w:jc w:val="both"/>
        <w:rPr>
          <w:sz w:val="22"/>
          <w:szCs w:val="22"/>
          <w:lang w:val="en-US"/>
        </w:rPr>
      </w:pPr>
      <w:r w:rsidRPr="00580401">
        <w:rPr>
          <w:sz w:val="22"/>
          <w:szCs w:val="22"/>
          <w:u w:val="single"/>
          <w:lang w:val="en-US"/>
        </w:rPr>
        <w:t xml:space="preserve">Related </w:t>
      </w:r>
      <w:r w:rsidR="00E907D8" w:rsidRPr="00580401">
        <w:rPr>
          <w:sz w:val="22"/>
          <w:szCs w:val="22"/>
          <w:u w:val="single"/>
          <w:lang w:val="en-US"/>
        </w:rPr>
        <w:t>to</w:t>
      </w:r>
      <w:r w:rsidRPr="00580401">
        <w:rPr>
          <w:sz w:val="22"/>
          <w:szCs w:val="22"/>
          <w:u w:val="single"/>
          <w:lang w:val="en-US"/>
        </w:rPr>
        <w:t xml:space="preserve"> </w:t>
      </w:r>
      <w:r w:rsidR="00552DA4" w:rsidRPr="00580401">
        <w:rPr>
          <w:sz w:val="22"/>
          <w:szCs w:val="22"/>
          <w:u w:val="single"/>
          <w:lang w:val="en-US"/>
        </w:rPr>
        <w:t>f</w:t>
      </w:r>
      <w:r w:rsidR="00DD6527" w:rsidRPr="00580401">
        <w:rPr>
          <w:sz w:val="22"/>
          <w:szCs w:val="22"/>
          <w:u w:val="single"/>
          <w:lang w:val="en-US"/>
        </w:rPr>
        <w:t>irst technical lock:</w:t>
      </w:r>
      <w:r w:rsidR="00DD6527" w:rsidRPr="00580401">
        <w:rPr>
          <w:sz w:val="22"/>
          <w:szCs w:val="22"/>
          <w:lang w:val="en-US"/>
        </w:rPr>
        <w:t xml:space="preserve"> </w:t>
      </w:r>
      <w:r w:rsidR="001C48F3" w:rsidRPr="00580401">
        <w:rPr>
          <w:sz w:val="22"/>
          <w:szCs w:val="22"/>
          <w:lang w:val="en-US"/>
        </w:rPr>
        <w:t xml:space="preserve">Maintaining temperature </w:t>
      </w:r>
      <w:r w:rsidR="00E907D8" w:rsidRPr="00580401">
        <w:rPr>
          <w:sz w:val="22"/>
          <w:szCs w:val="22"/>
          <w:lang w:val="en-US"/>
        </w:rPr>
        <w:t xml:space="preserve">above 3000°C </w:t>
      </w:r>
      <w:r w:rsidR="001C48F3" w:rsidRPr="00580401">
        <w:rPr>
          <w:sz w:val="22"/>
          <w:szCs w:val="22"/>
          <w:lang w:val="en-US"/>
        </w:rPr>
        <w:t>with LWG graphitization technology</w:t>
      </w:r>
    </w:p>
    <w:p w14:paraId="19256315" w14:textId="77777777" w:rsidR="001C48F3" w:rsidRPr="00580401" w:rsidRDefault="001C48F3" w:rsidP="00B7753D">
      <w:pPr>
        <w:pStyle w:val="ITAbsatzohneNr"/>
        <w:jc w:val="both"/>
        <w:rPr>
          <w:lang w:val="en-US"/>
        </w:rPr>
      </w:pPr>
    </w:p>
    <w:p w14:paraId="19256316" w14:textId="77777777" w:rsidR="00E907D8" w:rsidRPr="00580401" w:rsidRDefault="00E907D8" w:rsidP="00B7753D">
      <w:pPr>
        <w:pStyle w:val="ITAbsatzohneNr"/>
        <w:jc w:val="both"/>
        <w:rPr>
          <w:lang w:val="en-US"/>
        </w:rPr>
      </w:pPr>
    </w:p>
    <w:tbl>
      <w:tblPr>
        <w:tblStyle w:val="TableGrid"/>
        <w:tblW w:w="8921" w:type="dxa"/>
        <w:tblLook w:val="0420" w:firstRow="1" w:lastRow="0" w:firstColumn="0" w:lastColumn="0" w:noHBand="0" w:noVBand="1"/>
      </w:tblPr>
      <w:tblGrid>
        <w:gridCol w:w="1200"/>
        <w:gridCol w:w="7721"/>
      </w:tblGrid>
      <w:tr w:rsidR="00E907D8" w:rsidRPr="00580401" w14:paraId="19256319" w14:textId="77777777" w:rsidTr="00552DA4">
        <w:trPr>
          <w:trHeight w:val="547"/>
          <w:tblHeader/>
        </w:trPr>
        <w:tc>
          <w:tcPr>
            <w:tcW w:w="1200" w:type="dxa"/>
            <w:shd w:val="clear" w:color="auto" w:fill="000000" w:themeFill="text1"/>
          </w:tcPr>
          <w:p w14:paraId="19256317" w14:textId="77777777" w:rsidR="00E907D8" w:rsidRPr="00580401" w:rsidRDefault="00E907D8" w:rsidP="00B7753D">
            <w:pPr>
              <w:pStyle w:val="ITAbsatzohneNr"/>
              <w:jc w:val="both"/>
              <w:rPr>
                <w:lang w:val="en-US"/>
              </w:rPr>
            </w:pPr>
            <w:r w:rsidRPr="00580401">
              <w:rPr>
                <w:lang w:val="en-US"/>
              </w:rPr>
              <w:t>Work</w:t>
            </w:r>
          </w:p>
        </w:tc>
        <w:tc>
          <w:tcPr>
            <w:tcW w:w="7721" w:type="dxa"/>
            <w:shd w:val="clear" w:color="auto" w:fill="000000" w:themeFill="text1"/>
          </w:tcPr>
          <w:p w14:paraId="19256318" w14:textId="77777777" w:rsidR="00E907D8" w:rsidRPr="00580401" w:rsidRDefault="00CE6227" w:rsidP="00B7753D">
            <w:pPr>
              <w:pStyle w:val="ITAbsatzohneNr"/>
              <w:jc w:val="both"/>
              <w:rPr>
                <w:lang w:val="en-US"/>
              </w:rPr>
            </w:pPr>
            <w:r w:rsidRPr="00580401">
              <w:rPr>
                <w:lang w:val="en-US"/>
              </w:rPr>
              <w:t>Action plan</w:t>
            </w:r>
          </w:p>
        </w:tc>
      </w:tr>
      <w:tr w:rsidR="001C48F3" w:rsidRPr="00580401" w14:paraId="19256320" w14:textId="77777777" w:rsidTr="00D546C6">
        <w:trPr>
          <w:trHeight w:val="2215"/>
        </w:trPr>
        <w:tc>
          <w:tcPr>
            <w:tcW w:w="1200" w:type="dxa"/>
            <w:hideMark/>
          </w:tcPr>
          <w:p w14:paraId="1925631A" w14:textId="77777777" w:rsidR="001C48F3" w:rsidRPr="00580401" w:rsidRDefault="001C48F3" w:rsidP="00B7753D">
            <w:pPr>
              <w:pStyle w:val="ITAbsatzohneNr"/>
              <w:jc w:val="both"/>
              <w:rPr>
                <w:lang w:val="en-US"/>
              </w:rPr>
            </w:pPr>
            <w:r w:rsidRPr="00580401">
              <w:rPr>
                <w:lang w:val="en-US"/>
              </w:rPr>
              <w:lastRenderedPageBreak/>
              <w:t>Raw</w:t>
            </w:r>
            <w:r w:rsidR="00E1110C" w:rsidRPr="00580401">
              <w:rPr>
                <w:lang w:val="en-US"/>
              </w:rPr>
              <w:t xml:space="preserve"> </w:t>
            </w:r>
            <w:r w:rsidRPr="00580401">
              <w:rPr>
                <w:lang w:val="en-US"/>
              </w:rPr>
              <w:t>materials</w:t>
            </w:r>
          </w:p>
        </w:tc>
        <w:tc>
          <w:tcPr>
            <w:tcW w:w="7721" w:type="dxa"/>
            <w:hideMark/>
          </w:tcPr>
          <w:p w14:paraId="1925631B" w14:textId="77777777" w:rsidR="001C48F3" w:rsidRPr="00580401" w:rsidRDefault="00876766" w:rsidP="0058647D">
            <w:pPr>
              <w:pStyle w:val="ITAbsatzohneNr"/>
              <w:numPr>
                <w:ilvl w:val="0"/>
                <w:numId w:val="17"/>
              </w:numPr>
              <w:jc w:val="both"/>
              <w:rPr>
                <w:lang w:val="en-US"/>
              </w:rPr>
            </w:pPr>
            <w:r w:rsidRPr="00580401">
              <w:rPr>
                <w:lang w:val="en-US"/>
              </w:rPr>
              <w:t>Fully understand the impact of the type of coke, coke production process and particle size of the coke on crystallinity (</w:t>
            </w:r>
            <w:r w:rsidRPr="00580401">
              <w:rPr>
                <w:i/>
                <w:lang w:val="en-US"/>
              </w:rPr>
              <w:t>R&amp;D work made in collaboration with R&amp;D of a major coke supplier</w:t>
            </w:r>
            <w:r w:rsidRPr="00580401">
              <w:rPr>
                <w:lang w:val="en-US"/>
              </w:rPr>
              <w:t>)</w:t>
            </w:r>
          </w:p>
          <w:p w14:paraId="1925631C" w14:textId="77777777" w:rsidR="00876766" w:rsidRPr="00580401" w:rsidRDefault="00876766" w:rsidP="0058647D">
            <w:pPr>
              <w:pStyle w:val="ITAbsatzohneNr"/>
              <w:numPr>
                <w:ilvl w:val="0"/>
                <w:numId w:val="17"/>
              </w:numPr>
              <w:jc w:val="both"/>
              <w:rPr>
                <w:lang w:val="en-US"/>
              </w:rPr>
            </w:pPr>
            <w:r w:rsidRPr="00580401">
              <w:rPr>
                <w:lang w:val="en-US"/>
              </w:rPr>
              <w:t>Fully understand the impact of the type of pitch on crystallinity</w:t>
            </w:r>
            <w:r w:rsidR="00206CEE" w:rsidRPr="00580401">
              <w:rPr>
                <w:lang w:val="en-US"/>
              </w:rPr>
              <w:t xml:space="preserve"> </w:t>
            </w:r>
            <w:r w:rsidR="00DB200C" w:rsidRPr="00580401">
              <w:rPr>
                <w:lang w:val="en-US"/>
              </w:rPr>
              <w:t>(</w:t>
            </w:r>
            <w:r w:rsidRPr="00580401">
              <w:rPr>
                <w:i/>
                <w:lang w:val="en-US"/>
              </w:rPr>
              <w:t>R&amp;D work made in collaboration with R&amp;D of a major pitch supplier</w:t>
            </w:r>
            <w:r w:rsidRPr="00580401">
              <w:rPr>
                <w:lang w:val="en-US"/>
              </w:rPr>
              <w:t>)</w:t>
            </w:r>
          </w:p>
          <w:p w14:paraId="1925631D" w14:textId="77777777" w:rsidR="001C48F3" w:rsidRPr="00580401" w:rsidRDefault="00876766" w:rsidP="0058647D">
            <w:pPr>
              <w:pStyle w:val="ITAbsatzohneNr"/>
              <w:numPr>
                <w:ilvl w:val="0"/>
                <w:numId w:val="17"/>
              </w:numPr>
              <w:jc w:val="both"/>
              <w:rPr>
                <w:lang w:val="en-US"/>
              </w:rPr>
            </w:pPr>
            <w:r w:rsidRPr="00580401">
              <w:rPr>
                <w:lang w:val="en-US"/>
              </w:rPr>
              <w:t>Try new cataly</w:t>
            </w:r>
            <w:r w:rsidR="002B3C23" w:rsidRPr="00580401">
              <w:rPr>
                <w:lang w:val="en-US"/>
              </w:rPr>
              <w:t>st</w:t>
            </w:r>
            <w:r w:rsidRPr="00580401">
              <w:rPr>
                <w:lang w:val="en-US"/>
              </w:rPr>
              <w:t xml:space="preserve"> under different forms </w:t>
            </w:r>
            <w:r w:rsidR="001C48F3" w:rsidRPr="00580401">
              <w:rPr>
                <w:lang w:val="en-US"/>
              </w:rPr>
              <w:t>(</w:t>
            </w:r>
            <w:r w:rsidRPr="00580401">
              <w:rPr>
                <w:lang w:val="en-US"/>
              </w:rPr>
              <w:t>carbide</w:t>
            </w:r>
            <w:r w:rsidR="001C48F3" w:rsidRPr="00580401">
              <w:rPr>
                <w:lang w:val="en-US"/>
              </w:rPr>
              <w:t xml:space="preserve">, </w:t>
            </w:r>
            <w:r w:rsidRPr="00580401">
              <w:rPr>
                <w:lang w:val="en-US"/>
              </w:rPr>
              <w:t>metallic oxide</w:t>
            </w:r>
            <w:r w:rsidR="001C48F3" w:rsidRPr="00580401">
              <w:rPr>
                <w:lang w:val="en-US"/>
              </w:rPr>
              <w:t xml:space="preserve">, </w:t>
            </w:r>
            <w:r w:rsidRPr="00580401">
              <w:rPr>
                <w:lang w:val="en-US"/>
              </w:rPr>
              <w:t xml:space="preserve">elementary) : </w:t>
            </w:r>
            <w:r w:rsidR="001C48F3" w:rsidRPr="00580401">
              <w:rPr>
                <w:lang w:val="en-US"/>
              </w:rPr>
              <w:t xml:space="preserve">Si, B, </w:t>
            </w:r>
            <w:proofErr w:type="spellStart"/>
            <w:r w:rsidR="001C48F3" w:rsidRPr="00580401">
              <w:rPr>
                <w:lang w:val="en-US"/>
              </w:rPr>
              <w:t>Ti</w:t>
            </w:r>
            <w:proofErr w:type="spellEnd"/>
            <w:r w:rsidR="001C48F3" w:rsidRPr="00580401">
              <w:rPr>
                <w:lang w:val="en-US"/>
              </w:rPr>
              <w:t xml:space="preserve"> , Fe, Ni …</w:t>
            </w:r>
          </w:p>
          <w:p w14:paraId="1925631E" w14:textId="77777777" w:rsidR="001C48F3" w:rsidRPr="00580401" w:rsidRDefault="00E907D8" w:rsidP="0058647D">
            <w:pPr>
              <w:pStyle w:val="ITAbsatzohneNr"/>
              <w:numPr>
                <w:ilvl w:val="0"/>
                <w:numId w:val="17"/>
              </w:numPr>
              <w:jc w:val="both"/>
              <w:rPr>
                <w:lang w:val="en-US"/>
              </w:rPr>
            </w:pPr>
            <w:r w:rsidRPr="00580401">
              <w:rPr>
                <w:lang w:val="en-US"/>
              </w:rPr>
              <w:t>Study impact of purification additive</w:t>
            </w:r>
            <w:r w:rsidR="002B3C23" w:rsidRPr="00580401">
              <w:rPr>
                <w:lang w:val="en-US"/>
              </w:rPr>
              <w:t>s</w:t>
            </w:r>
            <w:r w:rsidRPr="00580401">
              <w:rPr>
                <w:lang w:val="en-US"/>
              </w:rPr>
              <w:t xml:space="preserve"> in </w:t>
            </w:r>
            <w:r w:rsidR="002B3C23" w:rsidRPr="00580401">
              <w:rPr>
                <w:lang w:val="en-US"/>
              </w:rPr>
              <w:t xml:space="preserve">the </w:t>
            </w:r>
            <w:r w:rsidRPr="00580401">
              <w:rPr>
                <w:lang w:val="en-US"/>
              </w:rPr>
              <w:t>formulation</w:t>
            </w:r>
          </w:p>
          <w:p w14:paraId="1925631F" w14:textId="77777777" w:rsidR="00E907D8" w:rsidRPr="00580401" w:rsidRDefault="00E907D8" w:rsidP="00B7753D">
            <w:pPr>
              <w:pStyle w:val="ITAbsatzohneNr"/>
              <w:ind w:left="720"/>
              <w:jc w:val="both"/>
              <w:rPr>
                <w:lang w:val="en-US"/>
              </w:rPr>
            </w:pPr>
          </w:p>
        </w:tc>
      </w:tr>
      <w:tr w:rsidR="001C48F3" w:rsidRPr="00580401" w14:paraId="19256325" w14:textId="77777777" w:rsidTr="00D546C6">
        <w:trPr>
          <w:trHeight w:val="967"/>
        </w:trPr>
        <w:tc>
          <w:tcPr>
            <w:tcW w:w="1200" w:type="dxa"/>
            <w:hideMark/>
          </w:tcPr>
          <w:p w14:paraId="19256321" w14:textId="77777777" w:rsidR="001C48F3" w:rsidRPr="00580401" w:rsidRDefault="00876766" w:rsidP="00B7753D">
            <w:pPr>
              <w:pStyle w:val="ITAbsatzohneNr"/>
              <w:jc w:val="both"/>
              <w:rPr>
                <w:lang w:val="en-US"/>
              </w:rPr>
            </w:pPr>
            <w:r w:rsidRPr="00580401">
              <w:rPr>
                <w:lang w:val="en-US"/>
              </w:rPr>
              <w:t xml:space="preserve">Baking process </w:t>
            </w:r>
          </w:p>
        </w:tc>
        <w:tc>
          <w:tcPr>
            <w:tcW w:w="7721" w:type="dxa"/>
            <w:hideMark/>
          </w:tcPr>
          <w:p w14:paraId="19256322" w14:textId="77777777" w:rsidR="00E907D8" w:rsidRPr="00580401" w:rsidRDefault="00E907D8" w:rsidP="0058647D">
            <w:pPr>
              <w:pStyle w:val="ITAbsatzohneNr"/>
              <w:numPr>
                <w:ilvl w:val="0"/>
                <w:numId w:val="17"/>
              </w:numPr>
              <w:jc w:val="both"/>
              <w:rPr>
                <w:lang w:val="en-US"/>
              </w:rPr>
            </w:pPr>
            <w:r w:rsidRPr="00580401">
              <w:rPr>
                <w:lang w:val="en-US"/>
              </w:rPr>
              <w:t xml:space="preserve">Better understand impact of final baking level on crystallinity. </w:t>
            </w:r>
          </w:p>
          <w:p w14:paraId="19256323" w14:textId="77777777" w:rsidR="00E907D8" w:rsidRPr="00580401" w:rsidRDefault="00E907D8" w:rsidP="0058647D">
            <w:pPr>
              <w:pStyle w:val="ITAbsatzohneNr"/>
              <w:numPr>
                <w:ilvl w:val="0"/>
                <w:numId w:val="17"/>
              </w:numPr>
              <w:jc w:val="both"/>
              <w:rPr>
                <w:lang w:val="en-US"/>
              </w:rPr>
            </w:pPr>
            <w:r w:rsidRPr="00580401">
              <w:rPr>
                <w:lang w:val="en-US"/>
              </w:rPr>
              <w:t>Develop anode-designed baking curve</w:t>
            </w:r>
            <w:r w:rsidR="002B3C23" w:rsidRPr="00580401">
              <w:rPr>
                <w:lang w:val="en-US"/>
              </w:rPr>
              <w:t>s</w:t>
            </w:r>
            <w:r w:rsidRPr="00580401">
              <w:rPr>
                <w:lang w:val="en-US"/>
              </w:rPr>
              <w:t xml:space="preserve"> (levels, duration, temperature)</w:t>
            </w:r>
          </w:p>
          <w:p w14:paraId="19256324" w14:textId="77777777" w:rsidR="00876766" w:rsidRPr="00580401" w:rsidRDefault="00876766" w:rsidP="00B7753D">
            <w:pPr>
              <w:pStyle w:val="ITAbsatzohneNr"/>
              <w:ind w:left="720"/>
              <w:jc w:val="both"/>
              <w:rPr>
                <w:lang w:val="en-US"/>
              </w:rPr>
            </w:pPr>
          </w:p>
        </w:tc>
      </w:tr>
      <w:tr w:rsidR="001C48F3" w:rsidRPr="00580401" w14:paraId="1925632B" w14:textId="77777777" w:rsidTr="00D546C6">
        <w:trPr>
          <w:trHeight w:val="1701"/>
        </w:trPr>
        <w:tc>
          <w:tcPr>
            <w:tcW w:w="1200" w:type="dxa"/>
            <w:hideMark/>
          </w:tcPr>
          <w:p w14:paraId="19256326" w14:textId="77777777" w:rsidR="001C48F3" w:rsidRPr="00580401" w:rsidRDefault="00876766" w:rsidP="00B7753D">
            <w:pPr>
              <w:pStyle w:val="ITAbsatzohneNr"/>
              <w:jc w:val="both"/>
              <w:rPr>
                <w:lang w:val="en-US"/>
              </w:rPr>
            </w:pPr>
            <w:r w:rsidRPr="00580401">
              <w:rPr>
                <w:lang w:val="en-US"/>
              </w:rPr>
              <w:t>LWG process</w:t>
            </w:r>
          </w:p>
        </w:tc>
        <w:tc>
          <w:tcPr>
            <w:tcW w:w="7721" w:type="dxa"/>
            <w:hideMark/>
          </w:tcPr>
          <w:p w14:paraId="19256327" w14:textId="77777777" w:rsidR="00876766" w:rsidRPr="00580401" w:rsidRDefault="00E907D8" w:rsidP="0058647D">
            <w:pPr>
              <w:pStyle w:val="ITAbsatzohneNr"/>
              <w:numPr>
                <w:ilvl w:val="0"/>
                <w:numId w:val="17"/>
              </w:numPr>
              <w:jc w:val="both"/>
              <w:rPr>
                <w:lang w:val="en-US"/>
              </w:rPr>
            </w:pPr>
            <w:r w:rsidRPr="00580401">
              <w:rPr>
                <w:lang w:val="en-US"/>
              </w:rPr>
              <w:t>Develop anode-designed</w:t>
            </w:r>
            <w:r w:rsidR="00876766" w:rsidRPr="00580401">
              <w:rPr>
                <w:lang w:val="en-US"/>
              </w:rPr>
              <w:t xml:space="preserve"> </w:t>
            </w:r>
            <w:r w:rsidRPr="00580401">
              <w:rPr>
                <w:lang w:val="en-US"/>
              </w:rPr>
              <w:t xml:space="preserve">graphitization </w:t>
            </w:r>
            <w:r w:rsidR="00876766" w:rsidRPr="00580401">
              <w:rPr>
                <w:lang w:val="en-US"/>
              </w:rPr>
              <w:t>curve</w:t>
            </w:r>
            <w:r w:rsidR="002B3C23" w:rsidRPr="00580401">
              <w:rPr>
                <w:lang w:val="en-US"/>
              </w:rPr>
              <w:t>s</w:t>
            </w:r>
            <w:r w:rsidR="00876766" w:rsidRPr="00580401">
              <w:rPr>
                <w:lang w:val="en-US"/>
              </w:rPr>
              <w:t xml:space="preserve"> (</w:t>
            </w:r>
            <w:r w:rsidRPr="00580401">
              <w:rPr>
                <w:lang w:val="en-US"/>
              </w:rPr>
              <w:t>levels, d</w:t>
            </w:r>
            <w:r w:rsidR="00876766" w:rsidRPr="00580401">
              <w:rPr>
                <w:lang w:val="en-US"/>
              </w:rPr>
              <w:t>uration, temp</w:t>
            </w:r>
            <w:r w:rsidRPr="00580401">
              <w:rPr>
                <w:lang w:val="en-US"/>
              </w:rPr>
              <w:t>erature</w:t>
            </w:r>
            <w:r w:rsidR="00876766" w:rsidRPr="00580401">
              <w:rPr>
                <w:lang w:val="en-US"/>
              </w:rPr>
              <w:t>)</w:t>
            </w:r>
          </w:p>
          <w:p w14:paraId="19256328" w14:textId="77777777" w:rsidR="00E907D8" w:rsidRPr="00580401" w:rsidRDefault="00876766" w:rsidP="0058647D">
            <w:pPr>
              <w:pStyle w:val="ITAbsatzohneNr"/>
              <w:numPr>
                <w:ilvl w:val="0"/>
                <w:numId w:val="17"/>
              </w:numPr>
              <w:jc w:val="both"/>
              <w:rPr>
                <w:lang w:val="en-US"/>
              </w:rPr>
            </w:pPr>
            <w:r w:rsidRPr="00580401">
              <w:rPr>
                <w:lang w:val="en-US"/>
              </w:rPr>
              <w:t>Develop process to maintain final temperature as long as possible despite LWG process limitation</w:t>
            </w:r>
            <w:r w:rsidR="00E907D8" w:rsidRPr="00580401">
              <w:rPr>
                <w:lang w:val="en-US"/>
              </w:rPr>
              <w:t xml:space="preserve"> by better managing energy and product resistance during graphit</w:t>
            </w:r>
            <w:r w:rsidR="001058E4" w:rsidRPr="00580401">
              <w:rPr>
                <w:lang w:val="en-US"/>
              </w:rPr>
              <w:t>iz</w:t>
            </w:r>
            <w:r w:rsidR="00E907D8" w:rsidRPr="00580401">
              <w:rPr>
                <w:lang w:val="en-US"/>
              </w:rPr>
              <w:t>ation</w:t>
            </w:r>
          </w:p>
          <w:p w14:paraId="19256329" w14:textId="77777777" w:rsidR="001C48F3" w:rsidRPr="00580401" w:rsidRDefault="00E907D8" w:rsidP="0058647D">
            <w:pPr>
              <w:pStyle w:val="ITAbsatzohneNr"/>
              <w:numPr>
                <w:ilvl w:val="0"/>
                <w:numId w:val="17"/>
              </w:numPr>
              <w:jc w:val="both"/>
              <w:rPr>
                <w:lang w:val="en-US"/>
              </w:rPr>
            </w:pPr>
            <w:r w:rsidRPr="00580401">
              <w:rPr>
                <w:lang w:val="en-US"/>
              </w:rPr>
              <w:t>Develop optimum cooling curve</w:t>
            </w:r>
            <w:r w:rsidR="002B3C23" w:rsidRPr="00580401">
              <w:rPr>
                <w:lang w:val="en-US"/>
              </w:rPr>
              <w:t>s</w:t>
            </w:r>
            <w:r w:rsidRPr="00580401">
              <w:rPr>
                <w:lang w:val="en-US"/>
              </w:rPr>
              <w:t xml:space="preserve"> and d</w:t>
            </w:r>
            <w:r w:rsidR="00876766" w:rsidRPr="00580401">
              <w:rPr>
                <w:lang w:val="en-US"/>
              </w:rPr>
              <w:t xml:space="preserve">evelop </w:t>
            </w:r>
            <w:r w:rsidRPr="00580401">
              <w:rPr>
                <w:lang w:val="en-US"/>
              </w:rPr>
              <w:t>accordingly a</w:t>
            </w:r>
            <w:r w:rsidR="00876766" w:rsidRPr="00580401">
              <w:rPr>
                <w:lang w:val="en-US"/>
              </w:rPr>
              <w:t xml:space="preserve"> </w:t>
            </w:r>
            <w:r w:rsidR="002B3C23" w:rsidRPr="00580401">
              <w:rPr>
                <w:lang w:val="en-US"/>
              </w:rPr>
              <w:t xml:space="preserve">new </w:t>
            </w:r>
            <w:r w:rsidRPr="00580401">
              <w:rPr>
                <w:lang w:val="en-US"/>
              </w:rPr>
              <w:t>cooling system</w:t>
            </w:r>
            <w:r w:rsidR="00206CEE" w:rsidRPr="00580401">
              <w:rPr>
                <w:lang w:val="en-US"/>
              </w:rPr>
              <w:t xml:space="preserve"> that improve</w:t>
            </w:r>
            <w:r w:rsidR="00DB200C" w:rsidRPr="00580401">
              <w:rPr>
                <w:lang w:val="en-US"/>
              </w:rPr>
              <w:t>s</w:t>
            </w:r>
            <w:r w:rsidR="00206CEE" w:rsidRPr="00580401">
              <w:rPr>
                <w:lang w:val="en-US"/>
              </w:rPr>
              <w:t xml:space="preserve"> </w:t>
            </w:r>
            <w:r w:rsidR="00DD6527" w:rsidRPr="00580401">
              <w:rPr>
                <w:lang w:val="en-US"/>
              </w:rPr>
              <w:t xml:space="preserve">crystallinity and length of crystallite. </w:t>
            </w:r>
          </w:p>
          <w:p w14:paraId="1925632A" w14:textId="77777777" w:rsidR="00E907D8" w:rsidRPr="00580401" w:rsidRDefault="00E907D8" w:rsidP="00B7753D">
            <w:pPr>
              <w:pStyle w:val="ITAbsatzohneNr"/>
              <w:jc w:val="both"/>
              <w:rPr>
                <w:lang w:val="en-US"/>
              </w:rPr>
            </w:pPr>
          </w:p>
        </w:tc>
      </w:tr>
      <w:tr w:rsidR="00140DC9" w:rsidRPr="00580401" w14:paraId="1925632E" w14:textId="77777777" w:rsidTr="00D546C6">
        <w:trPr>
          <w:trHeight w:val="1701"/>
        </w:trPr>
        <w:tc>
          <w:tcPr>
            <w:tcW w:w="1200" w:type="dxa"/>
          </w:tcPr>
          <w:p w14:paraId="1925632C" w14:textId="77777777" w:rsidR="00140DC9" w:rsidRPr="00580401" w:rsidRDefault="00140DC9" w:rsidP="00B7753D">
            <w:pPr>
              <w:pStyle w:val="ITAbsatzohneNr"/>
              <w:jc w:val="both"/>
              <w:rPr>
                <w:lang w:val="en-US"/>
              </w:rPr>
            </w:pPr>
            <w:r w:rsidRPr="00580401">
              <w:rPr>
                <w:lang w:val="en-US"/>
              </w:rPr>
              <w:t>From block to anode materials powders</w:t>
            </w:r>
          </w:p>
        </w:tc>
        <w:tc>
          <w:tcPr>
            <w:tcW w:w="7721" w:type="dxa"/>
          </w:tcPr>
          <w:p w14:paraId="1925632D" w14:textId="77777777" w:rsidR="00140DC9" w:rsidRPr="00580401" w:rsidRDefault="00140DC9" w:rsidP="0058647D">
            <w:pPr>
              <w:pStyle w:val="ITAbsatzohneNr"/>
              <w:numPr>
                <w:ilvl w:val="0"/>
                <w:numId w:val="17"/>
              </w:numPr>
              <w:jc w:val="both"/>
              <w:rPr>
                <w:lang w:val="en-US"/>
              </w:rPr>
            </w:pPr>
            <w:r w:rsidRPr="00580401">
              <w:rPr>
                <w:lang w:val="en-US"/>
              </w:rPr>
              <w:t xml:space="preserve">Develop anode material product portfolio with/without </w:t>
            </w:r>
            <w:r w:rsidR="003F6039" w:rsidRPr="00580401">
              <w:rPr>
                <w:lang w:val="en-US"/>
              </w:rPr>
              <w:t xml:space="preserve">spheroidization </w:t>
            </w:r>
            <w:r w:rsidRPr="00580401">
              <w:rPr>
                <w:lang w:val="en-US"/>
              </w:rPr>
              <w:t xml:space="preserve">and coating </w:t>
            </w:r>
            <w:r w:rsidR="00D445A3" w:rsidRPr="00580401">
              <w:rPr>
                <w:lang w:val="en-US"/>
              </w:rPr>
              <w:t xml:space="preserve">and </w:t>
            </w:r>
            <w:r w:rsidR="00AD1990" w:rsidRPr="00580401">
              <w:rPr>
                <w:lang w:val="en-US"/>
              </w:rPr>
              <w:t>synthetic</w:t>
            </w:r>
            <w:r w:rsidR="00D445A3" w:rsidRPr="00580401">
              <w:rPr>
                <w:lang w:val="en-US"/>
              </w:rPr>
              <w:t xml:space="preserve">/natural graphite blend </w:t>
            </w:r>
            <w:r w:rsidRPr="00580401">
              <w:rPr>
                <w:lang w:val="en-US"/>
              </w:rPr>
              <w:t>(</w:t>
            </w:r>
            <w:r w:rsidRPr="00580401">
              <w:rPr>
                <w:i/>
                <w:lang w:val="en-US"/>
              </w:rPr>
              <w:t>R&amp;D work mad</w:t>
            </w:r>
            <w:r w:rsidR="00DB200C" w:rsidRPr="00580401">
              <w:rPr>
                <w:i/>
                <w:lang w:val="en-US"/>
              </w:rPr>
              <w:t>e in collaboration with R&amp;D of</w:t>
            </w:r>
            <w:r w:rsidRPr="00580401">
              <w:rPr>
                <w:i/>
                <w:lang w:val="en-US"/>
              </w:rPr>
              <w:t xml:space="preserve"> AMG Graphite</w:t>
            </w:r>
            <w:r w:rsidR="00DD6527" w:rsidRPr="00580401">
              <w:rPr>
                <w:i/>
                <w:lang w:val="en-US"/>
              </w:rPr>
              <w:t xml:space="preserve"> (Germany)</w:t>
            </w:r>
            <w:r w:rsidRPr="00580401">
              <w:rPr>
                <w:i/>
                <w:lang w:val="en-US"/>
              </w:rPr>
              <w:t xml:space="preserve">, a specialist of </w:t>
            </w:r>
            <w:r w:rsidR="003F6039" w:rsidRPr="00580401">
              <w:rPr>
                <w:i/>
                <w:lang w:val="en-US"/>
              </w:rPr>
              <w:t xml:space="preserve">spheroidization </w:t>
            </w:r>
            <w:r w:rsidR="00D445A3" w:rsidRPr="00580401">
              <w:rPr>
                <w:i/>
                <w:lang w:val="en-US"/>
              </w:rPr>
              <w:t>and coating for natural graphite</w:t>
            </w:r>
            <w:r w:rsidRPr="00580401">
              <w:rPr>
                <w:lang w:val="en-US"/>
              </w:rPr>
              <w:t>)</w:t>
            </w:r>
            <w:r w:rsidR="00D445A3" w:rsidRPr="00580401">
              <w:rPr>
                <w:lang w:val="en-US"/>
              </w:rPr>
              <w:t>.</w:t>
            </w:r>
          </w:p>
        </w:tc>
      </w:tr>
    </w:tbl>
    <w:p w14:paraId="1925632F" w14:textId="416BD985" w:rsidR="001C48F3" w:rsidRPr="00580401" w:rsidRDefault="007F759A" w:rsidP="007F759A">
      <w:pPr>
        <w:pStyle w:val="Caption"/>
        <w:ind w:left="851" w:hanging="851"/>
        <w:rPr>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4</w:t>
      </w:r>
      <w:r w:rsidRPr="00580401">
        <w:rPr>
          <w:lang w:val="en-US"/>
        </w:rPr>
        <w:fldChar w:fldCharType="end"/>
      </w:r>
      <w:r w:rsidRPr="00580401">
        <w:rPr>
          <w:lang w:val="en-US"/>
        </w:rPr>
        <w:tab/>
      </w:r>
      <w:r w:rsidR="00F90A9C" w:rsidRPr="00580401">
        <w:rPr>
          <w:lang w:val="en-US"/>
        </w:rPr>
        <w:t xml:space="preserve"> R&amp;D action plan related to the first technical lock</w:t>
      </w:r>
    </w:p>
    <w:p w14:paraId="19256330" w14:textId="77777777" w:rsidR="00E907D8" w:rsidRPr="00580401" w:rsidRDefault="00E907D8" w:rsidP="00B7753D">
      <w:pPr>
        <w:pStyle w:val="ITAbsatzohneNr"/>
        <w:jc w:val="both"/>
        <w:rPr>
          <w:lang w:val="en-US"/>
        </w:rPr>
      </w:pPr>
    </w:p>
    <w:p w14:paraId="19256331" w14:textId="77777777" w:rsidR="00E907D8" w:rsidRPr="00580401" w:rsidRDefault="00E907D8" w:rsidP="00B7753D">
      <w:pPr>
        <w:pStyle w:val="ITAbsatzohneNr"/>
        <w:jc w:val="both"/>
        <w:rPr>
          <w:lang w:val="en-US"/>
        </w:rPr>
      </w:pPr>
    </w:p>
    <w:p w14:paraId="19256332" w14:textId="77777777" w:rsidR="009944BE" w:rsidRPr="00580401" w:rsidRDefault="009944BE" w:rsidP="00B7753D">
      <w:pPr>
        <w:pStyle w:val="ITAbsatzohneNr"/>
        <w:jc w:val="both"/>
        <w:rPr>
          <w:sz w:val="22"/>
          <w:szCs w:val="22"/>
          <w:lang w:val="en-US"/>
        </w:rPr>
      </w:pPr>
    </w:p>
    <w:p w14:paraId="19256333" w14:textId="77777777" w:rsidR="00284A8E" w:rsidRPr="00580401" w:rsidRDefault="00E907D8" w:rsidP="00552DA4">
      <w:pPr>
        <w:pStyle w:val="ITAbsatzohneNr"/>
        <w:jc w:val="both"/>
        <w:rPr>
          <w:sz w:val="22"/>
          <w:lang w:val="en-US"/>
        </w:rPr>
      </w:pPr>
      <w:r w:rsidRPr="00580401">
        <w:rPr>
          <w:sz w:val="22"/>
          <w:szCs w:val="22"/>
          <w:u w:val="single"/>
          <w:lang w:val="en-US"/>
        </w:rPr>
        <w:t>Related to</w:t>
      </w:r>
      <w:r w:rsidR="00552DA4" w:rsidRPr="00580401">
        <w:rPr>
          <w:sz w:val="22"/>
          <w:szCs w:val="22"/>
          <w:u w:val="single"/>
          <w:lang w:val="en-US"/>
        </w:rPr>
        <w:t xml:space="preserve"> the s</w:t>
      </w:r>
      <w:r w:rsidR="00DD6527" w:rsidRPr="00580401">
        <w:rPr>
          <w:sz w:val="22"/>
          <w:szCs w:val="22"/>
          <w:u w:val="single"/>
          <w:lang w:val="en-US"/>
        </w:rPr>
        <w:t>econd technical lock:</w:t>
      </w:r>
      <w:r w:rsidR="00DD6527" w:rsidRPr="00580401">
        <w:rPr>
          <w:sz w:val="22"/>
          <w:szCs w:val="22"/>
          <w:lang w:val="en-US"/>
        </w:rPr>
        <w:t xml:space="preserve"> </w:t>
      </w:r>
      <w:r w:rsidR="00DB200C" w:rsidRPr="00580401">
        <w:rPr>
          <w:sz w:val="22"/>
          <w:lang w:val="en-US"/>
        </w:rPr>
        <w:t xml:space="preserve">Protecting the graphite properties through an efficient </w:t>
      </w:r>
      <w:proofErr w:type="spellStart"/>
      <w:r w:rsidR="00DB200C" w:rsidRPr="00580401">
        <w:rPr>
          <w:sz w:val="22"/>
          <w:lang w:val="en-US"/>
        </w:rPr>
        <w:t>micronization</w:t>
      </w:r>
      <w:proofErr w:type="spellEnd"/>
      <w:r w:rsidR="00DB200C" w:rsidRPr="00580401">
        <w:rPr>
          <w:sz w:val="22"/>
          <w:lang w:val="en-US"/>
        </w:rPr>
        <w:t xml:space="preserve"> step</w:t>
      </w:r>
    </w:p>
    <w:p w14:paraId="19256334" w14:textId="77777777" w:rsidR="00E907D8" w:rsidRPr="00580401" w:rsidRDefault="00E907D8" w:rsidP="00B7753D">
      <w:pPr>
        <w:pStyle w:val="ITAbsatzohneNr"/>
        <w:jc w:val="both"/>
        <w:rPr>
          <w:lang w:val="en-US"/>
        </w:rPr>
      </w:pPr>
    </w:p>
    <w:tbl>
      <w:tblPr>
        <w:tblStyle w:val="TableGrid"/>
        <w:tblW w:w="8921" w:type="dxa"/>
        <w:tblLook w:val="0420" w:firstRow="1" w:lastRow="0" w:firstColumn="0" w:lastColumn="0" w:noHBand="0" w:noVBand="1"/>
      </w:tblPr>
      <w:tblGrid>
        <w:gridCol w:w="1200"/>
        <w:gridCol w:w="7721"/>
      </w:tblGrid>
      <w:tr w:rsidR="00E907D8" w:rsidRPr="00580401" w14:paraId="19256337" w14:textId="77777777" w:rsidTr="001376B9">
        <w:trPr>
          <w:trHeight w:val="547"/>
          <w:tblHeader/>
        </w:trPr>
        <w:tc>
          <w:tcPr>
            <w:tcW w:w="1200" w:type="dxa"/>
            <w:shd w:val="clear" w:color="auto" w:fill="000000" w:themeFill="text1"/>
          </w:tcPr>
          <w:p w14:paraId="19256335" w14:textId="77777777" w:rsidR="00E907D8" w:rsidRPr="00580401" w:rsidRDefault="00E907D8" w:rsidP="00B7753D">
            <w:pPr>
              <w:pStyle w:val="ITAbsatzohneNr"/>
              <w:jc w:val="both"/>
              <w:rPr>
                <w:lang w:val="en-US"/>
              </w:rPr>
            </w:pPr>
            <w:r w:rsidRPr="00580401">
              <w:rPr>
                <w:lang w:val="en-US"/>
              </w:rPr>
              <w:t>Work</w:t>
            </w:r>
          </w:p>
        </w:tc>
        <w:tc>
          <w:tcPr>
            <w:tcW w:w="7721" w:type="dxa"/>
            <w:shd w:val="clear" w:color="auto" w:fill="000000" w:themeFill="text1"/>
          </w:tcPr>
          <w:p w14:paraId="19256336" w14:textId="77777777" w:rsidR="00E907D8" w:rsidRPr="00580401" w:rsidRDefault="00CE6227" w:rsidP="00B7753D">
            <w:pPr>
              <w:pStyle w:val="ITAbsatzohneNr"/>
              <w:jc w:val="both"/>
              <w:rPr>
                <w:lang w:val="en-US"/>
              </w:rPr>
            </w:pPr>
            <w:r w:rsidRPr="00580401">
              <w:rPr>
                <w:lang w:val="en-US"/>
              </w:rPr>
              <w:t>Action plan</w:t>
            </w:r>
          </w:p>
        </w:tc>
      </w:tr>
      <w:tr w:rsidR="000B7614" w:rsidRPr="00580401" w14:paraId="1925633D" w14:textId="77777777" w:rsidTr="00D546C6">
        <w:trPr>
          <w:trHeight w:val="978"/>
        </w:trPr>
        <w:tc>
          <w:tcPr>
            <w:tcW w:w="1200" w:type="dxa"/>
          </w:tcPr>
          <w:p w14:paraId="19256338" w14:textId="77777777" w:rsidR="000B7614" w:rsidRPr="00580401" w:rsidRDefault="000B7614" w:rsidP="00B7753D">
            <w:pPr>
              <w:pStyle w:val="ITAbsatzohneNr"/>
              <w:jc w:val="both"/>
              <w:rPr>
                <w:lang w:val="en-US"/>
              </w:rPr>
            </w:pPr>
            <w:r w:rsidRPr="00580401">
              <w:rPr>
                <w:lang w:val="en-US"/>
              </w:rPr>
              <w:t>Raw materials</w:t>
            </w:r>
          </w:p>
        </w:tc>
        <w:tc>
          <w:tcPr>
            <w:tcW w:w="7721" w:type="dxa"/>
          </w:tcPr>
          <w:p w14:paraId="19256339" w14:textId="77777777" w:rsidR="00DB200C" w:rsidRPr="00580401" w:rsidRDefault="00DB200C" w:rsidP="0058647D">
            <w:pPr>
              <w:pStyle w:val="ITAbsatzohneNr"/>
              <w:numPr>
                <w:ilvl w:val="0"/>
                <w:numId w:val="17"/>
              </w:numPr>
              <w:jc w:val="both"/>
              <w:rPr>
                <w:strike/>
                <w:lang w:val="en-US"/>
              </w:rPr>
            </w:pPr>
            <w:r w:rsidRPr="00580401">
              <w:rPr>
                <w:lang w:val="en-US"/>
              </w:rPr>
              <w:t>Optimize the milling process regarding yield and cost (</w:t>
            </w:r>
            <w:r w:rsidRPr="00580401">
              <w:rPr>
                <w:i/>
                <w:lang w:val="en-US"/>
              </w:rPr>
              <w:t>R&amp;D work made in collaboration with R&amp;D of a CS Additive (Germany), a specialist of graphite powders</w:t>
            </w:r>
            <w:r w:rsidRPr="00580401">
              <w:rPr>
                <w:lang w:val="en-US"/>
              </w:rPr>
              <w:t>)</w:t>
            </w:r>
          </w:p>
          <w:p w14:paraId="1925633A" w14:textId="77777777" w:rsidR="00DB200C" w:rsidRPr="00580401" w:rsidRDefault="00DB200C" w:rsidP="0058647D">
            <w:pPr>
              <w:pStyle w:val="ITAbsatzohneNr"/>
              <w:numPr>
                <w:ilvl w:val="0"/>
                <w:numId w:val="17"/>
              </w:numPr>
              <w:jc w:val="both"/>
              <w:rPr>
                <w:lang w:val="en-US"/>
              </w:rPr>
            </w:pPr>
            <w:r w:rsidRPr="00580401">
              <w:rPr>
                <w:lang w:val="en-US"/>
              </w:rPr>
              <w:t>Optimize the recipe, mixing and extrusion process to get a product without defects and able to be baked efficiently (productivity, energy, yield)</w:t>
            </w:r>
          </w:p>
          <w:p w14:paraId="1925633B" w14:textId="77777777" w:rsidR="008B18DB" w:rsidRPr="00580401" w:rsidRDefault="008B18DB" w:rsidP="0058647D">
            <w:pPr>
              <w:pStyle w:val="ITAbsatzohneNr"/>
              <w:numPr>
                <w:ilvl w:val="0"/>
                <w:numId w:val="17"/>
              </w:numPr>
              <w:jc w:val="both"/>
              <w:rPr>
                <w:lang w:val="en-US"/>
              </w:rPr>
            </w:pPr>
            <w:r w:rsidRPr="00580401">
              <w:rPr>
                <w:lang w:val="en-US"/>
              </w:rPr>
              <w:t xml:space="preserve">Fully understand the impact of the type of coke, </w:t>
            </w:r>
            <w:r w:rsidR="00E45652" w:rsidRPr="00580401">
              <w:rPr>
                <w:lang w:val="en-US"/>
              </w:rPr>
              <w:t xml:space="preserve">granulometry of cokes and additives, </w:t>
            </w:r>
            <w:r w:rsidRPr="00580401">
              <w:rPr>
                <w:lang w:val="en-US"/>
              </w:rPr>
              <w:t>coke production process on extrusion (</w:t>
            </w:r>
            <w:r w:rsidRPr="00580401">
              <w:rPr>
                <w:i/>
                <w:lang w:val="en-US"/>
              </w:rPr>
              <w:t>R&amp;D work made in collaboration with R&amp;D of a major coke supplier</w:t>
            </w:r>
            <w:r w:rsidRPr="00580401">
              <w:rPr>
                <w:lang w:val="en-US"/>
              </w:rPr>
              <w:t>)</w:t>
            </w:r>
            <w:r w:rsidR="00E45652" w:rsidRPr="00580401">
              <w:rPr>
                <w:lang w:val="en-US"/>
              </w:rPr>
              <w:t xml:space="preserve"> on the low density and structure of the final graphite blocks</w:t>
            </w:r>
          </w:p>
          <w:p w14:paraId="1925633C" w14:textId="77777777" w:rsidR="000B7614" w:rsidRPr="00580401" w:rsidRDefault="000B7614" w:rsidP="00B7753D">
            <w:pPr>
              <w:pStyle w:val="ITAbsatzohneNr"/>
              <w:ind w:left="720"/>
              <w:jc w:val="both"/>
              <w:rPr>
                <w:lang w:val="en-US"/>
              </w:rPr>
            </w:pPr>
          </w:p>
        </w:tc>
      </w:tr>
      <w:tr w:rsidR="000B7614" w:rsidRPr="00580401" w14:paraId="19256342" w14:textId="77777777" w:rsidTr="00D546C6">
        <w:trPr>
          <w:trHeight w:val="967"/>
        </w:trPr>
        <w:tc>
          <w:tcPr>
            <w:tcW w:w="1200" w:type="dxa"/>
            <w:hideMark/>
          </w:tcPr>
          <w:p w14:paraId="1925633E" w14:textId="77777777" w:rsidR="000B7614" w:rsidRPr="00580401" w:rsidRDefault="000B7614" w:rsidP="00B7753D">
            <w:pPr>
              <w:pStyle w:val="ITAbsatzohneNr"/>
              <w:jc w:val="both"/>
              <w:rPr>
                <w:lang w:val="en-US"/>
              </w:rPr>
            </w:pPr>
            <w:r w:rsidRPr="00580401">
              <w:rPr>
                <w:lang w:val="en-US"/>
              </w:rPr>
              <w:lastRenderedPageBreak/>
              <w:t xml:space="preserve">Baking process </w:t>
            </w:r>
          </w:p>
        </w:tc>
        <w:tc>
          <w:tcPr>
            <w:tcW w:w="7721" w:type="dxa"/>
            <w:hideMark/>
          </w:tcPr>
          <w:p w14:paraId="1925633F" w14:textId="77777777" w:rsidR="000B7614" w:rsidRPr="00580401" w:rsidRDefault="000B7614" w:rsidP="0058647D">
            <w:pPr>
              <w:pStyle w:val="ITAbsatzohneNr"/>
              <w:numPr>
                <w:ilvl w:val="0"/>
                <w:numId w:val="17"/>
              </w:numPr>
              <w:jc w:val="both"/>
              <w:rPr>
                <w:lang w:val="en-US"/>
              </w:rPr>
            </w:pPr>
            <w:r w:rsidRPr="00580401">
              <w:rPr>
                <w:lang w:val="en-US"/>
              </w:rPr>
              <w:t xml:space="preserve">Learn to manage the </w:t>
            </w:r>
            <w:proofErr w:type="spellStart"/>
            <w:r w:rsidR="00DB200C" w:rsidRPr="00580401">
              <w:rPr>
                <w:lang w:val="en-US"/>
              </w:rPr>
              <w:t>cokefaction</w:t>
            </w:r>
            <w:proofErr w:type="spellEnd"/>
            <w:r w:rsidRPr="00580401">
              <w:rPr>
                <w:lang w:val="en-US"/>
              </w:rPr>
              <w:t xml:space="preserve"> of pitch during the baking to </w:t>
            </w:r>
            <w:r w:rsidR="00644D3A" w:rsidRPr="00580401">
              <w:rPr>
                <w:lang w:val="en-US"/>
              </w:rPr>
              <w:t xml:space="preserve">get the right structure of product before graphitization while </w:t>
            </w:r>
            <w:r w:rsidRPr="00580401">
              <w:rPr>
                <w:lang w:val="en-US"/>
              </w:rPr>
              <w:t>avoid inflammation.</w:t>
            </w:r>
          </w:p>
          <w:p w14:paraId="19256340" w14:textId="77777777" w:rsidR="000B7614" w:rsidRPr="00580401" w:rsidRDefault="000B7614" w:rsidP="0058647D">
            <w:pPr>
              <w:pStyle w:val="ITAbsatzohneNr"/>
              <w:numPr>
                <w:ilvl w:val="0"/>
                <w:numId w:val="17"/>
              </w:numPr>
              <w:jc w:val="both"/>
              <w:rPr>
                <w:lang w:val="en-US"/>
              </w:rPr>
            </w:pPr>
            <w:r w:rsidRPr="00580401">
              <w:rPr>
                <w:lang w:val="en-US"/>
              </w:rPr>
              <w:t xml:space="preserve">Develop cleaning and recycling techniques for coke used as packing and contaminated by </w:t>
            </w:r>
            <w:r w:rsidR="00DB200C" w:rsidRPr="00580401">
              <w:rPr>
                <w:lang w:val="en-US"/>
              </w:rPr>
              <w:t>the catalyst</w:t>
            </w:r>
            <w:r w:rsidRPr="00580401">
              <w:rPr>
                <w:lang w:val="en-US"/>
              </w:rPr>
              <w:t>.</w:t>
            </w:r>
          </w:p>
          <w:p w14:paraId="19256341" w14:textId="77777777" w:rsidR="00DD6527" w:rsidRPr="00580401" w:rsidRDefault="00DD6527" w:rsidP="00B7753D">
            <w:pPr>
              <w:pStyle w:val="ITAbsatzohneNr"/>
              <w:ind w:left="720"/>
              <w:jc w:val="both"/>
              <w:rPr>
                <w:lang w:val="en-US"/>
              </w:rPr>
            </w:pPr>
          </w:p>
        </w:tc>
      </w:tr>
      <w:tr w:rsidR="00140DC9" w:rsidRPr="00580401" w14:paraId="19256348" w14:textId="77777777" w:rsidTr="00D546C6">
        <w:trPr>
          <w:trHeight w:val="1314"/>
        </w:trPr>
        <w:tc>
          <w:tcPr>
            <w:tcW w:w="1200" w:type="dxa"/>
            <w:hideMark/>
          </w:tcPr>
          <w:p w14:paraId="19256343" w14:textId="77777777" w:rsidR="000B7614" w:rsidRPr="00580401" w:rsidRDefault="000B7614" w:rsidP="00B7753D">
            <w:pPr>
              <w:pStyle w:val="ITAbsatzohneNr"/>
              <w:jc w:val="both"/>
              <w:rPr>
                <w:lang w:val="en-US"/>
              </w:rPr>
            </w:pPr>
            <w:r w:rsidRPr="00580401">
              <w:rPr>
                <w:lang w:val="en-US"/>
              </w:rPr>
              <w:t>LWG process</w:t>
            </w:r>
          </w:p>
        </w:tc>
        <w:tc>
          <w:tcPr>
            <w:tcW w:w="7721" w:type="dxa"/>
            <w:hideMark/>
          </w:tcPr>
          <w:p w14:paraId="19256344" w14:textId="77777777" w:rsidR="000B7614" w:rsidRPr="00580401" w:rsidRDefault="00B02BC8" w:rsidP="0058647D">
            <w:pPr>
              <w:pStyle w:val="ITAbsatzohneNr"/>
              <w:numPr>
                <w:ilvl w:val="0"/>
                <w:numId w:val="17"/>
              </w:numPr>
              <w:jc w:val="both"/>
              <w:rPr>
                <w:lang w:val="en-US"/>
              </w:rPr>
            </w:pPr>
            <w:r w:rsidRPr="00580401">
              <w:rPr>
                <w:lang w:val="en-US"/>
              </w:rPr>
              <w:t>Develop low density block graphitization curve</w:t>
            </w:r>
            <w:r w:rsidR="00E45652" w:rsidRPr="00580401">
              <w:rPr>
                <w:lang w:val="en-US"/>
              </w:rPr>
              <w:t>s</w:t>
            </w:r>
            <w:r w:rsidRPr="00580401">
              <w:rPr>
                <w:lang w:val="en-US"/>
              </w:rPr>
              <w:t xml:space="preserve"> </w:t>
            </w:r>
            <w:r w:rsidR="000B7614" w:rsidRPr="00580401">
              <w:rPr>
                <w:lang w:val="en-US"/>
              </w:rPr>
              <w:t>(</w:t>
            </w:r>
            <w:r w:rsidRPr="00580401">
              <w:rPr>
                <w:lang w:val="en-US"/>
              </w:rPr>
              <w:t xml:space="preserve">duration of </w:t>
            </w:r>
            <w:r w:rsidR="00E45652" w:rsidRPr="00580401">
              <w:rPr>
                <w:lang w:val="en-US"/>
              </w:rPr>
              <w:t xml:space="preserve">holding </w:t>
            </w:r>
            <w:r w:rsidR="00356078" w:rsidRPr="00580401">
              <w:rPr>
                <w:lang w:val="en-US"/>
              </w:rPr>
              <w:t>temperature</w:t>
            </w:r>
            <w:r w:rsidR="00644D3A" w:rsidRPr="00580401">
              <w:rPr>
                <w:lang w:val="en-US"/>
              </w:rPr>
              <w:t>, ramp up)</w:t>
            </w:r>
          </w:p>
          <w:p w14:paraId="19256345" w14:textId="77777777" w:rsidR="00B02BC8" w:rsidRPr="00580401" w:rsidRDefault="00B02BC8" w:rsidP="0058647D">
            <w:pPr>
              <w:pStyle w:val="ITAbsatzohneNr"/>
              <w:numPr>
                <w:ilvl w:val="0"/>
                <w:numId w:val="17"/>
              </w:numPr>
              <w:jc w:val="both"/>
              <w:rPr>
                <w:lang w:val="en-US"/>
              </w:rPr>
            </w:pPr>
            <w:r w:rsidRPr="00580401">
              <w:rPr>
                <w:lang w:val="en-US"/>
              </w:rPr>
              <w:t xml:space="preserve">Develop new in-pressure system to more fragile blocks designed for battery application. </w:t>
            </w:r>
          </w:p>
          <w:p w14:paraId="19256346" w14:textId="77777777" w:rsidR="00B02BC8" w:rsidRPr="00580401" w:rsidRDefault="00E45652" w:rsidP="0058647D">
            <w:pPr>
              <w:pStyle w:val="ITAbsatzohneNr"/>
              <w:numPr>
                <w:ilvl w:val="0"/>
                <w:numId w:val="17"/>
              </w:numPr>
              <w:jc w:val="both"/>
              <w:rPr>
                <w:lang w:val="en-US"/>
              </w:rPr>
            </w:pPr>
            <w:r w:rsidRPr="00580401">
              <w:rPr>
                <w:lang w:val="en-US"/>
              </w:rPr>
              <w:t xml:space="preserve">Develop </w:t>
            </w:r>
            <w:r w:rsidR="00644D3A" w:rsidRPr="00580401">
              <w:rPr>
                <w:lang w:val="en-US"/>
              </w:rPr>
              <w:t xml:space="preserve">cleaning and recycling technics for </w:t>
            </w:r>
            <w:r w:rsidRPr="00580401">
              <w:rPr>
                <w:lang w:val="en-US"/>
              </w:rPr>
              <w:t>coke used as pack and contaminated by cataly</w:t>
            </w:r>
            <w:r w:rsidR="00644D3A" w:rsidRPr="00580401">
              <w:rPr>
                <w:lang w:val="en-US"/>
              </w:rPr>
              <w:t>st</w:t>
            </w:r>
            <w:r w:rsidRPr="00580401">
              <w:rPr>
                <w:lang w:val="en-US"/>
              </w:rPr>
              <w:t>.</w:t>
            </w:r>
          </w:p>
          <w:p w14:paraId="19256347" w14:textId="77777777" w:rsidR="005F1926" w:rsidRPr="00580401" w:rsidRDefault="005F1926" w:rsidP="007C7C16">
            <w:pPr>
              <w:pStyle w:val="ITAbsatzohneNr"/>
              <w:ind w:left="720"/>
              <w:jc w:val="both"/>
              <w:rPr>
                <w:lang w:val="en-US"/>
              </w:rPr>
            </w:pPr>
          </w:p>
        </w:tc>
      </w:tr>
      <w:tr w:rsidR="00140DC9" w:rsidRPr="00580401" w14:paraId="1925634C" w14:textId="77777777" w:rsidTr="00D546C6">
        <w:trPr>
          <w:trHeight w:val="1701"/>
        </w:trPr>
        <w:tc>
          <w:tcPr>
            <w:tcW w:w="1200" w:type="dxa"/>
          </w:tcPr>
          <w:p w14:paraId="19256349" w14:textId="77777777" w:rsidR="00140DC9" w:rsidRPr="00580401" w:rsidRDefault="00140DC9" w:rsidP="00B7753D">
            <w:pPr>
              <w:pStyle w:val="ITAbsatzohneNr"/>
              <w:jc w:val="both"/>
              <w:rPr>
                <w:lang w:val="en-US"/>
              </w:rPr>
            </w:pPr>
            <w:r w:rsidRPr="00580401">
              <w:rPr>
                <w:lang w:val="en-US"/>
              </w:rPr>
              <w:t>From block to anode materials powders</w:t>
            </w:r>
          </w:p>
        </w:tc>
        <w:tc>
          <w:tcPr>
            <w:tcW w:w="7721" w:type="dxa"/>
          </w:tcPr>
          <w:p w14:paraId="1925634A" w14:textId="77777777" w:rsidR="00140DC9" w:rsidRPr="00580401" w:rsidRDefault="00140DC9" w:rsidP="0058647D">
            <w:pPr>
              <w:pStyle w:val="ITAbsatzohneNr"/>
              <w:numPr>
                <w:ilvl w:val="0"/>
                <w:numId w:val="17"/>
              </w:numPr>
              <w:jc w:val="both"/>
              <w:rPr>
                <w:lang w:val="en-US"/>
              </w:rPr>
            </w:pPr>
            <w:r w:rsidRPr="00580401">
              <w:rPr>
                <w:lang w:val="en-US"/>
              </w:rPr>
              <w:t>Develop energy-efficient techni</w:t>
            </w:r>
            <w:r w:rsidR="00644D3A" w:rsidRPr="00580401">
              <w:rPr>
                <w:lang w:val="en-US"/>
              </w:rPr>
              <w:t>c</w:t>
            </w:r>
            <w:r w:rsidRPr="00580401">
              <w:rPr>
                <w:lang w:val="en-US"/>
              </w:rPr>
              <w:t>s to recover the original particle size from the graphite blocks with a yield above 90% (</w:t>
            </w:r>
            <w:r w:rsidRPr="00580401">
              <w:rPr>
                <w:i/>
                <w:lang w:val="en-US"/>
              </w:rPr>
              <w:t>R&amp;D work made in collaboration with R&amp;D of a CS additive, a specialist of graphite powders</w:t>
            </w:r>
            <w:r w:rsidRPr="00580401">
              <w:rPr>
                <w:lang w:val="en-US"/>
              </w:rPr>
              <w:t>)</w:t>
            </w:r>
          </w:p>
          <w:p w14:paraId="1925634B" w14:textId="77777777" w:rsidR="00140DC9" w:rsidRPr="00580401" w:rsidRDefault="00140DC9" w:rsidP="00B7753D">
            <w:pPr>
              <w:pStyle w:val="ITAbsatzohneNr"/>
              <w:ind w:left="720"/>
              <w:jc w:val="both"/>
              <w:rPr>
                <w:lang w:val="en-US"/>
              </w:rPr>
            </w:pPr>
          </w:p>
        </w:tc>
      </w:tr>
    </w:tbl>
    <w:p w14:paraId="1925634D" w14:textId="2D59E413" w:rsidR="00E907D8" w:rsidRPr="00580401" w:rsidRDefault="009513AD" w:rsidP="009513AD">
      <w:pPr>
        <w:pStyle w:val="Caption"/>
        <w:ind w:left="851" w:hanging="851"/>
        <w:rPr>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5</w:t>
      </w:r>
      <w:r w:rsidRPr="00580401">
        <w:rPr>
          <w:lang w:val="en-US"/>
        </w:rPr>
        <w:fldChar w:fldCharType="end"/>
      </w:r>
      <w:r w:rsidRPr="00580401">
        <w:rPr>
          <w:lang w:val="en-US"/>
        </w:rPr>
        <w:tab/>
      </w:r>
      <w:r w:rsidR="00F90A9C" w:rsidRPr="00580401">
        <w:rPr>
          <w:lang w:val="en-US"/>
        </w:rPr>
        <w:t>R&amp;D action plan related to the second technical lock</w:t>
      </w:r>
    </w:p>
    <w:p w14:paraId="1925634F" w14:textId="488EB23A" w:rsidR="00B02BC8" w:rsidRPr="001376B9" w:rsidRDefault="00B02BC8" w:rsidP="001376B9">
      <w:pPr>
        <w:spacing w:after="200"/>
        <w:rPr>
          <w:sz w:val="22"/>
          <w:szCs w:val="22"/>
          <w:u w:val="single"/>
          <w:lang w:val="en-US"/>
        </w:rPr>
      </w:pPr>
      <w:r w:rsidRPr="00580401">
        <w:rPr>
          <w:sz w:val="22"/>
          <w:szCs w:val="22"/>
          <w:u w:val="single"/>
          <w:lang w:val="en-US"/>
        </w:rPr>
        <w:t xml:space="preserve">Related to </w:t>
      </w:r>
      <w:r w:rsidR="00552DA4" w:rsidRPr="00580401">
        <w:rPr>
          <w:sz w:val="22"/>
          <w:szCs w:val="22"/>
          <w:u w:val="single"/>
          <w:lang w:val="en-US"/>
        </w:rPr>
        <w:t>the t</w:t>
      </w:r>
      <w:r w:rsidR="00DD6527" w:rsidRPr="00580401">
        <w:rPr>
          <w:sz w:val="22"/>
          <w:szCs w:val="22"/>
          <w:u w:val="single"/>
          <w:lang w:val="en-US"/>
        </w:rPr>
        <w:t>hird technical lock:</w:t>
      </w:r>
      <w:r w:rsidR="00DD6527" w:rsidRPr="00580401">
        <w:rPr>
          <w:sz w:val="22"/>
          <w:szCs w:val="22"/>
          <w:lang w:val="en-US"/>
        </w:rPr>
        <w:t xml:space="preserve"> </w:t>
      </w:r>
      <w:r w:rsidRPr="00580401">
        <w:rPr>
          <w:sz w:val="22"/>
          <w:lang w:val="en-US"/>
        </w:rPr>
        <w:t xml:space="preserve">Evacuation of the </w:t>
      </w:r>
      <w:r w:rsidR="00356078" w:rsidRPr="00580401">
        <w:rPr>
          <w:sz w:val="22"/>
          <w:lang w:val="en-US"/>
        </w:rPr>
        <w:t>cataly</w:t>
      </w:r>
      <w:r w:rsidR="00644D3A" w:rsidRPr="00580401">
        <w:rPr>
          <w:sz w:val="22"/>
          <w:lang w:val="en-US"/>
        </w:rPr>
        <w:t>st</w:t>
      </w:r>
      <w:r w:rsidRPr="00580401">
        <w:rPr>
          <w:sz w:val="22"/>
          <w:lang w:val="en-US"/>
        </w:rPr>
        <w:t xml:space="preserve"> and recycling of pack</w:t>
      </w:r>
    </w:p>
    <w:p w14:paraId="19256350" w14:textId="77777777" w:rsidR="00644D3A" w:rsidRPr="00580401" w:rsidRDefault="00644D3A" w:rsidP="00B7753D">
      <w:pPr>
        <w:pStyle w:val="ITAbsatzohneNr"/>
        <w:jc w:val="both"/>
        <w:rPr>
          <w:lang w:val="en-US"/>
        </w:rPr>
      </w:pPr>
    </w:p>
    <w:tbl>
      <w:tblPr>
        <w:tblStyle w:val="TableGrid"/>
        <w:tblW w:w="8921" w:type="dxa"/>
        <w:tblLook w:val="0420" w:firstRow="1" w:lastRow="0" w:firstColumn="0" w:lastColumn="0" w:noHBand="0" w:noVBand="1"/>
      </w:tblPr>
      <w:tblGrid>
        <w:gridCol w:w="1200"/>
        <w:gridCol w:w="7721"/>
      </w:tblGrid>
      <w:tr w:rsidR="00B02BC8" w:rsidRPr="00580401" w14:paraId="19256353" w14:textId="77777777" w:rsidTr="00D546C6">
        <w:trPr>
          <w:trHeight w:val="547"/>
        </w:trPr>
        <w:tc>
          <w:tcPr>
            <w:tcW w:w="1200" w:type="dxa"/>
            <w:shd w:val="clear" w:color="auto" w:fill="000000" w:themeFill="text1"/>
          </w:tcPr>
          <w:p w14:paraId="19256351" w14:textId="77777777" w:rsidR="00B02BC8" w:rsidRPr="00580401" w:rsidRDefault="00B02BC8" w:rsidP="00B7753D">
            <w:pPr>
              <w:pStyle w:val="ITAbsatzohneNr"/>
              <w:jc w:val="both"/>
              <w:rPr>
                <w:lang w:val="en-US"/>
              </w:rPr>
            </w:pPr>
            <w:r w:rsidRPr="00580401">
              <w:rPr>
                <w:lang w:val="en-US"/>
              </w:rPr>
              <w:t>Work</w:t>
            </w:r>
          </w:p>
        </w:tc>
        <w:tc>
          <w:tcPr>
            <w:tcW w:w="7721" w:type="dxa"/>
            <w:shd w:val="clear" w:color="auto" w:fill="000000" w:themeFill="text1"/>
          </w:tcPr>
          <w:p w14:paraId="19256352" w14:textId="77777777" w:rsidR="00B02BC8" w:rsidRPr="00580401" w:rsidRDefault="00CE6227" w:rsidP="00B7753D">
            <w:pPr>
              <w:pStyle w:val="ITAbsatzohneNr"/>
              <w:jc w:val="both"/>
              <w:rPr>
                <w:lang w:val="en-US"/>
              </w:rPr>
            </w:pPr>
            <w:r w:rsidRPr="00580401">
              <w:rPr>
                <w:lang w:val="en-US"/>
              </w:rPr>
              <w:t>Action plan</w:t>
            </w:r>
          </w:p>
        </w:tc>
      </w:tr>
      <w:tr w:rsidR="00B02BC8" w:rsidRPr="00580401" w14:paraId="19256357" w14:textId="77777777" w:rsidTr="00D546C6">
        <w:trPr>
          <w:trHeight w:val="978"/>
        </w:trPr>
        <w:tc>
          <w:tcPr>
            <w:tcW w:w="1200" w:type="dxa"/>
          </w:tcPr>
          <w:p w14:paraId="19256354" w14:textId="77777777" w:rsidR="00B02BC8" w:rsidRPr="00580401" w:rsidRDefault="00B02BC8" w:rsidP="00B7753D">
            <w:pPr>
              <w:pStyle w:val="ITAbsatzohneNr"/>
              <w:jc w:val="both"/>
              <w:rPr>
                <w:lang w:val="en-US"/>
              </w:rPr>
            </w:pPr>
            <w:r w:rsidRPr="00580401">
              <w:rPr>
                <w:lang w:val="en-US"/>
              </w:rPr>
              <w:t>Raw materials</w:t>
            </w:r>
          </w:p>
        </w:tc>
        <w:tc>
          <w:tcPr>
            <w:tcW w:w="7721" w:type="dxa"/>
          </w:tcPr>
          <w:p w14:paraId="19256355" w14:textId="77777777" w:rsidR="000747E4" w:rsidRPr="00580401" w:rsidRDefault="000747E4" w:rsidP="0058647D">
            <w:pPr>
              <w:pStyle w:val="ITAbsatzohneNr"/>
              <w:numPr>
                <w:ilvl w:val="0"/>
                <w:numId w:val="17"/>
              </w:numPr>
              <w:jc w:val="both"/>
              <w:rPr>
                <w:lang w:val="en-US"/>
              </w:rPr>
            </w:pPr>
            <w:r w:rsidRPr="00580401">
              <w:rPr>
                <w:lang w:val="en-US"/>
              </w:rPr>
              <w:t>Try new cataly</w:t>
            </w:r>
            <w:r w:rsidR="00644D3A" w:rsidRPr="00580401">
              <w:rPr>
                <w:lang w:val="en-US"/>
              </w:rPr>
              <w:t>st</w:t>
            </w:r>
            <w:r w:rsidR="00F26A18" w:rsidRPr="00580401">
              <w:rPr>
                <w:lang w:val="en-US"/>
              </w:rPr>
              <w:t>s</w:t>
            </w:r>
            <w:r w:rsidRPr="00580401">
              <w:rPr>
                <w:lang w:val="en-US"/>
              </w:rPr>
              <w:t xml:space="preserve"> under different forms (carbide, metallic oxide, elementary</w:t>
            </w:r>
            <w:proofErr w:type="gramStart"/>
            <w:r w:rsidRPr="00580401">
              <w:rPr>
                <w:lang w:val="en-US"/>
              </w:rPr>
              <w:t>) :</w:t>
            </w:r>
            <w:proofErr w:type="gramEnd"/>
            <w:r w:rsidRPr="00580401">
              <w:rPr>
                <w:lang w:val="en-US"/>
              </w:rPr>
              <w:t xml:space="preserve"> Si, B, </w:t>
            </w:r>
            <w:proofErr w:type="spellStart"/>
            <w:r w:rsidRPr="00580401">
              <w:rPr>
                <w:lang w:val="en-US"/>
              </w:rPr>
              <w:t>Ti</w:t>
            </w:r>
            <w:proofErr w:type="spellEnd"/>
            <w:r w:rsidRPr="00580401">
              <w:rPr>
                <w:lang w:val="en-US"/>
              </w:rPr>
              <w:t xml:space="preserve"> , Fe, Ni …and see how </w:t>
            </w:r>
            <w:r w:rsidR="00DD6527" w:rsidRPr="00580401">
              <w:rPr>
                <w:lang w:val="en-US"/>
              </w:rPr>
              <w:t xml:space="preserve">it </w:t>
            </w:r>
            <w:r w:rsidRPr="00580401">
              <w:rPr>
                <w:lang w:val="en-US"/>
              </w:rPr>
              <w:t>evaporate</w:t>
            </w:r>
            <w:r w:rsidR="00DD6527" w:rsidRPr="00580401">
              <w:rPr>
                <w:lang w:val="en-US"/>
              </w:rPr>
              <w:t>s</w:t>
            </w:r>
            <w:r w:rsidRPr="00580401">
              <w:rPr>
                <w:lang w:val="en-US"/>
              </w:rPr>
              <w:t xml:space="preserve"> from the </w:t>
            </w:r>
            <w:r w:rsidR="00DD6527" w:rsidRPr="00580401">
              <w:rPr>
                <w:lang w:val="en-US"/>
              </w:rPr>
              <w:t xml:space="preserve">blocks </w:t>
            </w:r>
            <w:r w:rsidRPr="00580401">
              <w:rPr>
                <w:lang w:val="en-US"/>
              </w:rPr>
              <w:t xml:space="preserve">to </w:t>
            </w:r>
            <w:r w:rsidR="00DD6527" w:rsidRPr="00580401">
              <w:rPr>
                <w:lang w:val="en-US"/>
              </w:rPr>
              <w:t xml:space="preserve">create </w:t>
            </w:r>
            <w:r w:rsidR="002438C2" w:rsidRPr="00580401">
              <w:rPr>
                <w:lang w:val="en-US"/>
              </w:rPr>
              <w:t xml:space="preserve">hard agglomerate on the outside of the </w:t>
            </w:r>
            <w:r w:rsidR="00DD6527" w:rsidRPr="00580401">
              <w:rPr>
                <w:lang w:val="en-US"/>
              </w:rPr>
              <w:t>blocks.</w:t>
            </w:r>
          </w:p>
          <w:p w14:paraId="19256356" w14:textId="77777777" w:rsidR="00B02BC8" w:rsidRPr="00580401" w:rsidRDefault="00B02BC8" w:rsidP="00B7753D">
            <w:pPr>
              <w:pStyle w:val="ITAbsatzohneNr"/>
              <w:ind w:left="446"/>
              <w:jc w:val="both"/>
              <w:rPr>
                <w:lang w:val="en-US"/>
              </w:rPr>
            </w:pPr>
          </w:p>
        </w:tc>
      </w:tr>
      <w:tr w:rsidR="00B02BC8" w:rsidRPr="00580401" w14:paraId="1925635A" w14:textId="77777777" w:rsidTr="00D546C6">
        <w:trPr>
          <w:trHeight w:val="967"/>
        </w:trPr>
        <w:tc>
          <w:tcPr>
            <w:tcW w:w="1200" w:type="dxa"/>
            <w:hideMark/>
          </w:tcPr>
          <w:p w14:paraId="19256358" w14:textId="77777777" w:rsidR="00B02BC8" w:rsidRPr="00580401" w:rsidRDefault="00B02BC8" w:rsidP="00B7753D">
            <w:pPr>
              <w:pStyle w:val="ITAbsatzohneNr"/>
              <w:jc w:val="both"/>
              <w:rPr>
                <w:lang w:val="en-US"/>
              </w:rPr>
            </w:pPr>
            <w:r w:rsidRPr="00580401">
              <w:rPr>
                <w:lang w:val="en-US"/>
              </w:rPr>
              <w:t xml:space="preserve">Baking process </w:t>
            </w:r>
          </w:p>
        </w:tc>
        <w:tc>
          <w:tcPr>
            <w:tcW w:w="7721" w:type="dxa"/>
            <w:hideMark/>
          </w:tcPr>
          <w:p w14:paraId="19256359" w14:textId="77777777" w:rsidR="00B02BC8" w:rsidRPr="00580401" w:rsidRDefault="00B02BC8" w:rsidP="0058647D">
            <w:pPr>
              <w:pStyle w:val="ITAbsatzohneNr"/>
              <w:numPr>
                <w:ilvl w:val="0"/>
                <w:numId w:val="17"/>
              </w:numPr>
              <w:jc w:val="both"/>
              <w:rPr>
                <w:lang w:val="en-US"/>
              </w:rPr>
            </w:pPr>
            <w:r w:rsidRPr="00580401">
              <w:rPr>
                <w:lang w:val="en-US"/>
              </w:rPr>
              <w:t>Develop cleaning and recycling techni</w:t>
            </w:r>
            <w:r w:rsidR="00644D3A" w:rsidRPr="00580401">
              <w:rPr>
                <w:lang w:val="en-US"/>
              </w:rPr>
              <w:t>c</w:t>
            </w:r>
            <w:r w:rsidRPr="00580401">
              <w:rPr>
                <w:lang w:val="en-US"/>
              </w:rPr>
              <w:t>s</w:t>
            </w:r>
            <w:r w:rsidR="005B50B5" w:rsidRPr="00580401">
              <w:rPr>
                <w:lang w:val="en-US"/>
              </w:rPr>
              <w:t xml:space="preserve"> for</w:t>
            </w:r>
            <w:r w:rsidRPr="00580401">
              <w:rPr>
                <w:lang w:val="en-US"/>
              </w:rPr>
              <w:t xml:space="preserve"> coke used as pack and </w:t>
            </w:r>
            <w:r w:rsidR="00644D3A" w:rsidRPr="00580401">
              <w:rPr>
                <w:lang w:val="en-US"/>
              </w:rPr>
              <w:t xml:space="preserve">potentially </w:t>
            </w:r>
            <w:r w:rsidRPr="00580401">
              <w:rPr>
                <w:lang w:val="en-US"/>
              </w:rPr>
              <w:t xml:space="preserve">contaminated by </w:t>
            </w:r>
            <w:r w:rsidR="00356078" w:rsidRPr="00580401">
              <w:rPr>
                <w:lang w:val="en-US"/>
              </w:rPr>
              <w:t>cataly</w:t>
            </w:r>
            <w:r w:rsidR="00644D3A" w:rsidRPr="00580401">
              <w:rPr>
                <w:lang w:val="en-US"/>
              </w:rPr>
              <w:t>st</w:t>
            </w:r>
            <w:r w:rsidR="002438C2" w:rsidRPr="00580401">
              <w:rPr>
                <w:lang w:val="en-US"/>
              </w:rPr>
              <w:t xml:space="preserve"> during baking</w:t>
            </w:r>
            <w:r w:rsidRPr="00580401">
              <w:rPr>
                <w:lang w:val="en-US"/>
              </w:rPr>
              <w:t xml:space="preserve">.  </w:t>
            </w:r>
          </w:p>
        </w:tc>
      </w:tr>
      <w:tr w:rsidR="0023463D" w:rsidRPr="00580401" w14:paraId="19256361" w14:textId="77777777" w:rsidTr="00D546C6">
        <w:trPr>
          <w:trHeight w:val="1701"/>
        </w:trPr>
        <w:tc>
          <w:tcPr>
            <w:tcW w:w="1200" w:type="dxa"/>
            <w:hideMark/>
          </w:tcPr>
          <w:p w14:paraId="1925635B" w14:textId="77777777" w:rsidR="00B02BC8" w:rsidRPr="00580401" w:rsidRDefault="00B02BC8" w:rsidP="00B7753D">
            <w:pPr>
              <w:pStyle w:val="ITAbsatzohneNr"/>
              <w:jc w:val="both"/>
              <w:rPr>
                <w:lang w:val="en-US"/>
              </w:rPr>
            </w:pPr>
            <w:r w:rsidRPr="00580401">
              <w:rPr>
                <w:lang w:val="en-US"/>
              </w:rPr>
              <w:t>LWG process</w:t>
            </w:r>
          </w:p>
        </w:tc>
        <w:tc>
          <w:tcPr>
            <w:tcW w:w="7721" w:type="dxa"/>
            <w:hideMark/>
          </w:tcPr>
          <w:p w14:paraId="1925635C" w14:textId="77777777" w:rsidR="002438C2" w:rsidRPr="00580401" w:rsidRDefault="002438C2" w:rsidP="0058647D">
            <w:pPr>
              <w:pStyle w:val="ITAbsatzohneNr"/>
              <w:numPr>
                <w:ilvl w:val="0"/>
                <w:numId w:val="17"/>
              </w:numPr>
              <w:jc w:val="both"/>
              <w:rPr>
                <w:lang w:val="en-US"/>
              </w:rPr>
            </w:pPr>
            <w:r w:rsidRPr="00580401">
              <w:rPr>
                <w:lang w:val="en-US"/>
              </w:rPr>
              <w:t>Develop cataly</w:t>
            </w:r>
            <w:r w:rsidR="00644D3A" w:rsidRPr="00580401">
              <w:rPr>
                <w:lang w:val="en-US"/>
              </w:rPr>
              <w:t>st</w:t>
            </w:r>
            <w:r w:rsidRPr="00580401">
              <w:rPr>
                <w:lang w:val="en-US"/>
              </w:rPr>
              <w:t xml:space="preserve"> </w:t>
            </w:r>
            <w:r w:rsidR="00DD6527" w:rsidRPr="00580401">
              <w:rPr>
                <w:lang w:val="en-US"/>
              </w:rPr>
              <w:t>“</w:t>
            </w:r>
            <w:r w:rsidRPr="00580401">
              <w:rPr>
                <w:i/>
                <w:lang w:val="en-US"/>
              </w:rPr>
              <w:t>catch system</w:t>
            </w:r>
            <w:r w:rsidR="00DD6527" w:rsidRPr="00580401">
              <w:rPr>
                <w:lang w:val="en-US"/>
              </w:rPr>
              <w:t>”</w:t>
            </w:r>
            <w:r w:rsidRPr="00580401">
              <w:rPr>
                <w:lang w:val="en-US"/>
              </w:rPr>
              <w:t xml:space="preserve"> to avoid polluting the coke used as pack. </w:t>
            </w:r>
          </w:p>
          <w:p w14:paraId="1925635D" w14:textId="77777777" w:rsidR="002438C2" w:rsidRPr="00580401" w:rsidRDefault="002438C2" w:rsidP="0058647D">
            <w:pPr>
              <w:pStyle w:val="ITAbsatzohneNr"/>
              <w:numPr>
                <w:ilvl w:val="0"/>
                <w:numId w:val="17"/>
              </w:numPr>
              <w:jc w:val="both"/>
              <w:rPr>
                <w:lang w:val="en-US"/>
              </w:rPr>
            </w:pPr>
            <w:r w:rsidRPr="00580401">
              <w:rPr>
                <w:lang w:val="en-US"/>
              </w:rPr>
              <w:t>Develop cleaning and recycling techni</w:t>
            </w:r>
            <w:r w:rsidR="00644D3A" w:rsidRPr="00580401">
              <w:rPr>
                <w:lang w:val="en-US"/>
              </w:rPr>
              <w:t>c</w:t>
            </w:r>
            <w:r w:rsidR="00992872" w:rsidRPr="00580401">
              <w:rPr>
                <w:lang w:val="en-US"/>
              </w:rPr>
              <w:t>s for</w:t>
            </w:r>
            <w:r w:rsidRPr="00580401">
              <w:rPr>
                <w:lang w:val="en-US"/>
              </w:rPr>
              <w:t xml:space="preserve"> coke used as pack and contaminated by </w:t>
            </w:r>
            <w:r w:rsidR="00356078" w:rsidRPr="00580401">
              <w:rPr>
                <w:lang w:val="en-US"/>
              </w:rPr>
              <w:t>cataly</w:t>
            </w:r>
            <w:r w:rsidR="00644D3A" w:rsidRPr="00580401">
              <w:rPr>
                <w:lang w:val="en-US"/>
              </w:rPr>
              <w:t>st</w:t>
            </w:r>
            <w:r w:rsidRPr="00580401">
              <w:rPr>
                <w:lang w:val="en-US"/>
              </w:rPr>
              <w:t xml:space="preserve"> during graphitization.</w:t>
            </w:r>
          </w:p>
          <w:p w14:paraId="1925635E" w14:textId="77777777" w:rsidR="00F67EA9" w:rsidRPr="00580401" w:rsidRDefault="002438C2" w:rsidP="0058647D">
            <w:pPr>
              <w:pStyle w:val="ITAbsatzohneNr"/>
              <w:numPr>
                <w:ilvl w:val="0"/>
                <w:numId w:val="17"/>
              </w:numPr>
              <w:jc w:val="both"/>
              <w:rPr>
                <w:lang w:val="en-US"/>
              </w:rPr>
            </w:pPr>
            <w:r w:rsidRPr="00580401">
              <w:rPr>
                <w:lang w:val="en-US"/>
              </w:rPr>
              <w:t xml:space="preserve">Look for other source of </w:t>
            </w:r>
            <w:r w:rsidR="00E82936" w:rsidRPr="00580401">
              <w:rPr>
                <w:lang w:val="en-US"/>
              </w:rPr>
              <w:t>graphit</w:t>
            </w:r>
            <w:r w:rsidR="00644D3A" w:rsidRPr="00580401">
              <w:rPr>
                <w:lang w:val="en-US"/>
              </w:rPr>
              <w:t>iz</w:t>
            </w:r>
            <w:r w:rsidR="00E82936" w:rsidRPr="00580401">
              <w:rPr>
                <w:lang w:val="en-US"/>
              </w:rPr>
              <w:t>ation</w:t>
            </w:r>
            <w:r w:rsidRPr="00580401">
              <w:rPr>
                <w:lang w:val="en-US"/>
              </w:rPr>
              <w:t xml:space="preserve"> pack with specifications around the following themes: thermal exchange, permeability, cataly</w:t>
            </w:r>
            <w:r w:rsidR="00644D3A" w:rsidRPr="00580401">
              <w:rPr>
                <w:lang w:val="en-US"/>
              </w:rPr>
              <w:t>st</w:t>
            </w:r>
            <w:r w:rsidRPr="00580401">
              <w:rPr>
                <w:lang w:val="en-US"/>
              </w:rPr>
              <w:t xml:space="preserve"> evaporation</w:t>
            </w:r>
            <w:r w:rsidR="00644D3A" w:rsidRPr="00580401">
              <w:rPr>
                <w:lang w:val="en-US"/>
              </w:rPr>
              <w:t>,</w:t>
            </w:r>
            <w:r w:rsidRPr="00580401">
              <w:rPr>
                <w:lang w:val="en-US"/>
              </w:rPr>
              <w:t xml:space="preserve"> diffusion</w:t>
            </w:r>
            <w:r w:rsidR="00644D3A" w:rsidRPr="00580401">
              <w:rPr>
                <w:lang w:val="en-US"/>
              </w:rPr>
              <w:t xml:space="preserve"> and reactivity.</w:t>
            </w:r>
          </w:p>
          <w:p w14:paraId="1925635F" w14:textId="77777777" w:rsidR="00F67EA9" w:rsidRPr="00580401" w:rsidRDefault="002438C2" w:rsidP="0058647D">
            <w:pPr>
              <w:pStyle w:val="ITAbsatzohneNr"/>
              <w:numPr>
                <w:ilvl w:val="0"/>
                <w:numId w:val="17"/>
              </w:numPr>
              <w:jc w:val="both"/>
              <w:rPr>
                <w:lang w:val="en-US"/>
              </w:rPr>
            </w:pPr>
            <w:r w:rsidRPr="00580401">
              <w:rPr>
                <w:lang w:val="en-US"/>
              </w:rPr>
              <w:t xml:space="preserve">Look for how to use </w:t>
            </w:r>
            <w:proofErr w:type="spellStart"/>
            <w:r w:rsidRPr="00580401">
              <w:rPr>
                <w:lang w:val="en-US"/>
              </w:rPr>
              <w:t>SiC</w:t>
            </w:r>
            <w:proofErr w:type="spellEnd"/>
            <w:r w:rsidRPr="00580401">
              <w:rPr>
                <w:lang w:val="en-US"/>
              </w:rPr>
              <w:t xml:space="preserve"> in a circular economy (internal or external consumption)</w:t>
            </w:r>
          </w:p>
          <w:p w14:paraId="19256360" w14:textId="77777777" w:rsidR="00B02BC8" w:rsidRPr="00580401" w:rsidRDefault="00B02BC8" w:rsidP="00B7753D">
            <w:pPr>
              <w:pStyle w:val="ITAbsatzohneNr"/>
              <w:ind w:left="720"/>
              <w:jc w:val="both"/>
              <w:rPr>
                <w:lang w:val="en-US"/>
              </w:rPr>
            </w:pPr>
          </w:p>
        </w:tc>
      </w:tr>
    </w:tbl>
    <w:p w14:paraId="19256362" w14:textId="6F589405" w:rsidR="00F90A9C" w:rsidRPr="00580401" w:rsidRDefault="0005404C" w:rsidP="00F90A9C">
      <w:pPr>
        <w:pStyle w:val="Caption"/>
        <w:ind w:left="851" w:hanging="851"/>
        <w:rPr>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6</w:t>
      </w:r>
      <w:r w:rsidRPr="00580401">
        <w:rPr>
          <w:lang w:val="en-US"/>
        </w:rPr>
        <w:fldChar w:fldCharType="end"/>
      </w:r>
      <w:r w:rsidRPr="00580401">
        <w:rPr>
          <w:lang w:val="en-US"/>
        </w:rPr>
        <w:tab/>
      </w:r>
      <w:r w:rsidR="00F90A9C" w:rsidRPr="00580401">
        <w:rPr>
          <w:lang w:val="en-US"/>
        </w:rPr>
        <w:t xml:space="preserve"> R&amp;D action plan related to the third technical lock</w:t>
      </w:r>
    </w:p>
    <w:p w14:paraId="19256363" w14:textId="77777777" w:rsidR="00B02BC8" w:rsidRPr="00580401" w:rsidRDefault="00B02BC8" w:rsidP="0005404C">
      <w:pPr>
        <w:pStyle w:val="Caption"/>
        <w:ind w:left="851" w:hanging="851"/>
        <w:rPr>
          <w:lang w:val="en-US"/>
        </w:rPr>
      </w:pPr>
    </w:p>
    <w:p w14:paraId="19256364" w14:textId="77777777" w:rsidR="00E1110C" w:rsidRPr="00580401" w:rsidRDefault="00E1110C" w:rsidP="00B7753D">
      <w:pPr>
        <w:pStyle w:val="ITAbsatzohneNr"/>
        <w:jc w:val="both"/>
        <w:rPr>
          <w:lang w:val="en-US"/>
        </w:rPr>
      </w:pPr>
    </w:p>
    <w:p w14:paraId="19256365" w14:textId="77777777" w:rsidR="00D546C6" w:rsidRPr="00580401" w:rsidRDefault="00763556" w:rsidP="00763556">
      <w:pPr>
        <w:pStyle w:val="N2"/>
        <w:rPr>
          <w:lang w:val="en-US"/>
        </w:rPr>
      </w:pPr>
      <w:bookmarkStart w:id="6" w:name="_Toc24645977"/>
      <w:r w:rsidRPr="00580401">
        <w:rPr>
          <w:lang w:val="en-US"/>
        </w:rPr>
        <w:lastRenderedPageBreak/>
        <w:t>Technology and Challenges of “</w:t>
      </w:r>
      <w:r w:rsidR="00C7449B" w:rsidRPr="00580401">
        <w:rPr>
          <w:lang w:val="en-US"/>
        </w:rPr>
        <w:t>FID</w:t>
      </w:r>
      <w:r w:rsidR="00057378" w:rsidRPr="00580401">
        <w:rPr>
          <w:lang w:val="en-US"/>
        </w:rPr>
        <w:t xml:space="preserve"> phase”</w:t>
      </w:r>
      <w:bookmarkEnd w:id="6"/>
    </w:p>
    <w:p w14:paraId="19256366" w14:textId="77777777" w:rsidR="009944BE" w:rsidRPr="00580401" w:rsidRDefault="00763556" w:rsidP="009944BE">
      <w:pPr>
        <w:pStyle w:val="N3"/>
        <w:rPr>
          <w:lang w:val="en-US"/>
        </w:rPr>
      </w:pPr>
      <w:r w:rsidRPr="00580401">
        <w:rPr>
          <w:lang w:val="en-US"/>
        </w:rPr>
        <w:t>First Industrial development (FID) phase</w:t>
      </w:r>
      <w:r w:rsidR="009944BE" w:rsidRPr="00580401">
        <w:rPr>
          <w:lang w:val="en-US"/>
        </w:rPr>
        <w:t xml:space="preserve"> challenges</w:t>
      </w:r>
    </w:p>
    <w:p w14:paraId="19256367" w14:textId="77777777" w:rsidR="002A66AA" w:rsidRPr="00580401" w:rsidRDefault="002A66AA" w:rsidP="00B7753D">
      <w:pPr>
        <w:pStyle w:val="ITStandard"/>
        <w:rPr>
          <w:lang w:val="en-US"/>
        </w:rPr>
      </w:pPr>
      <w:r w:rsidRPr="00580401">
        <w:rPr>
          <w:lang w:val="en-US"/>
        </w:rPr>
        <w:t xml:space="preserve">First industrial deployment (FID) refers to the upscaling of pilot facilities. </w:t>
      </w:r>
    </w:p>
    <w:p w14:paraId="19256368" w14:textId="77777777" w:rsidR="00BC160C" w:rsidRPr="00580401" w:rsidRDefault="00086BAE" w:rsidP="00B7753D">
      <w:pPr>
        <w:pStyle w:val="ITStandard"/>
        <w:rPr>
          <w:lang w:val="en-US"/>
        </w:rPr>
      </w:pPr>
      <w:r w:rsidRPr="00580401">
        <w:rPr>
          <w:lang w:val="en-US"/>
        </w:rPr>
        <w:t>In order to convince cell manufacturer to qualify</w:t>
      </w:r>
      <w:r w:rsidR="00BC160C" w:rsidRPr="00580401">
        <w:rPr>
          <w:lang w:val="en-US"/>
        </w:rPr>
        <w:t xml:space="preserve"> </w:t>
      </w:r>
      <w:r w:rsidR="001058E4" w:rsidRPr="00580401">
        <w:rPr>
          <w:lang w:val="en-US"/>
        </w:rPr>
        <w:t xml:space="preserve">innovative </w:t>
      </w:r>
      <w:r w:rsidR="00BC160C" w:rsidRPr="00580401">
        <w:rPr>
          <w:lang w:val="en-US"/>
        </w:rPr>
        <w:t>anode material</w:t>
      </w:r>
      <w:r w:rsidR="000E2C26" w:rsidRPr="00580401">
        <w:rPr>
          <w:lang w:val="en-US"/>
        </w:rPr>
        <w:t xml:space="preserve"> from a supplier, the anode materials </w:t>
      </w:r>
      <w:r w:rsidR="00BC160C" w:rsidRPr="00580401">
        <w:rPr>
          <w:lang w:val="en-US"/>
        </w:rPr>
        <w:t xml:space="preserve">manufacturer </w:t>
      </w:r>
      <w:r w:rsidR="005468A0" w:rsidRPr="00580401">
        <w:rPr>
          <w:lang w:val="en-US"/>
        </w:rPr>
        <w:t>must</w:t>
      </w:r>
      <w:r w:rsidR="00BC160C" w:rsidRPr="00580401">
        <w:rPr>
          <w:lang w:val="en-US"/>
        </w:rPr>
        <w:t xml:space="preserve"> demonstrate that: </w:t>
      </w:r>
    </w:p>
    <w:p w14:paraId="19256369" w14:textId="77777777" w:rsidR="00BC160C" w:rsidRPr="00580401" w:rsidRDefault="00BC160C" w:rsidP="0058647D">
      <w:pPr>
        <w:pStyle w:val="ITStandard"/>
        <w:numPr>
          <w:ilvl w:val="0"/>
          <w:numId w:val="17"/>
        </w:numPr>
        <w:rPr>
          <w:lang w:val="en-US"/>
        </w:rPr>
      </w:pPr>
      <w:r w:rsidRPr="00580401">
        <w:rPr>
          <w:lang w:val="en-US"/>
        </w:rPr>
        <w:t xml:space="preserve">The anode materials perform well in the cell electrolyte and contribute to generate the expected cell </w:t>
      </w:r>
      <w:r w:rsidR="00992872" w:rsidRPr="00580401">
        <w:rPr>
          <w:lang w:val="en-US"/>
        </w:rPr>
        <w:t xml:space="preserve">performance in term of capacity, </w:t>
      </w:r>
      <w:r w:rsidRPr="00580401">
        <w:rPr>
          <w:lang w:val="en-US"/>
        </w:rPr>
        <w:t>life duration</w:t>
      </w:r>
      <w:r w:rsidR="00992872" w:rsidRPr="00580401">
        <w:rPr>
          <w:lang w:val="en-US"/>
        </w:rPr>
        <w:t xml:space="preserve"> and charge/discharge rate</w:t>
      </w:r>
      <w:r w:rsidRPr="00580401">
        <w:rPr>
          <w:lang w:val="en-US"/>
        </w:rPr>
        <w:t xml:space="preserve">. </w:t>
      </w:r>
    </w:p>
    <w:p w14:paraId="1925636A" w14:textId="77777777" w:rsidR="00086BAE" w:rsidRPr="00580401" w:rsidRDefault="00040305" w:rsidP="0058647D">
      <w:pPr>
        <w:pStyle w:val="ITStandard"/>
        <w:numPr>
          <w:ilvl w:val="0"/>
          <w:numId w:val="17"/>
        </w:numPr>
        <w:rPr>
          <w:lang w:val="en-US"/>
        </w:rPr>
      </w:pPr>
      <w:r w:rsidRPr="00580401">
        <w:rPr>
          <w:lang w:val="en-US"/>
        </w:rPr>
        <w:t>He</w:t>
      </w:r>
      <w:r w:rsidR="00BC160C" w:rsidRPr="00580401">
        <w:rPr>
          <w:lang w:val="en-US"/>
        </w:rPr>
        <w:t xml:space="preserve"> is capable of maintaining the consistency of the product</w:t>
      </w:r>
      <w:r w:rsidR="00C15E80" w:rsidRPr="00580401">
        <w:rPr>
          <w:lang w:val="en-US"/>
        </w:rPr>
        <w:t>,</w:t>
      </w:r>
      <w:r w:rsidR="00BC160C" w:rsidRPr="00580401">
        <w:rPr>
          <w:lang w:val="en-US"/>
        </w:rPr>
        <w:t xml:space="preserve"> at industrial scale</w:t>
      </w:r>
      <w:r w:rsidR="00C15E80" w:rsidRPr="00580401">
        <w:rPr>
          <w:lang w:val="en-US"/>
        </w:rPr>
        <w:t>,</w:t>
      </w:r>
      <w:r w:rsidR="00BC160C" w:rsidRPr="00580401">
        <w:rPr>
          <w:lang w:val="en-US"/>
        </w:rPr>
        <w:t xml:space="preserve"> </w:t>
      </w:r>
      <w:r w:rsidR="00C15E80" w:rsidRPr="00580401">
        <w:rPr>
          <w:lang w:val="en-US"/>
        </w:rPr>
        <w:t xml:space="preserve">over </w:t>
      </w:r>
      <w:r w:rsidR="00BC160C" w:rsidRPr="00580401">
        <w:rPr>
          <w:lang w:val="en-US"/>
        </w:rPr>
        <w:t xml:space="preserve">thousands of tons </w:t>
      </w:r>
      <w:r w:rsidR="00C15E80" w:rsidRPr="00580401">
        <w:rPr>
          <w:lang w:val="en-US"/>
        </w:rPr>
        <w:t xml:space="preserve">of production </w:t>
      </w:r>
      <w:r w:rsidR="00BC160C" w:rsidRPr="00580401">
        <w:rPr>
          <w:lang w:val="en-US"/>
        </w:rPr>
        <w:t xml:space="preserve">and </w:t>
      </w:r>
      <w:r w:rsidR="00C15E80" w:rsidRPr="00580401">
        <w:rPr>
          <w:lang w:val="en-US"/>
        </w:rPr>
        <w:t xml:space="preserve">during </w:t>
      </w:r>
      <w:r w:rsidR="005468A0" w:rsidRPr="00580401">
        <w:rPr>
          <w:lang w:val="en-US"/>
        </w:rPr>
        <w:t xml:space="preserve">many years of </w:t>
      </w:r>
      <w:r w:rsidR="00C15E80" w:rsidRPr="00580401">
        <w:rPr>
          <w:lang w:val="en-US"/>
        </w:rPr>
        <w:t>production</w:t>
      </w:r>
      <w:r w:rsidR="00BC160C" w:rsidRPr="00580401">
        <w:rPr>
          <w:lang w:val="en-US"/>
        </w:rPr>
        <w:t xml:space="preserve">. It is therefore critical that the </w:t>
      </w:r>
      <w:r w:rsidR="001058E4" w:rsidRPr="00580401">
        <w:rPr>
          <w:lang w:val="en-US"/>
        </w:rPr>
        <w:t xml:space="preserve">synthetic </w:t>
      </w:r>
      <w:r w:rsidR="00BC160C" w:rsidRPr="00580401">
        <w:rPr>
          <w:lang w:val="en-US"/>
        </w:rPr>
        <w:t>graphite manufacturers</w:t>
      </w:r>
      <w:r w:rsidR="005468A0" w:rsidRPr="00580401">
        <w:rPr>
          <w:lang w:val="en-US"/>
        </w:rPr>
        <w:t xml:space="preserve"> prove</w:t>
      </w:r>
      <w:r w:rsidR="00BC160C" w:rsidRPr="00580401">
        <w:rPr>
          <w:lang w:val="en-US"/>
        </w:rPr>
        <w:t xml:space="preserve"> not only the availability of </w:t>
      </w:r>
      <w:r w:rsidR="00C15E80" w:rsidRPr="00580401">
        <w:rPr>
          <w:lang w:val="en-US"/>
        </w:rPr>
        <w:t xml:space="preserve">their </w:t>
      </w:r>
      <w:r w:rsidR="00BC160C" w:rsidRPr="00580401">
        <w:rPr>
          <w:lang w:val="en-US"/>
        </w:rPr>
        <w:t>raw materials</w:t>
      </w:r>
      <w:r w:rsidR="005468A0" w:rsidRPr="00580401">
        <w:rPr>
          <w:lang w:val="en-US"/>
        </w:rPr>
        <w:t xml:space="preserve"> for several years</w:t>
      </w:r>
      <w:r w:rsidR="00BC160C" w:rsidRPr="00580401">
        <w:rPr>
          <w:lang w:val="en-US"/>
        </w:rPr>
        <w:t xml:space="preserve"> but also </w:t>
      </w:r>
      <w:r w:rsidR="00C15E80" w:rsidRPr="00580401">
        <w:rPr>
          <w:lang w:val="en-US"/>
        </w:rPr>
        <w:t xml:space="preserve">their </w:t>
      </w:r>
      <w:r w:rsidR="00BC160C" w:rsidRPr="00580401">
        <w:rPr>
          <w:lang w:val="en-US"/>
        </w:rPr>
        <w:t>ability to master the production process</w:t>
      </w:r>
      <w:r w:rsidR="005468A0" w:rsidRPr="00580401">
        <w:rPr>
          <w:lang w:val="en-US"/>
        </w:rPr>
        <w:t xml:space="preserve"> to replicate a very consistent product over time</w:t>
      </w:r>
      <w:r w:rsidR="00BC160C" w:rsidRPr="00580401">
        <w:rPr>
          <w:lang w:val="en-US"/>
        </w:rPr>
        <w:t xml:space="preserve">. </w:t>
      </w:r>
    </w:p>
    <w:p w14:paraId="1925636B" w14:textId="77777777" w:rsidR="00C8140C" w:rsidRPr="00580401" w:rsidRDefault="000529C2" w:rsidP="00C8140C">
      <w:pPr>
        <w:pStyle w:val="ITStandard"/>
        <w:rPr>
          <w:lang w:val="en-US"/>
        </w:rPr>
      </w:pPr>
      <w:r w:rsidRPr="00580401">
        <w:rPr>
          <w:lang w:val="en-US"/>
        </w:rPr>
        <w:t xml:space="preserve">Therefore, </w:t>
      </w:r>
      <w:r w:rsidR="006E5E01" w:rsidRPr="00580401">
        <w:rPr>
          <w:lang w:val="en-US"/>
        </w:rPr>
        <w:t>to obtain</w:t>
      </w:r>
      <w:r w:rsidRPr="00580401">
        <w:rPr>
          <w:lang w:val="en-US"/>
        </w:rPr>
        <w:t xml:space="preserve"> qualification for anode materials and </w:t>
      </w:r>
      <w:r w:rsidR="006E5E01" w:rsidRPr="00580401">
        <w:rPr>
          <w:lang w:val="en-US"/>
        </w:rPr>
        <w:t>to move</w:t>
      </w:r>
      <w:r w:rsidRPr="00580401">
        <w:rPr>
          <w:lang w:val="en-US"/>
        </w:rPr>
        <w:t xml:space="preserve"> to mass production, Carbone </w:t>
      </w:r>
      <w:proofErr w:type="spellStart"/>
      <w:r w:rsidRPr="00580401">
        <w:rPr>
          <w:lang w:val="en-US"/>
        </w:rPr>
        <w:t>Savoie</w:t>
      </w:r>
      <w:proofErr w:type="spellEnd"/>
      <w:r w:rsidRPr="00580401">
        <w:rPr>
          <w:lang w:val="en-US"/>
        </w:rPr>
        <w:t xml:space="preserve"> must </w:t>
      </w:r>
      <w:r w:rsidR="00724DD2" w:rsidRPr="00580401">
        <w:rPr>
          <w:lang w:val="en-US"/>
        </w:rPr>
        <w:t xml:space="preserve">absolutely </w:t>
      </w:r>
      <w:r w:rsidRPr="00580401">
        <w:rPr>
          <w:lang w:val="en-US"/>
        </w:rPr>
        <w:t xml:space="preserve">demonstrate its ability to industrialize its </w:t>
      </w:r>
      <w:r w:rsidR="00E46046" w:rsidRPr="00580401">
        <w:rPr>
          <w:lang w:val="en-US"/>
        </w:rPr>
        <w:t>“</w:t>
      </w:r>
      <w:r w:rsidR="00AD0BB3" w:rsidRPr="00580401">
        <w:rPr>
          <w:lang w:val="en-US"/>
        </w:rPr>
        <w:t>R&amp;D</w:t>
      </w:r>
      <w:r w:rsidR="00E46046" w:rsidRPr="00580401">
        <w:rPr>
          <w:lang w:val="en-US"/>
        </w:rPr>
        <w:t xml:space="preserve"> phase”</w:t>
      </w:r>
      <w:r w:rsidRPr="00580401">
        <w:rPr>
          <w:lang w:val="en-US"/>
        </w:rPr>
        <w:t>.</w:t>
      </w:r>
      <w:r w:rsidR="00C8140C" w:rsidRPr="00580401">
        <w:rPr>
          <w:lang w:val="en-US"/>
        </w:rPr>
        <w:t xml:space="preserve"> For Carbone </w:t>
      </w:r>
      <w:proofErr w:type="spellStart"/>
      <w:r w:rsidR="00C8140C" w:rsidRPr="00580401">
        <w:rPr>
          <w:lang w:val="en-US"/>
        </w:rPr>
        <w:t>Savoie</w:t>
      </w:r>
      <w:proofErr w:type="spellEnd"/>
      <w:r w:rsidR="00C8140C" w:rsidRPr="00580401">
        <w:rPr>
          <w:lang w:val="en-US"/>
        </w:rPr>
        <w:t>, the IPCEI on Batteries aims at qualifying one LWG-driven graphite with one leading cell manufacturer for an application that is today addressed only with the Acheson process. This first anode material product could be either qualified for Electrical Vehicle application or for other application (ESS, forklift, e-bike, scooter...).</w:t>
      </w:r>
    </w:p>
    <w:p w14:paraId="1925636C" w14:textId="77777777" w:rsidR="00C8140C" w:rsidRPr="00580401" w:rsidRDefault="00C8140C" w:rsidP="00C8140C">
      <w:pPr>
        <w:pStyle w:val="ITStandard"/>
        <w:rPr>
          <w:lang w:val="en-US"/>
        </w:rPr>
      </w:pPr>
      <w:r w:rsidRPr="00580401">
        <w:rPr>
          <w:lang w:val="en-US"/>
        </w:rPr>
        <w:t xml:space="preserve">Overtime, building on the knowhow and experience accumulated with this first product, it is expected that Carbone </w:t>
      </w:r>
      <w:proofErr w:type="spellStart"/>
      <w:r w:rsidRPr="00580401">
        <w:rPr>
          <w:lang w:val="en-US"/>
        </w:rPr>
        <w:t>Savoie</w:t>
      </w:r>
      <w:proofErr w:type="spellEnd"/>
      <w:r w:rsidRPr="00580401">
        <w:rPr>
          <w:lang w:val="en-US"/>
        </w:rPr>
        <w:t xml:space="preserve"> will be able to develop enhanced graphite anode materials products that will meet more and more demanding applications. Such product improvement program will be launch after the completion of this IPCEI on Batteries.</w:t>
      </w:r>
    </w:p>
    <w:p w14:paraId="1925636D" w14:textId="77777777" w:rsidR="00057378" w:rsidRPr="00580401" w:rsidRDefault="00057378" w:rsidP="00057378">
      <w:pPr>
        <w:pStyle w:val="ITStandard"/>
        <w:rPr>
          <w:lang w:val="en-US"/>
        </w:rPr>
      </w:pPr>
      <w:r w:rsidRPr="00580401">
        <w:rPr>
          <w:lang w:val="en-US"/>
        </w:rPr>
        <w:t xml:space="preserve">The objective of this </w:t>
      </w:r>
      <w:r w:rsidR="0078625D" w:rsidRPr="00580401">
        <w:rPr>
          <w:lang w:val="en-US"/>
        </w:rPr>
        <w:t xml:space="preserve">FID </w:t>
      </w:r>
      <w:r w:rsidRPr="00580401">
        <w:rPr>
          <w:lang w:val="en-US"/>
        </w:rPr>
        <w:t xml:space="preserve">phase is </w:t>
      </w:r>
      <w:r w:rsidR="00F26A18" w:rsidRPr="00580401">
        <w:rPr>
          <w:lang w:val="en-US"/>
        </w:rPr>
        <w:t xml:space="preserve">to test the cumulative effects of all the new parameters, </w:t>
      </w:r>
      <w:r w:rsidRPr="00580401">
        <w:rPr>
          <w:lang w:val="en-US"/>
        </w:rPr>
        <w:t>to stabilize the process, to obtain consistent product and to design the innovative adjustment to equipment and procedure to reach quality, volume and price objectives</w:t>
      </w:r>
      <w:r w:rsidR="00BC2700" w:rsidRPr="00580401">
        <w:rPr>
          <w:lang w:val="en-US"/>
        </w:rPr>
        <w:t xml:space="preserve"> with sustainable results and very low dispersion</w:t>
      </w:r>
      <w:r w:rsidRPr="00580401">
        <w:rPr>
          <w:lang w:val="en-US"/>
        </w:rPr>
        <w:t>. Graphite manufacturing is a very complex process industry. Transposing R&amp;D encouraging results into mass production has always raised several challenges</w:t>
      </w:r>
      <w:r w:rsidR="00184FE7" w:rsidRPr="00580401">
        <w:rPr>
          <w:lang w:val="en-US"/>
        </w:rPr>
        <w:t>:</w:t>
      </w:r>
    </w:p>
    <w:p w14:paraId="1925636E" w14:textId="77777777" w:rsidR="00057378" w:rsidRPr="00580401" w:rsidRDefault="00057378" w:rsidP="00057378">
      <w:pPr>
        <w:pStyle w:val="ITStandard"/>
        <w:rPr>
          <w:lang w:val="en-US"/>
        </w:rPr>
      </w:pPr>
    </w:p>
    <w:p w14:paraId="1925636F" w14:textId="77777777" w:rsidR="00057378" w:rsidRPr="00580401" w:rsidRDefault="00184FE7" w:rsidP="00057378">
      <w:pPr>
        <w:pStyle w:val="ITStandard"/>
        <w:numPr>
          <w:ilvl w:val="0"/>
          <w:numId w:val="17"/>
        </w:numPr>
        <w:rPr>
          <w:lang w:val="en-US"/>
        </w:rPr>
      </w:pPr>
      <w:r w:rsidRPr="00580401">
        <w:rPr>
          <w:u w:val="single"/>
          <w:lang w:val="en-US"/>
        </w:rPr>
        <w:t>Industrializing</w:t>
      </w:r>
      <w:r w:rsidR="00057378" w:rsidRPr="00580401">
        <w:rPr>
          <w:u w:val="single"/>
          <w:lang w:val="en-US"/>
        </w:rPr>
        <w:t xml:space="preserve"> challenge</w:t>
      </w:r>
      <w:r w:rsidR="00057378" w:rsidRPr="00580401">
        <w:rPr>
          <w:lang w:val="en-US"/>
        </w:rPr>
        <w:t>:</w:t>
      </w:r>
      <w:r w:rsidR="00533185" w:rsidRPr="00580401">
        <w:rPr>
          <w:i/>
          <w:lang w:val="en-US"/>
        </w:rPr>
        <w:t xml:space="preserve"> </w:t>
      </w:r>
      <w:r w:rsidRPr="00580401">
        <w:rPr>
          <w:lang w:val="en-US"/>
        </w:rPr>
        <w:t>During the</w:t>
      </w:r>
      <w:r w:rsidRPr="00580401">
        <w:rPr>
          <w:i/>
          <w:lang w:val="en-US"/>
        </w:rPr>
        <w:t xml:space="preserve"> </w:t>
      </w:r>
      <w:r w:rsidRPr="00580401">
        <w:rPr>
          <w:lang w:val="en-US"/>
        </w:rPr>
        <w:t>“R&amp;D validation phase”, trials are organized during normal working hours, with a heavy support from the R&amp;D and quality control teams. Lot of tests are made manually (</w:t>
      </w:r>
      <w:r w:rsidRPr="00580401">
        <w:rPr>
          <w:i/>
          <w:lang w:val="en-US"/>
        </w:rPr>
        <w:t>For example: injection of pre-weighted additives in the formulation</w:t>
      </w:r>
      <w:r w:rsidRPr="00580401">
        <w:rPr>
          <w:lang w:val="en-US"/>
        </w:rPr>
        <w:t xml:space="preserve">). Such trials aim at validating the replication of R&amp;D findings into production. Very differently, the challenge of the FID industrialization phase is to identify and find technical solutions to all production issues in order to be able to produce a consistent quality, at a competitive economic cost, 24-hour a day. </w:t>
      </w:r>
      <w:r w:rsidR="00057378" w:rsidRPr="00580401">
        <w:rPr>
          <w:lang w:val="en-US"/>
        </w:rPr>
        <w:t xml:space="preserve">For example, anode materials formulation requires additives and catalysts that </w:t>
      </w:r>
      <w:r w:rsidR="0078625D" w:rsidRPr="00580401">
        <w:rPr>
          <w:lang w:val="en-US"/>
        </w:rPr>
        <w:t xml:space="preserve">Carbone </w:t>
      </w:r>
      <w:proofErr w:type="spellStart"/>
      <w:r w:rsidR="0078625D" w:rsidRPr="00580401">
        <w:rPr>
          <w:lang w:val="en-US"/>
        </w:rPr>
        <w:t>Savoie</w:t>
      </w:r>
      <w:proofErr w:type="spellEnd"/>
      <w:r w:rsidR="0078625D" w:rsidRPr="00580401">
        <w:rPr>
          <w:lang w:val="en-US"/>
        </w:rPr>
        <w:t xml:space="preserve"> </w:t>
      </w:r>
      <w:r w:rsidR="00057378" w:rsidRPr="00580401">
        <w:rPr>
          <w:lang w:val="en-US"/>
        </w:rPr>
        <w:t>do</w:t>
      </w:r>
      <w:r w:rsidR="0078625D" w:rsidRPr="00580401">
        <w:rPr>
          <w:lang w:val="en-US"/>
        </w:rPr>
        <w:t>es</w:t>
      </w:r>
      <w:r w:rsidR="00057378" w:rsidRPr="00580401">
        <w:rPr>
          <w:lang w:val="en-US"/>
        </w:rPr>
        <w:t xml:space="preserve"> not use today in </w:t>
      </w:r>
      <w:r w:rsidR="00C55D58" w:rsidRPr="00580401">
        <w:rPr>
          <w:lang w:val="en-US"/>
        </w:rPr>
        <w:t xml:space="preserve">its </w:t>
      </w:r>
      <w:r w:rsidR="00057378" w:rsidRPr="00580401">
        <w:rPr>
          <w:lang w:val="en-US"/>
        </w:rPr>
        <w:t>formulations. The addition</w:t>
      </w:r>
      <w:r w:rsidRPr="00580401">
        <w:rPr>
          <w:lang w:val="en-US"/>
        </w:rPr>
        <w:t xml:space="preserve"> of such additives </w:t>
      </w:r>
      <w:r w:rsidRPr="00580401">
        <w:rPr>
          <w:lang w:val="en-US"/>
        </w:rPr>
        <w:lastRenderedPageBreak/>
        <w:t>during</w:t>
      </w:r>
      <w:r w:rsidR="00057378" w:rsidRPr="00580401">
        <w:rPr>
          <w:lang w:val="en-US"/>
        </w:rPr>
        <w:t xml:space="preserve"> </w:t>
      </w:r>
      <w:r w:rsidR="00C55D58" w:rsidRPr="00580401">
        <w:rPr>
          <w:lang w:val="en-US"/>
        </w:rPr>
        <w:t xml:space="preserve">the </w:t>
      </w:r>
      <w:r w:rsidRPr="00580401">
        <w:rPr>
          <w:lang w:val="en-US"/>
        </w:rPr>
        <w:t>“</w:t>
      </w:r>
      <w:r w:rsidR="00057378" w:rsidRPr="00580401">
        <w:rPr>
          <w:lang w:val="en-US"/>
        </w:rPr>
        <w:t xml:space="preserve">R&amp;D </w:t>
      </w:r>
      <w:r w:rsidRPr="00580401">
        <w:rPr>
          <w:lang w:val="en-US"/>
        </w:rPr>
        <w:t xml:space="preserve">validation” phase </w:t>
      </w:r>
      <w:r w:rsidR="00057378" w:rsidRPr="00580401">
        <w:rPr>
          <w:lang w:val="en-US"/>
        </w:rPr>
        <w:t xml:space="preserve">is made manually. However, </w:t>
      </w:r>
      <w:r w:rsidRPr="00580401">
        <w:rPr>
          <w:lang w:val="en-US"/>
        </w:rPr>
        <w:t>finding a way to</w:t>
      </w:r>
      <w:r w:rsidR="00057378" w:rsidRPr="00580401">
        <w:rPr>
          <w:lang w:val="en-US"/>
        </w:rPr>
        <w:t xml:space="preserve"> </w:t>
      </w:r>
      <w:r w:rsidRPr="00580401">
        <w:rPr>
          <w:lang w:val="en-US"/>
        </w:rPr>
        <w:t xml:space="preserve">add automatically </w:t>
      </w:r>
      <w:r w:rsidR="00057378" w:rsidRPr="00580401">
        <w:rPr>
          <w:lang w:val="en-US"/>
        </w:rPr>
        <w:t xml:space="preserve">a very precise quantity of additives every 3 minutes inside a never-stopping closed mixers located 20 meters above the floor, on a 24-hour, 7 days a week basis, is a challenge that </w:t>
      </w:r>
      <w:r w:rsidRPr="00580401">
        <w:rPr>
          <w:lang w:val="en-US"/>
        </w:rPr>
        <w:t>is only</w:t>
      </w:r>
      <w:r w:rsidR="00057378" w:rsidRPr="00580401">
        <w:rPr>
          <w:lang w:val="en-US"/>
        </w:rPr>
        <w:t xml:space="preserve"> addressed during the FID phase.</w:t>
      </w:r>
    </w:p>
    <w:p w14:paraId="19256370" w14:textId="4267ED2A" w:rsidR="00880D34" w:rsidRPr="00580401" w:rsidRDefault="00880D34" w:rsidP="00880D34">
      <w:pPr>
        <w:pStyle w:val="ITStandard"/>
        <w:numPr>
          <w:ilvl w:val="0"/>
          <w:numId w:val="17"/>
        </w:numPr>
        <w:rPr>
          <w:lang w:val="en-US"/>
        </w:rPr>
      </w:pPr>
      <w:r w:rsidRPr="00580401">
        <w:rPr>
          <w:u w:val="single"/>
          <w:lang w:val="en-US"/>
        </w:rPr>
        <w:t xml:space="preserve">Production lead-time acquisition challenges: </w:t>
      </w:r>
      <w:r w:rsidRPr="00580401">
        <w:rPr>
          <w:lang w:val="en-US"/>
        </w:rPr>
        <w:t>Contrary to other industries, synthetic graphite production requires a three-month lead-time production process. The two longest process steps are the baking (2 weeks) and the graphitization (one week). Unfortun</w:t>
      </w:r>
      <w:r w:rsidR="00BC2700" w:rsidRPr="00580401">
        <w:rPr>
          <w:lang w:val="en-US"/>
        </w:rPr>
        <w:t>at</w:t>
      </w:r>
      <w:r w:rsidRPr="00580401">
        <w:rPr>
          <w:lang w:val="en-US"/>
        </w:rPr>
        <w:t>ely, the product performance can only be tested</w:t>
      </w:r>
      <w:r w:rsidRPr="00580401">
        <w:rPr>
          <w:rStyle w:val="FootnoteReference"/>
          <w:lang w:val="en-US"/>
        </w:rPr>
        <w:footnoteReference w:id="14"/>
      </w:r>
      <w:r w:rsidRPr="00580401">
        <w:rPr>
          <w:lang w:val="en-US"/>
        </w:rPr>
        <w:t xml:space="preserve"> after the final graphitization step and therefore at the end of the 3-month production process. This challenge is very specific to </w:t>
      </w:r>
      <w:r w:rsidR="000C1BDA">
        <w:rPr>
          <w:lang w:val="en-US"/>
        </w:rPr>
        <w:t>this</w:t>
      </w:r>
      <w:r w:rsidR="000C1BDA" w:rsidRPr="00580401">
        <w:rPr>
          <w:lang w:val="en-US"/>
        </w:rPr>
        <w:t xml:space="preserve"> </w:t>
      </w:r>
      <w:r w:rsidRPr="00580401">
        <w:rPr>
          <w:lang w:val="en-US"/>
        </w:rPr>
        <w:t xml:space="preserve">industry. To minimize the impact on product development, it requires accumulating as much learning as possible during each loop. For this reason, Carbone </w:t>
      </w:r>
      <w:proofErr w:type="spellStart"/>
      <w:r w:rsidRPr="00580401">
        <w:rPr>
          <w:lang w:val="en-US"/>
        </w:rPr>
        <w:t>Savoie</w:t>
      </w:r>
      <w:proofErr w:type="spellEnd"/>
      <w:r w:rsidRPr="00580401">
        <w:rPr>
          <w:lang w:val="en-US"/>
        </w:rPr>
        <w:t xml:space="preserve"> always produces </w:t>
      </w:r>
      <w:r w:rsidR="00BC2700" w:rsidRPr="00580401">
        <w:rPr>
          <w:lang w:val="en-US"/>
        </w:rPr>
        <w:t>l</w:t>
      </w:r>
      <w:r w:rsidR="001A6AC8" w:rsidRPr="00580401">
        <w:rPr>
          <w:lang w:val="en-US"/>
        </w:rPr>
        <w:t xml:space="preserve">oop </w:t>
      </w:r>
      <w:r w:rsidRPr="00580401">
        <w:rPr>
          <w:lang w:val="en-US"/>
        </w:rPr>
        <w:t xml:space="preserve">batches of 150 to 300 tons (75 to 150 blocks), splitting each batch into </w:t>
      </w:r>
      <w:r w:rsidR="00BC2700" w:rsidRPr="00580401">
        <w:rPr>
          <w:lang w:val="en-US"/>
        </w:rPr>
        <w:t>baking and graphitizing sub-batch</w:t>
      </w:r>
      <w:r w:rsidRPr="00580401">
        <w:rPr>
          <w:lang w:val="en-US"/>
        </w:rPr>
        <w:t xml:space="preserve"> of 15-25 blocks</w:t>
      </w:r>
      <w:r w:rsidR="00BC2700" w:rsidRPr="00580401">
        <w:rPr>
          <w:lang w:val="en-US"/>
        </w:rPr>
        <w:t>, in order to evaluate the dispersion of the processes themselves over a given formulation</w:t>
      </w:r>
      <w:r w:rsidRPr="00580401">
        <w:rPr>
          <w:lang w:val="en-US"/>
        </w:rPr>
        <w:t xml:space="preserve">. Each trial </w:t>
      </w:r>
      <w:r w:rsidR="00BC2700" w:rsidRPr="00580401">
        <w:rPr>
          <w:lang w:val="en-US"/>
        </w:rPr>
        <w:t xml:space="preserve">sub-batch </w:t>
      </w:r>
      <w:r w:rsidRPr="00580401">
        <w:rPr>
          <w:lang w:val="en-US"/>
        </w:rPr>
        <w:t xml:space="preserve">will be prepared to test different process parameters innovation or different technical equipment innovation. Each </w:t>
      </w:r>
      <w:r w:rsidR="000B7182" w:rsidRPr="00580401">
        <w:rPr>
          <w:lang w:val="en-US"/>
        </w:rPr>
        <w:t>su</w:t>
      </w:r>
      <w:r w:rsidR="00BC2700" w:rsidRPr="00580401">
        <w:rPr>
          <w:lang w:val="en-US"/>
        </w:rPr>
        <w:t xml:space="preserve">b-batch </w:t>
      </w:r>
      <w:r w:rsidRPr="00580401">
        <w:rPr>
          <w:lang w:val="en-US"/>
        </w:rPr>
        <w:t>is closely monitored during the 3-month production lead-time.</w:t>
      </w:r>
    </w:p>
    <w:p w14:paraId="19256371" w14:textId="77777777" w:rsidR="009944BE" w:rsidRPr="00580401" w:rsidRDefault="00880D34" w:rsidP="00880D34">
      <w:pPr>
        <w:pStyle w:val="ITStandard"/>
        <w:numPr>
          <w:ilvl w:val="0"/>
          <w:numId w:val="17"/>
        </w:numPr>
        <w:rPr>
          <w:lang w:val="en-US"/>
        </w:rPr>
      </w:pPr>
      <w:r w:rsidRPr="00580401">
        <w:rPr>
          <w:u w:val="single"/>
          <w:lang w:val="en-US"/>
        </w:rPr>
        <w:t xml:space="preserve"> </w:t>
      </w:r>
      <w:r w:rsidR="00184FE7" w:rsidRPr="00580401">
        <w:rPr>
          <w:u w:val="single"/>
          <w:lang w:val="en-US"/>
        </w:rPr>
        <w:t xml:space="preserve">Product homogeneity </w:t>
      </w:r>
      <w:r w:rsidR="001A6AC8" w:rsidRPr="00580401">
        <w:rPr>
          <w:u w:val="single"/>
          <w:lang w:val="en-US"/>
        </w:rPr>
        <w:t xml:space="preserve">FID </w:t>
      </w:r>
      <w:r w:rsidR="00184FE7" w:rsidRPr="00580401">
        <w:rPr>
          <w:u w:val="single"/>
          <w:lang w:val="en-US"/>
        </w:rPr>
        <w:t xml:space="preserve">challenge: </w:t>
      </w:r>
      <w:r w:rsidR="00AF1DC1" w:rsidRPr="00580401">
        <w:rPr>
          <w:lang w:val="en-US"/>
        </w:rPr>
        <w:t xml:space="preserve">Guaranteeing the product homogeneity and performance </w:t>
      </w:r>
      <w:r w:rsidR="00374BDD" w:rsidRPr="00580401">
        <w:rPr>
          <w:lang w:val="en-US"/>
        </w:rPr>
        <w:t>is therefore very challenging</w:t>
      </w:r>
      <w:r w:rsidR="00BA6F45" w:rsidRPr="00580401">
        <w:rPr>
          <w:lang w:val="en-US"/>
        </w:rPr>
        <w:t xml:space="preserve"> be</w:t>
      </w:r>
      <w:r w:rsidR="00057378" w:rsidRPr="00580401">
        <w:rPr>
          <w:lang w:val="en-US"/>
        </w:rPr>
        <w:t xml:space="preserve">cause </w:t>
      </w:r>
      <w:r w:rsidR="00BA6F45" w:rsidRPr="00580401">
        <w:rPr>
          <w:lang w:val="en-US"/>
        </w:rPr>
        <w:t>contrary to other industry,</w:t>
      </w:r>
      <w:r w:rsidR="00374BDD" w:rsidRPr="00580401">
        <w:rPr>
          <w:lang w:val="en-US"/>
        </w:rPr>
        <w:t xml:space="preserve"> blocks are formed </w:t>
      </w:r>
      <w:r w:rsidR="00BA6F45" w:rsidRPr="00580401">
        <w:rPr>
          <w:lang w:val="en-US"/>
        </w:rPr>
        <w:t xml:space="preserve">at the beginning of the production process and not at the end. </w:t>
      </w:r>
      <w:r w:rsidR="001A6AC8" w:rsidRPr="00580401">
        <w:rPr>
          <w:lang w:val="en-US"/>
        </w:rPr>
        <w:t xml:space="preserve">During the 3-month production process, </w:t>
      </w:r>
      <w:r w:rsidRPr="00580401">
        <w:rPr>
          <w:lang w:val="en-US"/>
        </w:rPr>
        <w:t>more than 400 different production parameters</w:t>
      </w:r>
      <w:r w:rsidRPr="00580401">
        <w:rPr>
          <w:rStyle w:val="FootnoteReference"/>
          <w:lang w:val="en-US"/>
        </w:rPr>
        <w:footnoteReference w:id="15"/>
      </w:r>
      <w:r w:rsidRPr="00580401">
        <w:rPr>
          <w:lang w:val="en-US"/>
        </w:rPr>
        <w:t xml:space="preserve"> have to be monitored</w:t>
      </w:r>
      <w:r w:rsidR="001A6AC8" w:rsidRPr="00580401">
        <w:rPr>
          <w:lang w:val="en-US"/>
        </w:rPr>
        <w:t xml:space="preserve"> and traced on each block</w:t>
      </w:r>
      <w:r w:rsidRPr="00580401">
        <w:rPr>
          <w:lang w:val="en-US"/>
        </w:rPr>
        <w:t>.</w:t>
      </w:r>
      <w:r w:rsidR="001A6AC8" w:rsidRPr="00580401">
        <w:rPr>
          <w:lang w:val="en-US"/>
        </w:rPr>
        <w:t xml:space="preserve"> </w:t>
      </w:r>
      <w:r w:rsidRPr="00580401">
        <w:rPr>
          <w:lang w:val="en-US"/>
        </w:rPr>
        <w:t>Each of these 400 different parameters has impact on the final product performance.</w:t>
      </w:r>
      <w:r w:rsidR="001A6AC8" w:rsidRPr="00580401">
        <w:rPr>
          <w:lang w:val="en-US"/>
        </w:rPr>
        <w:t xml:space="preserve"> R&amp;D and quality control team must innovate to put these parameters under control, without human supervision. It therefore requires inventing control mechanism of key parameters. </w:t>
      </w:r>
    </w:p>
    <w:p w14:paraId="19256372" w14:textId="77777777" w:rsidR="00F90A9C" w:rsidRPr="00580401" w:rsidRDefault="009944BE" w:rsidP="00F90A9C">
      <w:pPr>
        <w:pStyle w:val="ITStandard"/>
        <w:numPr>
          <w:ilvl w:val="0"/>
          <w:numId w:val="17"/>
        </w:numPr>
        <w:rPr>
          <w:lang w:val="en-US"/>
        </w:rPr>
      </w:pPr>
      <w:r w:rsidRPr="00580401">
        <w:rPr>
          <w:u w:val="single"/>
          <w:lang w:val="en-US"/>
        </w:rPr>
        <w:t xml:space="preserve">Scaling-up </w:t>
      </w:r>
      <w:r w:rsidR="001A6AC8" w:rsidRPr="00580401">
        <w:rPr>
          <w:u w:val="single"/>
          <w:lang w:val="en-US"/>
        </w:rPr>
        <w:t xml:space="preserve">FID </w:t>
      </w:r>
      <w:r w:rsidRPr="00580401">
        <w:rPr>
          <w:u w:val="single"/>
          <w:lang w:val="en-US"/>
        </w:rPr>
        <w:t>challenge:</w:t>
      </w:r>
      <w:r w:rsidRPr="00580401">
        <w:rPr>
          <w:lang w:val="en-US"/>
        </w:rPr>
        <w:t xml:space="preserve"> </w:t>
      </w:r>
      <w:r w:rsidR="001A6AC8" w:rsidRPr="00580401">
        <w:rPr>
          <w:lang w:val="en-US"/>
        </w:rPr>
        <w:t xml:space="preserve">Carbone </w:t>
      </w:r>
      <w:proofErr w:type="spellStart"/>
      <w:r w:rsidR="001A6AC8" w:rsidRPr="00580401">
        <w:rPr>
          <w:lang w:val="en-US"/>
        </w:rPr>
        <w:t>Savoie</w:t>
      </w:r>
      <w:proofErr w:type="spellEnd"/>
      <w:r w:rsidR="001A6AC8" w:rsidRPr="00580401">
        <w:rPr>
          <w:lang w:val="en-US"/>
        </w:rPr>
        <w:t xml:space="preserve"> has a specific FID challenge</w:t>
      </w:r>
      <w:r w:rsidR="003620E2" w:rsidRPr="00580401">
        <w:rPr>
          <w:lang w:val="en-US"/>
        </w:rPr>
        <w:t xml:space="preserve">. </w:t>
      </w:r>
      <w:r w:rsidR="004D606A" w:rsidRPr="00580401">
        <w:rPr>
          <w:lang w:val="en-US"/>
        </w:rPr>
        <w:t xml:space="preserve">Carbone </w:t>
      </w:r>
      <w:proofErr w:type="spellStart"/>
      <w:r w:rsidR="004D606A" w:rsidRPr="00580401">
        <w:rPr>
          <w:lang w:val="en-US"/>
        </w:rPr>
        <w:t>Savoie’s</w:t>
      </w:r>
      <w:proofErr w:type="spellEnd"/>
      <w:r w:rsidR="004D606A" w:rsidRPr="00580401">
        <w:rPr>
          <w:lang w:val="en-US"/>
        </w:rPr>
        <w:t xml:space="preserve"> </w:t>
      </w:r>
      <w:r w:rsidR="00BB581D" w:rsidRPr="00580401">
        <w:rPr>
          <w:lang w:val="en-US"/>
        </w:rPr>
        <w:t>industrial</w:t>
      </w:r>
      <w:r w:rsidR="003620E2" w:rsidRPr="00580401">
        <w:rPr>
          <w:lang w:val="en-US"/>
        </w:rPr>
        <w:t xml:space="preserve"> </w:t>
      </w:r>
      <w:r w:rsidR="004D606A" w:rsidRPr="00580401">
        <w:rPr>
          <w:lang w:val="en-US"/>
        </w:rPr>
        <w:t xml:space="preserve">equipment are </w:t>
      </w:r>
      <w:r w:rsidR="00F90A9C" w:rsidRPr="00580401">
        <w:rPr>
          <w:lang w:val="en-US"/>
        </w:rPr>
        <w:t>very</w:t>
      </w:r>
      <w:r w:rsidR="004D606A" w:rsidRPr="00580401">
        <w:rPr>
          <w:lang w:val="en-US"/>
        </w:rPr>
        <w:t xml:space="preserve"> </w:t>
      </w:r>
      <w:r w:rsidR="00BB581D" w:rsidRPr="00580401">
        <w:rPr>
          <w:lang w:val="en-US"/>
        </w:rPr>
        <w:t xml:space="preserve">compact, fully </w:t>
      </w:r>
      <w:r w:rsidR="004D606A" w:rsidRPr="00580401">
        <w:rPr>
          <w:lang w:val="en-US"/>
        </w:rPr>
        <w:t xml:space="preserve">automatized and </w:t>
      </w:r>
      <w:r w:rsidR="00BB581D" w:rsidRPr="00580401">
        <w:rPr>
          <w:lang w:val="en-US"/>
        </w:rPr>
        <w:t xml:space="preserve">capable of producing about 1,500 tons per week (equivalent of </w:t>
      </w:r>
      <w:r w:rsidR="00A42873" w:rsidRPr="00580401">
        <w:rPr>
          <w:lang w:val="en-US"/>
        </w:rPr>
        <w:t>a very large and manual 60 Acheson graphitation furnaces plant</w:t>
      </w:r>
      <w:r w:rsidR="00E736AD" w:rsidRPr="00580401">
        <w:rPr>
          <w:lang w:val="en-US"/>
        </w:rPr>
        <w:t xml:space="preserve"> in Asia</w:t>
      </w:r>
      <w:r w:rsidR="00A42873" w:rsidRPr="00580401">
        <w:rPr>
          <w:lang w:val="en-US"/>
        </w:rPr>
        <w:t>)</w:t>
      </w:r>
      <w:r w:rsidR="004D606A" w:rsidRPr="00580401">
        <w:rPr>
          <w:lang w:val="en-US"/>
        </w:rPr>
        <w:t xml:space="preserve">. </w:t>
      </w:r>
      <w:r w:rsidR="00F90A9C" w:rsidRPr="00580401">
        <w:rPr>
          <w:lang w:val="en-US"/>
        </w:rPr>
        <w:t>Therefore, C</w:t>
      </w:r>
      <w:r w:rsidR="00BB581D" w:rsidRPr="00580401">
        <w:rPr>
          <w:lang w:val="en-US"/>
        </w:rPr>
        <w:t xml:space="preserve">arbone </w:t>
      </w:r>
      <w:proofErr w:type="spellStart"/>
      <w:r w:rsidR="00BB581D" w:rsidRPr="00580401">
        <w:rPr>
          <w:lang w:val="en-US"/>
        </w:rPr>
        <w:t>Savoie</w:t>
      </w:r>
      <w:proofErr w:type="spellEnd"/>
      <w:r w:rsidR="00BB581D" w:rsidRPr="00580401">
        <w:rPr>
          <w:lang w:val="en-US"/>
        </w:rPr>
        <w:t xml:space="preserve"> will be the first-in-the-</w:t>
      </w:r>
      <w:r w:rsidR="00F90A9C" w:rsidRPr="00580401">
        <w:rPr>
          <w:lang w:val="en-US"/>
        </w:rPr>
        <w:t>world to develop a</w:t>
      </w:r>
      <w:r w:rsidR="00BB581D" w:rsidRPr="00580401">
        <w:rPr>
          <w:lang w:val="en-US"/>
        </w:rPr>
        <w:t>n</w:t>
      </w:r>
      <w:r w:rsidR="00F90A9C" w:rsidRPr="00580401">
        <w:rPr>
          <w:lang w:val="en-US"/>
        </w:rPr>
        <w:t xml:space="preserve"> </w:t>
      </w:r>
      <w:r w:rsidR="00BB581D" w:rsidRPr="00580401">
        <w:rPr>
          <w:lang w:val="en-US"/>
        </w:rPr>
        <w:t>industrial process adapted to the n</w:t>
      </w:r>
      <w:r w:rsidR="00E736AD" w:rsidRPr="00580401">
        <w:rPr>
          <w:lang w:val="en-US"/>
        </w:rPr>
        <w:t xml:space="preserve">eed for </w:t>
      </w:r>
      <w:proofErr w:type="spellStart"/>
      <w:r w:rsidR="00E736AD" w:rsidRPr="00580401">
        <w:rPr>
          <w:lang w:val="en-US"/>
        </w:rPr>
        <w:t>scala</w:t>
      </w:r>
      <w:r w:rsidR="00BB581D" w:rsidRPr="00580401">
        <w:rPr>
          <w:lang w:val="en-US"/>
        </w:rPr>
        <w:t>bity</w:t>
      </w:r>
      <w:proofErr w:type="spellEnd"/>
      <w:r w:rsidR="00BB581D" w:rsidRPr="00580401">
        <w:rPr>
          <w:lang w:val="en-US"/>
        </w:rPr>
        <w:t xml:space="preserve"> in the production of Graphite Battery Anode Materials. </w:t>
      </w:r>
    </w:p>
    <w:p w14:paraId="19256373" w14:textId="77777777" w:rsidR="004D606A" w:rsidRPr="00580401" w:rsidRDefault="00BB581D" w:rsidP="00F90A9C">
      <w:pPr>
        <w:pStyle w:val="ITStandard"/>
        <w:ind w:left="720"/>
        <w:rPr>
          <w:i/>
          <w:lang w:val="en-US"/>
        </w:rPr>
      </w:pPr>
      <w:r w:rsidRPr="00580401">
        <w:rPr>
          <w:i/>
          <w:lang w:val="en-US"/>
        </w:rPr>
        <w:t xml:space="preserve">LWG graphitization technology applied to battery applications has been studied by SGL Carbon at </w:t>
      </w:r>
      <w:r w:rsidR="00A42873" w:rsidRPr="00580401">
        <w:rPr>
          <w:i/>
          <w:lang w:val="en-US"/>
        </w:rPr>
        <w:t>Morg</w:t>
      </w:r>
      <w:r w:rsidRPr="00580401">
        <w:rPr>
          <w:i/>
          <w:lang w:val="en-US"/>
        </w:rPr>
        <w:t>a</w:t>
      </w:r>
      <w:r w:rsidR="00A42873" w:rsidRPr="00580401">
        <w:rPr>
          <w:i/>
          <w:lang w:val="en-US"/>
        </w:rPr>
        <w:t>n</w:t>
      </w:r>
      <w:r w:rsidRPr="00580401">
        <w:rPr>
          <w:i/>
          <w:lang w:val="en-US"/>
        </w:rPr>
        <w:t xml:space="preserve">ton but </w:t>
      </w:r>
      <w:r w:rsidR="00A42873" w:rsidRPr="00580401">
        <w:rPr>
          <w:i/>
          <w:lang w:val="en-US"/>
        </w:rPr>
        <w:t xml:space="preserve">has never </w:t>
      </w:r>
      <w:r w:rsidRPr="00580401">
        <w:rPr>
          <w:i/>
          <w:lang w:val="en-US"/>
        </w:rPr>
        <w:t xml:space="preserve">been industrialized to support the </w:t>
      </w:r>
      <w:r w:rsidR="00E736AD" w:rsidRPr="00580401">
        <w:rPr>
          <w:i/>
          <w:lang w:val="en-US"/>
        </w:rPr>
        <w:t>production of large quantities</w:t>
      </w:r>
      <w:r w:rsidRPr="00580401">
        <w:rPr>
          <w:i/>
          <w:lang w:val="en-US"/>
        </w:rPr>
        <w:t xml:space="preserve"> (current SGL Carbon production of ~ 1,500 tons/year ~ 4 tons/day).</w:t>
      </w:r>
      <w:r w:rsidR="00E736AD" w:rsidRPr="00580401">
        <w:rPr>
          <w:i/>
          <w:lang w:val="en-US"/>
        </w:rPr>
        <w:t xml:space="preserve"> </w:t>
      </w:r>
      <w:r w:rsidR="004D606A" w:rsidRPr="00580401">
        <w:rPr>
          <w:i/>
          <w:lang w:val="en-US"/>
        </w:rPr>
        <w:t>As an example</w:t>
      </w:r>
      <w:r w:rsidR="00E736AD" w:rsidRPr="00580401">
        <w:rPr>
          <w:i/>
          <w:lang w:val="en-US"/>
        </w:rPr>
        <w:t xml:space="preserve"> of difference of scale</w:t>
      </w:r>
      <w:r w:rsidR="004D606A" w:rsidRPr="00580401">
        <w:rPr>
          <w:i/>
          <w:lang w:val="en-US"/>
        </w:rPr>
        <w:t xml:space="preserve">, Carbone </w:t>
      </w:r>
      <w:proofErr w:type="spellStart"/>
      <w:r w:rsidR="004D606A" w:rsidRPr="00580401">
        <w:rPr>
          <w:i/>
          <w:lang w:val="en-US"/>
        </w:rPr>
        <w:t>Savoie</w:t>
      </w:r>
      <w:proofErr w:type="spellEnd"/>
      <w:r w:rsidR="004D606A" w:rsidRPr="00580401">
        <w:rPr>
          <w:i/>
          <w:lang w:val="en-US"/>
        </w:rPr>
        <w:t xml:space="preserve"> prod</w:t>
      </w:r>
      <w:r w:rsidR="00F90A9C" w:rsidRPr="00580401">
        <w:rPr>
          <w:i/>
          <w:lang w:val="en-US"/>
        </w:rPr>
        <w:t xml:space="preserve">uces in </w:t>
      </w:r>
      <w:proofErr w:type="spellStart"/>
      <w:r w:rsidR="00F90A9C" w:rsidRPr="00580401">
        <w:rPr>
          <w:i/>
          <w:lang w:val="en-US"/>
        </w:rPr>
        <w:t>Savoie</w:t>
      </w:r>
      <w:proofErr w:type="spellEnd"/>
      <w:r w:rsidR="00F90A9C" w:rsidRPr="00580401">
        <w:rPr>
          <w:i/>
          <w:lang w:val="en-US"/>
        </w:rPr>
        <w:t xml:space="preserve"> (France) </w:t>
      </w:r>
      <w:r w:rsidR="00E736AD" w:rsidRPr="00580401">
        <w:rPr>
          <w:i/>
          <w:lang w:val="en-US"/>
        </w:rPr>
        <w:t xml:space="preserve">every week, </w:t>
      </w:r>
      <w:r w:rsidR="00F90A9C" w:rsidRPr="00580401">
        <w:rPr>
          <w:i/>
          <w:lang w:val="en-US"/>
        </w:rPr>
        <w:t>about 1,</w:t>
      </w:r>
      <w:r w:rsidR="004D606A" w:rsidRPr="00580401">
        <w:rPr>
          <w:i/>
          <w:lang w:val="en-US"/>
        </w:rPr>
        <w:t xml:space="preserve">500 tons of graphite blocks. This represents the annual anode production of SGL Carbon </w:t>
      </w:r>
      <w:r w:rsidR="00E736AD" w:rsidRPr="00580401">
        <w:rPr>
          <w:i/>
          <w:lang w:val="en-US"/>
        </w:rPr>
        <w:t xml:space="preserve">in </w:t>
      </w:r>
      <w:r w:rsidR="004D606A" w:rsidRPr="00580401">
        <w:rPr>
          <w:i/>
          <w:lang w:val="en-US"/>
        </w:rPr>
        <w:t>Morganton.</w:t>
      </w:r>
      <w:r w:rsidR="00F90A9C" w:rsidRPr="00580401">
        <w:rPr>
          <w:i/>
          <w:lang w:val="en-US"/>
        </w:rPr>
        <w:t xml:space="preserve"> Carbone </w:t>
      </w:r>
      <w:proofErr w:type="spellStart"/>
      <w:r w:rsidR="00F90A9C" w:rsidRPr="00580401">
        <w:rPr>
          <w:i/>
          <w:lang w:val="en-US"/>
        </w:rPr>
        <w:t>Savoie</w:t>
      </w:r>
      <w:proofErr w:type="spellEnd"/>
      <w:r w:rsidR="00F90A9C" w:rsidRPr="00580401">
        <w:rPr>
          <w:i/>
          <w:lang w:val="en-US"/>
        </w:rPr>
        <w:t xml:space="preserve"> has </w:t>
      </w:r>
      <w:r w:rsidR="00F90A9C" w:rsidRPr="00580401">
        <w:rPr>
          <w:i/>
          <w:lang w:val="en-US"/>
        </w:rPr>
        <w:lastRenderedPageBreak/>
        <w:t>therefore a</w:t>
      </w:r>
      <w:r w:rsidR="004D606A" w:rsidRPr="00580401">
        <w:rPr>
          <w:i/>
          <w:lang w:val="en-US"/>
        </w:rPr>
        <w:t xml:space="preserve"> </w:t>
      </w:r>
      <w:r w:rsidR="00F90A9C" w:rsidRPr="00580401">
        <w:rPr>
          <w:i/>
          <w:lang w:val="en-US"/>
        </w:rPr>
        <w:t>unique, first-in-the-world</w:t>
      </w:r>
      <w:r w:rsidR="004D606A" w:rsidRPr="00580401">
        <w:rPr>
          <w:i/>
          <w:lang w:val="en-US"/>
        </w:rPr>
        <w:t xml:space="preserve"> challenge of scale before </w:t>
      </w:r>
      <w:r w:rsidR="00E736AD" w:rsidRPr="00580401">
        <w:rPr>
          <w:i/>
          <w:lang w:val="en-US"/>
        </w:rPr>
        <w:t xml:space="preserve">succeeding in the replication of </w:t>
      </w:r>
      <w:r w:rsidRPr="00580401">
        <w:rPr>
          <w:i/>
          <w:lang w:val="en-US"/>
        </w:rPr>
        <w:t xml:space="preserve">its </w:t>
      </w:r>
      <w:r w:rsidR="004D606A" w:rsidRPr="00580401">
        <w:rPr>
          <w:i/>
          <w:lang w:val="en-US"/>
        </w:rPr>
        <w:t>R&amp;D findings and obtaining a consistent and industrial product.</w:t>
      </w:r>
    </w:p>
    <w:p w14:paraId="19256374" w14:textId="3A01D50A" w:rsidR="00A458C9" w:rsidRPr="00580401" w:rsidRDefault="004D606A" w:rsidP="00F6690D">
      <w:pPr>
        <w:pStyle w:val="ITStandard"/>
        <w:numPr>
          <w:ilvl w:val="0"/>
          <w:numId w:val="17"/>
        </w:numPr>
        <w:rPr>
          <w:lang w:val="en-US"/>
        </w:rPr>
      </w:pPr>
      <w:r w:rsidRPr="00580401">
        <w:rPr>
          <w:u w:val="single"/>
          <w:lang w:val="en-US"/>
        </w:rPr>
        <w:t xml:space="preserve">Customer feedback </w:t>
      </w:r>
      <w:r w:rsidR="00F6690D" w:rsidRPr="00580401">
        <w:rPr>
          <w:u w:val="single"/>
          <w:lang w:val="en-US"/>
        </w:rPr>
        <w:t>integration challenge</w:t>
      </w:r>
      <w:r w:rsidRPr="00580401">
        <w:rPr>
          <w:lang w:val="en-US"/>
        </w:rPr>
        <w:t xml:space="preserve">: </w:t>
      </w:r>
      <w:r w:rsidR="005A7669" w:rsidRPr="00580401">
        <w:rPr>
          <w:lang w:val="en-US"/>
        </w:rPr>
        <w:t xml:space="preserve">Customers only request </w:t>
      </w:r>
      <w:r w:rsidR="003872C5" w:rsidRPr="00580401">
        <w:rPr>
          <w:lang w:val="en-US"/>
        </w:rPr>
        <w:t>samples</w:t>
      </w:r>
      <w:r w:rsidR="005A7669" w:rsidRPr="00580401">
        <w:rPr>
          <w:lang w:val="en-US"/>
        </w:rPr>
        <w:t xml:space="preserve"> </w:t>
      </w:r>
      <w:r w:rsidR="003872C5" w:rsidRPr="00580401">
        <w:rPr>
          <w:lang w:val="en-US"/>
        </w:rPr>
        <w:t xml:space="preserve">coming </w:t>
      </w:r>
      <w:r w:rsidR="005A7669" w:rsidRPr="00580401">
        <w:rPr>
          <w:lang w:val="en-US"/>
        </w:rPr>
        <w:t xml:space="preserve">from </w:t>
      </w:r>
      <w:r w:rsidR="006669CB" w:rsidRPr="00580401">
        <w:rPr>
          <w:lang w:val="en-US"/>
        </w:rPr>
        <w:t xml:space="preserve">the </w:t>
      </w:r>
      <w:r w:rsidR="00533185" w:rsidRPr="00580401">
        <w:rPr>
          <w:lang w:val="en-US"/>
        </w:rPr>
        <w:t xml:space="preserve">FID </w:t>
      </w:r>
      <w:r w:rsidR="006669CB" w:rsidRPr="00580401">
        <w:rPr>
          <w:lang w:val="en-US"/>
        </w:rPr>
        <w:t xml:space="preserve">phase, </w:t>
      </w:r>
      <w:r w:rsidR="003872C5" w:rsidRPr="00580401">
        <w:rPr>
          <w:lang w:val="en-US"/>
        </w:rPr>
        <w:t xml:space="preserve">not from the R&amp;D </w:t>
      </w:r>
      <w:r w:rsidR="006669CB" w:rsidRPr="00580401">
        <w:rPr>
          <w:lang w:val="en-US"/>
        </w:rPr>
        <w:t>phase</w:t>
      </w:r>
      <w:r w:rsidR="005A7669" w:rsidRPr="00580401">
        <w:rPr>
          <w:lang w:val="en-US"/>
        </w:rPr>
        <w:t xml:space="preserve">. </w:t>
      </w:r>
      <w:r w:rsidR="003872C5" w:rsidRPr="00580401">
        <w:rPr>
          <w:lang w:val="en-US"/>
        </w:rPr>
        <w:t>These</w:t>
      </w:r>
      <w:r w:rsidR="006E5E01" w:rsidRPr="00580401">
        <w:rPr>
          <w:lang w:val="en-US"/>
        </w:rPr>
        <w:t xml:space="preserve"> samples will be transferred </w:t>
      </w:r>
      <w:r w:rsidR="003835CE" w:rsidRPr="00580401">
        <w:rPr>
          <w:lang w:val="en-US"/>
        </w:rPr>
        <w:t xml:space="preserve">free </w:t>
      </w:r>
      <w:r w:rsidR="006E5E01" w:rsidRPr="00580401">
        <w:rPr>
          <w:lang w:val="en-US"/>
        </w:rPr>
        <w:t xml:space="preserve">to potential customers (cell manufacturers and/or OEMs) that will test them in their own innovation processes, and then send the results back to Carbone </w:t>
      </w:r>
      <w:proofErr w:type="spellStart"/>
      <w:r w:rsidR="006E5E01" w:rsidRPr="00580401">
        <w:rPr>
          <w:lang w:val="en-US"/>
        </w:rPr>
        <w:t>Savoie</w:t>
      </w:r>
      <w:proofErr w:type="spellEnd"/>
      <w:r w:rsidR="006E5E01" w:rsidRPr="00580401">
        <w:rPr>
          <w:lang w:val="en-US"/>
        </w:rPr>
        <w:t xml:space="preserve"> to analyze and run additional</w:t>
      </w:r>
      <w:r w:rsidR="003872C5" w:rsidRPr="00580401">
        <w:rPr>
          <w:lang w:val="en-US"/>
        </w:rPr>
        <w:t xml:space="preserve"> FID</w:t>
      </w:r>
      <w:r w:rsidR="006E5E01" w:rsidRPr="00580401">
        <w:rPr>
          <w:lang w:val="en-US"/>
        </w:rPr>
        <w:t xml:space="preserve"> batches, and so on and so forth (innovation loops in qualification processes).</w:t>
      </w:r>
      <w:r w:rsidR="00F6690D" w:rsidRPr="00580401">
        <w:rPr>
          <w:lang w:val="en-US"/>
        </w:rPr>
        <w:t xml:space="preserve"> This requires </w:t>
      </w:r>
      <w:r w:rsidR="009D4C51" w:rsidRPr="00580401">
        <w:rPr>
          <w:lang w:val="en-US"/>
        </w:rPr>
        <w:t xml:space="preserve">Carbone </w:t>
      </w:r>
      <w:proofErr w:type="spellStart"/>
      <w:r w:rsidR="009D4C51" w:rsidRPr="00580401">
        <w:rPr>
          <w:lang w:val="en-US"/>
        </w:rPr>
        <w:t>Savoie’s</w:t>
      </w:r>
      <w:proofErr w:type="spellEnd"/>
      <w:r w:rsidR="009D4C51" w:rsidRPr="00580401">
        <w:rPr>
          <w:lang w:val="en-US"/>
        </w:rPr>
        <w:t xml:space="preserve"> </w:t>
      </w:r>
      <w:r w:rsidR="003872C5" w:rsidRPr="00580401">
        <w:rPr>
          <w:lang w:val="en-US"/>
        </w:rPr>
        <w:t xml:space="preserve">process control and R&amp;D teams </w:t>
      </w:r>
      <w:r w:rsidR="00F6690D" w:rsidRPr="00580401">
        <w:rPr>
          <w:lang w:val="en-US"/>
        </w:rPr>
        <w:t xml:space="preserve">to innovate </w:t>
      </w:r>
      <w:r w:rsidR="005A7669" w:rsidRPr="00580401">
        <w:rPr>
          <w:lang w:val="en-US"/>
        </w:rPr>
        <w:t xml:space="preserve">in real time </w:t>
      </w:r>
      <w:r w:rsidR="003872C5" w:rsidRPr="00580401">
        <w:rPr>
          <w:lang w:val="en-US"/>
        </w:rPr>
        <w:t xml:space="preserve">and </w:t>
      </w:r>
      <w:r w:rsidR="005A7669" w:rsidRPr="00580401">
        <w:rPr>
          <w:lang w:val="en-US"/>
        </w:rPr>
        <w:t>implement solution</w:t>
      </w:r>
      <w:r w:rsidR="003872C5" w:rsidRPr="00580401">
        <w:rPr>
          <w:lang w:val="en-US"/>
        </w:rPr>
        <w:t xml:space="preserve"> on </w:t>
      </w:r>
      <w:r w:rsidR="004A0806">
        <w:rPr>
          <w:lang w:val="en-US"/>
        </w:rPr>
        <w:t>its</w:t>
      </w:r>
      <w:r w:rsidR="004A0806" w:rsidRPr="00580401">
        <w:rPr>
          <w:lang w:val="en-US"/>
        </w:rPr>
        <w:t xml:space="preserve"> </w:t>
      </w:r>
      <w:r w:rsidR="003872C5" w:rsidRPr="00580401">
        <w:rPr>
          <w:lang w:val="en-US"/>
        </w:rPr>
        <w:t>industrial production set-up.</w:t>
      </w:r>
    </w:p>
    <w:p w14:paraId="19256375" w14:textId="6FA38F83" w:rsidR="005468A0" w:rsidRPr="00580401" w:rsidRDefault="005468A0" w:rsidP="000E2C26">
      <w:pPr>
        <w:pStyle w:val="ITStandard"/>
        <w:rPr>
          <w:lang w:val="en-US"/>
        </w:rPr>
      </w:pPr>
      <w:r w:rsidRPr="00580401">
        <w:rPr>
          <w:lang w:val="en-US"/>
        </w:rPr>
        <w:t>Therefore</w:t>
      </w:r>
      <w:r w:rsidR="006B7B6F" w:rsidRPr="00580401">
        <w:rPr>
          <w:lang w:val="en-US"/>
        </w:rPr>
        <w:t>,</w:t>
      </w:r>
      <w:r w:rsidRPr="00580401">
        <w:rPr>
          <w:lang w:val="en-US"/>
        </w:rPr>
        <w:t xml:space="preserve"> </w:t>
      </w:r>
      <w:r w:rsidR="001A6AC8" w:rsidRPr="00580401">
        <w:rPr>
          <w:lang w:val="en-US"/>
        </w:rPr>
        <w:t xml:space="preserve">validating </w:t>
      </w:r>
      <w:r w:rsidR="0098085A" w:rsidRPr="00580401">
        <w:rPr>
          <w:lang w:val="en-US"/>
        </w:rPr>
        <w:t xml:space="preserve">a first </w:t>
      </w:r>
      <w:r w:rsidRPr="00580401">
        <w:rPr>
          <w:lang w:val="en-US"/>
        </w:rPr>
        <w:t>industrial deploymen</w:t>
      </w:r>
      <w:r w:rsidR="001A6AC8" w:rsidRPr="00580401">
        <w:rPr>
          <w:lang w:val="en-US"/>
        </w:rPr>
        <w:t xml:space="preserve">t, meaning a </w:t>
      </w:r>
      <w:r w:rsidR="00A62440" w:rsidRPr="00580401">
        <w:rPr>
          <w:lang w:val="en-US"/>
        </w:rPr>
        <w:t>semi-</w:t>
      </w:r>
      <w:r w:rsidR="00E46046" w:rsidRPr="00580401">
        <w:rPr>
          <w:lang w:val="en-US"/>
        </w:rPr>
        <w:t xml:space="preserve">continuous </w:t>
      </w:r>
      <w:r w:rsidR="00992872" w:rsidRPr="00580401">
        <w:rPr>
          <w:lang w:val="en-US"/>
        </w:rPr>
        <w:t xml:space="preserve">production </w:t>
      </w:r>
      <w:r w:rsidR="001A6AC8" w:rsidRPr="00580401">
        <w:rPr>
          <w:lang w:val="en-US"/>
        </w:rPr>
        <w:t xml:space="preserve">of consistent quality products, </w:t>
      </w:r>
      <w:r w:rsidR="00992872" w:rsidRPr="00580401">
        <w:rPr>
          <w:lang w:val="en-US"/>
        </w:rPr>
        <w:t>up to 200</w:t>
      </w:r>
      <w:r w:rsidR="001A6AC8" w:rsidRPr="00580401">
        <w:rPr>
          <w:lang w:val="en-US"/>
        </w:rPr>
        <w:t xml:space="preserve"> tons per day,</w:t>
      </w:r>
      <w:r w:rsidRPr="00580401">
        <w:rPr>
          <w:lang w:val="en-US"/>
        </w:rPr>
        <w:t xml:space="preserve"> is a very difficult</w:t>
      </w:r>
      <w:r w:rsidR="001A6AC8" w:rsidRPr="00580401">
        <w:rPr>
          <w:lang w:val="en-US"/>
        </w:rPr>
        <w:t xml:space="preserve"> first</w:t>
      </w:r>
      <w:r w:rsidRPr="00580401">
        <w:rPr>
          <w:lang w:val="en-US"/>
        </w:rPr>
        <w:t xml:space="preserve"> </w:t>
      </w:r>
      <w:r w:rsidR="003872C5" w:rsidRPr="00580401">
        <w:rPr>
          <w:lang w:val="en-US"/>
        </w:rPr>
        <w:t xml:space="preserve">industrial development </w:t>
      </w:r>
      <w:r w:rsidR="00EE5D9D" w:rsidRPr="00580401">
        <w:rPr>
          <w:lang w:val="en-US"/>
        </w:rPr>
        <w:t>challenge</w:t>
      </w:r>
      <w:r w:rsidR="006E5E01" w:rsidRPr="00580401">
        <w:rPr>
          <w:lang w:val="en-US"/>
        </w:rPr>
        <w:t>. I</w:t>
      </w:r>
      <w:r w:rsidR="00EE5D9D" w:rsidRPr="00580401">
        <w:rPr>
          <w:lang w:val="en-US"/>
        </w:rPr>
        <w:t>t will require</w:t>
      </w:r>
      <w:r w:rsidR="001A6AC8" w:rsidRPr="00580401">
        <w:rPr>
          <w:lang w:val="en-US"/>
        </w:rPr>
        <w:t xml:space="preserve"> a minimum of five</w:t>
      </w:r>
      <w:r w:rsidR="00433EC4" w:rsidRPr="00580401">
        <w:rPr>
          <w:lang w:val="en-US"/>
        </w:rPr>
        <w:t xml:space="preserve"> </w:t>
      </w:r>
      <w:r w:rsidR="001926ED" w:rsidRPr="00580401">
        <w:rPr>
          <w:lang w:val="en-US"/>
        </w:rPr>
        <w:t xml:space="preserve">innovative </w:t>
      </w:r>
      <w:r w:rsidR="006E5E01" w:rsidRPr="00580401">
        <w:rPr>
          <w:lang w:val="en-US"/>
        </w:rPr>
        <w:t xml:space="preserve">FID </w:t>
      </w:r>
      <w:r w:rsidR="00433EC4" w:rsidRPr="00580401">
        <w:rPr>
          <w:lang w:val="en-US"/>
        </w:rPr>
        <w:t>loops</w:t>
      </w:r>
      <w:r w:rsidR="0098085A" w:rsidRPr="00580401">
        <w:rPr>
          <w:lang w:val="en-US"/>
        </w:rPr>
        <w:t>, each of them containing a very important R&amp;D component</w:t>
      </w:r>
      <w:r w:rsidR="00AA3AE7">
        <w:rPr>
          <w:lang w:val="en-US"/>
        </w:rPr>
        <w:t>,</w:t>
      </w:r>
      <w:r w:rsidR="0098085A" w:rsidRPr="00580401">
        <w:rPr>
          <w:lang w:val="en-US"/>
        </w:rPr>
        <w:t xml:space="preserve"> which constitutes an integral and necessary element for the successful implementation of the project</w:t>
      </w:r>
      <w:r w:rsidR="006E5E01" w:rsidRPr="00580401">
        <w:rPr>
          <w:lang w:val="en-US"/>
        </w:rPr>
        <w:t>.</w:t>
      </w:r>
    </w:p>
    <w:p w14:paraId="19256376" w14:textId="77777777" w:rsidR="00851567" w:rsidRPr="00580401" w:rsidRDefault="00851567" w:rsidP="000E2C26">
      <w:pPr>
        <w:pStyle w:val="ITStandard"/>
        <w:rPr>
          <w:lang w:val="en-US"/>
        </w:rPr>
      </w:pPr>
    </w:p>
    <w:p w14:paraId="19256377" w14:textId="77777777" w:rsidR="009944BE" w:rsidRPr="00580401" w:rsidRDefault="009944BE" w:rsidP="009944BE">
      <w:pPr>
        <w:pStyle w:val="N3"/>
        <w:rPr>
          <w:lang w:val="en-US"/>
        </w:rPr>
      </w:pPr>
      <w:r w:rsidRPr="00580401">
        <w:rPr>
          <w:lang w:val="en-US"/>
        </w:rPr>
        <w:t>Validation of the FID phase and start mass production:</w:t>
      </w:r>
      <w:r w:rsidRPr="00580401" w:rsidDel="001149DD">
        <w:rPr>
          <w:lang w:val="en-US"/>
        </w:rPr>
        <w:t xml:space="preserve"> </w:t>
      </w:r>
    </w:p>
    <w:p w14:paraId="19256378" w14:textId="77777777" w:rsidR="009944BE" w:rsidRPr="00580401" w:rsidRDefault="009944BE" w:rsidP="009944BE">
      <w:pPr>
        <w:pStyle w:val="ITStandard"/>
        <w:rPr>
          <w:lang w:val="en-US"/>
        </w:rPr>
      </w:pPr>
      <w:r w:rsidRPr="00580401">
        <w:rPr>
          <w:lang w:val="en-US"/>
        </w:rPr>
        <w:t xml:space="preserve">In order to consider the FID phase completed and go to mass production, Carbone </w:t>
      </w:r>
      <w:proofErr w:type="spellStart"/>
      <w:r w:rsidRPr="00580401">
        <w:rPr>
          <w:lang w:val="en-US"/>
        </w:rPr>
        <w:t>Savoie</w:t>
      </w:r>
      <w:proofErr w:type="spellEnd"/>
      <w:r w:rsidRPr="00580401">
        <w:rPr>
          <w:lang w:val="en-US"/>
        </w:rPr>
        <w:t xml:space="preserve"> will use the following cumulative FID completion criteria:</w:t>
      </w:r>
    </w:p>
    <w:p w14:paraId="19256379" w14:textId="77777777" w:rsidR="009944BE" w:rsidRPr="00580401" w:rsidRDefault="009944BE" w:rsidP="009944BE">
      <w:pPr>
        <w:pStyle w:val="ITStandard"/>
        <w:numPr>
          <w:ilvl w:val="0"/>
          <w:numId w:val="17"/>
        </w:numPr>
        <w:spacing w:after="0"/>
        <w:rPr>
          <w:lang w:val="en-US"/>
        </w:rPr>
      </w:pPr>
      <w:r w:rsidRPr="00580401">
        <w:rPr>
          <w:lang w:val="en-US"/>
        </w:rPr>
        <w:t>Reject rate &lt; 10%;</w:t>
      </w:r>
    </w:p>
    <w:p w14:paraId="1925637A" w14:textId="77777777" w:rsidR="009944BE" w:rsidRPr="00580401" w:rsidRDefault="009944BE" w:rsidP="009944BE">
      <w:pPr>
        <w:pStyle w:val="ITStandard"/>
        <w:numPr>
          <w:ilvl w:val="0"/>
          <w:numId w:val="17"/>
        </w:numPr>
        <w:spacing w:after="0"/>
        <w:rPr>
          <w:lang w:val="en-US"/>
        </w:rPr>
      </w:pPr>
      <w:r w:rsidRPr="00580401">
        <w:rPr>
          <w:lang w:val="en-US"/>
        </w:rPr>
        <w:t>Cost of production &lt; 5</w:t>
      </w:r>
      <w:r w:rsidR="000B7182" w:rsidRPr="00580401">
        <w:rPr>
          <w:lang w:val="en-US"/>
        </w:rPr>
        <w:t>€</w:t>
      </w:r>
      <w:r w:rsidRPr="00580401">
        <w:rPr>
          <w:lang w:val="en-US"/>
        </w:rPr>
        <w:t>/kg</w:t>
      </w:r>
      <w:r w:rsidR="000B7182" w:rsidRPr="00580401">
        <w:rPr>
          <w:rStyle w:val="FootnoteReference"/>
          <w:lang w:val="en-US"/>
        </w:rPr>
        <w:footnoteReference w:id="16"/>
      </w:r>
      <w:r w:rsidRPr="00580401">
        <w:rPr>
          <w:lang w:val="en-US"/>
        </w:rPr>
        <w:t xml:space="preserve"> +/- 10%</w:t>
      </w:r>
      <w:r w:rsidR="003D6DA7" w:rsidRPr="00580401">
        <w:rPr>
          <w:lang w:val="en-US"/>
        </w:rPr>
        <w:t>, at micronized powder stage (non</w:t>
      </w:r>
      <w:r w:rsidR="000B7182" w:rsidRPr="00580401">
        <w:rPr>
          <w:lang w:val="en-US"/>
        </w:rPr>
        <w:t>-</w:t>
      </w:r>
      <w:r w:rsidR="003D6DA7" w:rsidRPr="00580401">
        <w:rPr>
          <w:lang w:val="en-US"/>
        </w:rPr>
        <w:t>coated, non spheroidized)</w:t>
      </w:r>
      <w:r w:rsidRPr="00580401">
        <w:rPr>
          <w:lang w:val="en-US"/>
        </w:rPr>
        <w:t>;</w:t>
      </w:r>
    </w:p>
    <w:p w14:paraId="1925637B" w14:textId="77777777" w:rsidR="009944BE" w:rsidRPr="00580401" w:rsidRDefault="009944BE" w:rsidP="009944BE">
      <w:pPr>
        <w:pStyle w:val="ITStandard"/>
        <w:numPr>
          <w:ilvl w:val="0"/>
          <w:numId w:val="17"/>
        </w:numPr>
        <w:spacing w:after="0"/>
        <w:rPr>
          <w:lang w:val="en-US"/>
        </w:rPr>
      </w:pPr>
      <w:r w:rsidRPr="00580401">
        <w:rPr>
          <w:lang w:val="en-US"/>
        </w:rPr>
        <w:t>Full commercial qualification on a battery application requiring today soft graphite made with Acheson process;</w:t>
      </w:r>
    </w:p>
    <w:p w14:paraId="1925637C" w14:textId="77777777" w:rsidR="009944BE" w:rsidRPr="00580401" w:rsidRDefault="000960BD" w:rsidP="009944BE">
      <w:pPr>
        <w:pStyle w:val="ITStandard"/>
        <w:numPr>
          <w:ilvl w:val="0"/>
          <w:numId w:val="17"/>
        </w:numPr>
        <w:spacing w:after="0"/>
        <w:rPr>
          <w:lang w:val="en-US"/>
        </w:rPr>
      </w:pPr>
      <w:r w:rsidRPr="00580401">
        <w:rPr>
          <w:lang w:val="en-US"/>
        </w:rPr>
        <w:t>Delivery planning agreed with customer for the p</w:t>
      </w:r>
      <w:r w:rsidR="009944BE" w:rsidRPr="00580401">
        <w:rPr>
          <w:lang w:val="en-US"/>
        </w:rPr>
        <w:t>roduction</w:t>
      </w:r>
      <w:r w:rsidRPr="00580401">
        <w:rPr>
          <w:lang w:val="en-US"/>
        </w:rPr>
        <w:t xml:space="preserve"> and shipping of a minimum of 100 tons of production</w:t>
      </w:r>
      <w:r w:rsidR="009944BE" w:rsidRPr="00580401">
        <w:rPr>
          <w:lang w:val="en-US"/>
        </w:rPr>
        <w:t>.</w:t>
      </w:r>
    </w:p>
    <w:p w14:paraId="1925637D" w14:textId="77777777" w:rsidR="009944BE" w:rsidRPr="00580401" w:rsidRDefault="009944BE" w:rsidP="009944BE">
      <w:pPr>
        <w:pStyle w:val="ITStandard"/>
        <w:rPr>
          <w:lang w:val="en-US"/>
        </w:rPr>
      </w:pPr>
    </w:p>
    <w:p w14:paraId="1925637E" w14:textId="77777777" w:rsidR="009944BE" w:rsidRPr="00580401" w:rsidRDefault="00A04895" w:rsidP="009944BE">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anticipates that these FID completion criteria will be reached after a minimum of five innovative FID loops</w:t>
      </w:r>
      <w:r w:rsidR="000960BD" w:rsidRPr="00580401">
        <w:rPr>
          <w:lang w:val="en-US"/>
        </w:rPr>
        <w:t xml:space="preserve"> over a three-year</w:t>
      </w:r>
      <w:r w:rsidRPr="00580401">
        <w:rPr>
          <w:lang w:val="en-US"/>
        </w:rPr>
        <w:t xml:space="preserve"> period (2020-2022).</w:t>
      </w:r>
    </w:p>
    <w:p w14:paraId="1925637F" w14:textId="25D45F66" w:rsidR="009944BE" w:rsidRPr="00580401" w:rsidRDefault="00580401" w:rsidP="000E2C26">
      <w:pPr>
        <w:pStyle w:val="ITStandard"/>
        <w:rPr>
          <w:i/>
          <w:u w:val="single"/>
          <w:lang w:val="en-US"/>
        </w:rPr>
      </w:pPr>
      <w:r>
        <w:rPr>
          <w:i/>
          <w:u w:val="single"/>
          <w:lang w:val="en-US"/>
        </w:rPr>
        <w:t>Note on c</w:t>
      </w:r>
      <w:r w:rsidR="00477CF2" w:rsidRPr="00580401">
        <w:rPr>
          <w:i/>
          <w:u w:val="single"/>
          <w:lang w:val="en-US"/>
        </w:rPr>
        <w:t>ommercial qualification process</w:t>
      </w:r>
      <w:r>
        <w:rPr>
          <w:i/>
          <w:u w:val="single"/>
          <w:lang w:val="en-US"/>
        </w:rPr>
        <w:t xml:space="preserve"> of cell </w:t>
      </w:r>
      <w:r w:rsidR="00412AFE">
        <w:rPr>
          <w:i/>
          <w:u w:val="single"/>
          <w:lang w:val="en-US"/>
        </w:rPr>
        <w:t>manufacturer:</w:t>
      </w:r>
      <w:r w:rsidR="00477CF2" w:rsidRPr="00580401">
        <w:rPr>
          <w:i/>
          <w:u w:val="single"/>
          <w:lang w:val="en-US"/>
        </w:rPr>
        <w:t xml:space="preserve"> </w:t>
      </w:r>
    </w:p>
    <w:p w14:paraId="26D80CE3" w14:textId="1F94CD7D" w:rsidR="00477CF2" w:rsidRPr="00580401" w:rsidRDefault="00477CF2" w:rsidP="00580401">
      <w:pPr>
        <w:jc w:val="both"/>
        <w:rPr>
          <w:i/>
          <w:sz w:val="22"/>
          <w:lang w:val="en-US"/>
        </w:rPr>
      </w:pPr>
      <w:r w:rsidRPr="00580401">
        <w:rPr>
          <w:i/>
          <w:sz w:val="22"/>
          <w:lang w:val="en-US"/>
        </w:rPr>
        <w:t xml:space="preserve">According to </w:t>
      </w:r>
      <w:r w:rsidR="001E06BA">
        <w:rPr>
          <w:i/>
          <w:sz w:val="22"/>
          <w:lang w:val="en-US"/>
        </w:rPr>
        <w:t xml:space="preserve">Carbone </w:t>
      </w:r>
      <w:proofErr w:type="spellStart"/>
      <w:r w:rsidR="001E06BA">
        <w:rPr>
          <w:i/>
          <w:sz w:val="22"/>
          <w:lang w:val="en-US"/>
        </w:rPr>
        <w:t>Savoie’s</w:t>
      </w:r>
      <w:proofErr w:type="spellEnd"/>
      <w:r w:rsidR="001E06BA" w:rsidRPr="00580401">
        <w:rPr>
          <w:i/>
          <w:sz w:val="22"/>
          <w:lang w:val="en-US"/>
        </w:rPr>
        <w:t xml:space="preserve"> </w:t>
      </w:r>
      <w:r w:rsidRPr="00580401">
        <w:rPr>
          <w:i/>
          <w:sz w:val="22"/>
          <w:lang w:val="en-US"/>
        </w:rPr>
        <w:t>knowledge, there is no legal textbook describing the fo</w:t>
      </w:r>
      <w:r w:rsidR="00580401" w:rsidRPr="00580401">
        <w:rPr>
          <w:i/>
          <w:sz w:val="22"/>
          <w:lang w:val="en-US"/>
        </w:rPr>
        <w:t>rmal qualification process for Battery Anode M</w:t>
      </w:r>
      <w:r w:rsidRPr="00580401">
        <w:rPr>
          <w:i/>
          <w:sz w:val="22"/>
          <w:lang w:val="en-US"/>
        </w:rPr>
        <w:t>aterials. Each cell manufacturer has</w:t>
      </w:r>
      <w:r w:rsidR="00580401" w:rsidRPr="00580401">
        <w:rPr>
          <w:i/>
          <w:sz w:val="22"/>
          <w:lang w:val="en-US"/>
        </w:rPr>
        <w:t xml:space="preserve"> its own qualification process, even if cell manufacturer seems to follow the same general </w:t>
      </w:r>
      <w:r w:rsidR="00580401">
        <w:rPr>
          <w:i/>
          <w:sz w:val="22"/>
          <w:lang w:val="en-US"/>
        </w:rPr>
        <w:t>rules:</w:t>
      </w:r>
      <w:r w:rsidR="00580401" w:rsidRPr="00580401">
        <w:rPr>
          <w:i/>
          <w:sz w:val="22"/>
          <w:lang w:val="en-US"/>
        </w:rPr>
        <w:t xml:space="preserve"> </w:t>
      </w:r>
    </w:p>
    <w:p w14:paraId="2B708A54" w14:textId="45EA7B4B" w:rsidR="00477CF2" w:rsidRPr="00580401" w:rsidRDefault="00477CF2" w:rsidP="00580401">
      <w:pPr>
        <w:pStyle w:val="ListParagraph"/>
        <w:numPr>
          <w:ilvl w:val="0"/>
          <w:numId w:val="17"/>
        </w:numPr>
        <w:jc w:val="both"/>
        <w:rPr>
          <w:i/>
          <w:sz w:val="22"/>
          <w:lang w:val="en-US"/>
        </w:rPr>
      </w:pPr>
      <w:r w:rsidRPr="00580401">
        <w:rPr>
          <w:i/>
          <w:sz w:val="22"/>
          <w:lang w:val="en-US"/>
        </w:rPr>
        <w:t xml:space="preserve">Qualification is tested on two completely different BAM </w:t>
      </w:r>
      <w:r w:rsidR="00580401" w:rsidRPr="00580401">
        <w:rPr>
          <w:i/>
          <w:sz w:val="22"/>
          <w:lang w:val="en-US"/>
        </w:rPr>
        <w:t>industrial-</w:t>
      </w:r>
      <w:r w:rsidRPr="00580401">
        <w:rPr>
          <w:i/>
          <w:sz w:val="22"/>
          <w:lang w:val="en-US"/>
        </w:rPr>
        <w:t xml:space="preserve">scale batches </w:t>
      </w:r>
      <w:r w:rsidR="00580401">
        <w:rPr>
          <w:i/>
          <w:sz w:val="22"/>
          <w:lang w:val="en-US"/>
        </w:rPr>
        <w:t xml:space="preserve">in order </w:t>
      </w:r>
      <w:r w:rsidRPr="00580401">
        <w:rPr>
          <w:i/>
          <w:sz w:val="22"/>
          <w:lang w:val="en-US"/>
        </w:rPr>
        <w:t xml:space="preserve">to verify </w:t>
      </w:r>
      <w:r w:rsidR="00580401" w:rsidRPr="00580401">
        <w:rPr>
          <w:i/>
          <w:sz w:val="22"/>
          <w:lang w:val="en-US"/>
        </w:rPr>
        <w:t xml:space="preserve">the </w:t>
      </w:r>
      <w:r w:rsidRPr="00580401">
        <w:rPr>
          <w:i/>
          <w:sz w:val="22"/>
          <w:lang w:val="en-US"/>
        </w:rPr>
        <w:t>capacity of the supplier to produce consistent products</w:t>
      </w:r>
      <w:r w:rsidR="00580401" w:rsidRPr="00580401">
        <w:rPr>
          <w:i/>
          <w:sz w:val="22"/>
          <w:lang w:val="en-US"/>
        </w:rPr>
        <w:t xml:space="preserve"> over time</w:t>
      </w:r>
    </w:p>
    <w:p w14:paraId="62250E69" w14:textId="4DAE40C4" w:rsidR="00580401" w:rsidRPr="00580401" w:rsidRDefault="00580401" w:rsidP="00580401">
      <w:pPr>
        <w:pStyle w:val="ListParagraph"/>
        <w:numPr>
          <w:ilvl w:val="0"/>
          <w:numId w:val="17"/>
        </w:numPr>
        <w:jc w:val="both"/>
        <w:rPr>
          <w:i/>
          <w:sz w:val="22"/>
          <w:lang w:val="en-US"/>
        </w:rPr>
      </w:pPr>
      <w:r w:rsidRPr="00580401">
        <w:rPr>
          <w:i/>
          <w:sz w:val="22"/>
          <w:lang w:val="en-US"/>
        </w:rPr>
        <w:t>The</w:t>
      </w:r>
      <w:r w:rsidR="00477CF2" w:rsidRPr="00580401">
        <w:rPr>
          <w:i/>
          <w:sz w:val="22"/>
          <w:lang w:val="en-US"/>
        </w:rPr>
        <w:t xml:space="preserve"> qualification </w:t>
      </w:r>
      <w:r w:rsidRPr="00580401">
        <w:rPr>
          <w:i/>
          <w:sz w:val="22"/>
          <w:lang w:val="en-US"/>
        </w:rPr>
        <w:t xml:space="preserve">of the first batch </w:t>
      </w:r>
      <w:r>
        <w:rPr>
          <w:i/>
          <w:sz w:val="22"/>
          <w:lang w:val="en-US"/>
        </w:rPr>
        <w:t>takes 9 months and consists in</w:t>
      </w:r>
      <w:r w:rsidR="00477CF2" w:rsidRPr="00580401">
        <w:rPr>
          <w:i/>
          <w:sz w:val="22"/>
          <w:lang w:val="en-US"/>
        </w:rPr>
        <w:t xml:space="preserve"> accelerating the life cycle </w:t>
      </w:r>
      <w:r>
        <w:rPr>
          <w:i/>
          <w:sz w:val="22"/>
          <w:lang w:val="en-US"/>
        </w:rPr>
        <w:t>in order to test</w:t>
      </w:r>
      <w:r w:rsidRPr="00580401">
        <w:rPr>
          <w:i/>
          <w:sz w:val="22"/>
          <w:lang w:val="en-US"/>
        </w:rPr>
        <w:t xml:space="preserve"> the </w:t>
      </w:r>
      <w:r>
        <w:rPr>
          <w:i/>
          <w:sz w:val="22"/>
          <w:lang w:val="en-US"/>
        </w:rPr>
        <w:t>performance of the cell over a long period</w:t>
      </w:r>
      <w:r w:rsidRPr="00580401">
        <w:rPr>
          <w:i/>
          <w:sz w:val="22"/>
          <w:lang w:val="en-US"/>
        </w:rPr>
        <w:t xml:space="preserve">. </w:t>
      </w:r>
    </w:p>
    <w:p w14:paraId="58CEC34C" w14:textId="0F9A68BB" w:rsidR="00477CF2" w:rsidRPr="00580401" w:rsidRDefault="00580401" w:rsidP="00580401">
      <w:pPr>
        <w:pStyle w:val="ListParagraph"/>
        <w:numPr>
          <w:ilvl w:val="0"/>
          <w:numId w:val="17"/>
        </w:numPr>
        <w:jc w:val="both"/>
        <w:rPr>
          <w:i/>
          <w:sz w:val="22"/>
          <w:lang w:val="en-US"/>
        </w:rPr>
      </w:pPr>
      <w:r w:rsidRPr="00580401">
        <w:rPr>
          <w:i/>
          <w:sz w:val="22"/>
          <w:lang w:val="en-US"/>
        </w:rPr>
        <w:lastRenderedPageBreak/>
        <w:t>The 2</w:t>
      </w:r>
      <w:r w:rsidRPr="00580401">
        <w:rPr>
          <w:i/>
          <w:sz w:val="22"/>
          <w:vertAlign w:val="superscript"/>
          <w:lang w:val="en-US"/>
        </w:rPr>
        <w:t>nd</w:t>
      </w:r>
      <w:r w:rsidR="00477CF2" w:rsidRPr="00580401">
        <w:rPr>
          <w:i/>
          <w:sz w:val="22"/>
          <w:lang w:val="en-US"/>
        </w:rPr>
        <w:t xml:space="preserve"> batch is </w:t>
      </w:r>
      <w:r w:rsidRPr="00580401">
        <w:rPr>
          <w:i/>
          <w:sz w:val="22"/>
          <w:lang w:val="en-US"/>
        </w:rPr>
        <w:t xml:space="preserve">tested </w:t>
      </w:r>
      <w:r w:rsidR="00477CF2" w:rsidRPr="00580401">
        <w:rPr>
          <w:i/>
          <w:sz w:val="22"/>
          <w:lang w:val="en-US"/>
        </w:rPr>
        <w:t xml:space="preserve">only </w:t>
      </w:r>
      <w:r w:rsidRPr="00580401">
        <w:rPr>
          <w:i/>
          <w:sz w:val="22"/>
          <w:lang w:val="en-US"/>
        </w:rPr>
        <w:t xml:space="preserve">if </w:t>
      </w:r>
      <w:r w:rsidR="00477CF2" w:rsidRPr="00580401">
        <w:rPr>
          <w:i/>
          <w:sz w:val="22"/>
          <w:lang w:val="en-US"/>
        </w:rPr>
        <w:t>the first batch has passed the t</w:t>
      </w:r>
      <w:r w:rsidRPr="00580401">
        <w:rPr>
          <w:i/>
          <w:sz w:val="22"/>
          <w:lang w:val="en-US"/>
        </w:rPr>
        <w:t>est</w:t>
      </w:r>
      <w:r w:rsidR="00477CF2" w:rsidRPr="00580401">
        <w:rPr>
          <w:i/>
          <w:sz w:val="22"/>
          <w:lang w:val="en-US"/>
        </w:rPr>
        <w:t xml:space="preserve">, which makes a full 18-month qualification </w:t>
      </w:r>
      <w:r w:rsidRPr="00580401">
        <w:rPr>
          <w:i/>
          <w:sz w:val="22"/>
          <w:lang w:val="en-US"/>
        </w:rPr>
        <w:t xml:space="preserve">process before entering into </w:t>
      </w:r>
      <w:r w:rsidR="00477CF2" w:rsidRPr="00580401">
        <w:rPr>
          <w:i/>
          <w:sz w:val="22"/>
          <w:lang w:val="en-US"/>
        </w:rPr>
        <w:t>production phase</w:t>
      </w:r>
    </w:p>
    <w:p w14:paraId="04F9A439" w14:textId="53DF0E00" w:rsidR="00477CF2" w:rsidRPr="00580401" w:rsidRDefault="00477CF2" w:rsidP="000E2C26">
      <w:pPr>
        <w:pStyle w:val="ITStandard"/>
        <w:rPr>
          <w:lang w:val="en-US"/>
        </w:rPr>
      </w:pPr>
    </w:p>
    <w:p w14:paraId="19256380" w14:textId="067A3B6D" w:rsidR="006E5E01" w:rsidRPr="00580401" w:rsidRDefault="00412AFE" w:rsidP="009944BE">
      <w:pPr>
        <w:pStyle w:val="N2"/>
        <w:rPr>
          <w:lang w:val="en-US"/>
        </w:rPr>
      </w:pPr>
      <w:bookmarkStart w:id="7" w:name="_Ref20506697"/>
      <w:bookmarkStart w:id="8" w:name="_Ref20506700"/>
      <w:bookmarkStart w:id="9" w:name="_Toc24645978"/>
      <w:r w:rsidRPr="00580401">
        <w:rPr>
          <w:lang w:val="en-US"/>
        </w:rPr>
        <w:t>Organization</w:t>
      </w:r>
      <w:r w:rsidR="00CC3987" w:rsidRPr="00580401">
        <w:rPr>
          <w:lang w:val="en-US"/>
        </w:rPr>
        <w:t xml:space="preserve"> of the different R&amp;D</w:t>
      </w:r>
      <w:r w:rsidR="002C529C" w:rsidRPr="00580401">
        <w:rPr>
          <w:lang w:val="en-US"/>
        </w:rPr>
        <w:t xml:space="preserve"> loop</w:t>
      </w:r>
      <w:r w:rsidR="00213314" w:rsidRPr="00580401">
        <w:rPr>
          <w:lang w:val="en-US"/>
        </w:rPr>
        <w:t>s</w:t>
      </w:r>
      <w:r w:rsidR="00CC3987" w:rsidRPr="00580401">
        <w:rPr>
          <w:lang w:val="en-US"/>
        </w:rPr>
        <w:t xml:space="preserve"> and FID loops</w:t>
      </w:r>
      <w:bookmarkEnd w:id="7"/>
      <w:bookmarkEnd w:id="8"/>
      <w:bookmarkEnd w:id="9"/>
      <w:r w:rsidR="00CC3987" w:rsidRPr="00580401">
        <w:rPr>
          <w:lang w:val="en-US"/>
        </w:rPr>
        <w:t xml:space="preserve"> </w:t>
      </w:r>
    </w:p>
    <w:p w14:paraId="19256381" w14:textId="495F99BD" w:rsidR="00CC3987" w:rsidRPr="00580401" w:rsidRDefault="00CC3987" w:rsidP="00CC3987">
      <w:pPr>
        <w:pStyle w:val="ITStandard"/>
        <w:rPr>
          <w:lang w:val="en-US"/>
        </w:rPr>
      </w:pPr>
      <w:r w:rsidRPr="00580401">
        <w:rPr>
          <w:lang w:val="en-US"/>
        </w:rPr>
        <w:t>R&amp;D loops are part of the “R&amp;D validation phase”</w:t>
      </w:r>
      <w:r w:rsidR="003F6412" w:rsidRPr="00580401">
        <w:rPr>
          <w:lang w:val="en-US"/>
        </w:rPr>
        <w:t xml:space="preserve">. R&amp;D loops are organized at the industrial plant to </w:t>
      </w:r>
      <w:r w:rsidR="001F4358" w:rsidRPr="00580401">
        <w:rPr>
          <w:lang w:val="en-US"/>
        </w:rPr>
        <w:t>validate</w:t>
      </w:r>
      <w:r w:rsidR="003F6412" w:rsidRPr="00580401">
        <w:rPr>
          <w:lang w:val="en-US"/>
        </w:rPr>
        <w:t xml:space="preserve"> </w:t>
      </w:r>
      <w:r w:rsidR="001F4358" w:rsidRPr="00580401">
        <w:rPr>
          <w:lang w:val="en-US"/>
        </w:rPr>
        <w:t>R&amp;D outcome with</w:t>
      </w:r>
      <w:r w:rsidR="003F6412" w:rsidRPr="00580401">
        <w:rPr>
          <w:lang w:val="en-US"/>
        </w:rPr>
        <w:t xml:space="preserve"> industrial equipment</w:t>
      </w:r>
      <w:r w:rsidR="003D6DA7" w:rsidRPr="00580401">
        <w:rPr>
          <w:lang w:val="en-US"/>
        </w:rPr>
        <w:t>, focused for each of them on only one factor (either formulation or process)</w:t>
      </w:r>
      <w:r w:rsidR="003F6412" w:rsidRPr="00580401">
        <w:rPr>
          <w:lang w:val="en-US"/>
        </w:rPr>
        <w:t>.</w:t>
      </w:r>
    </w:p>
    <w:p w14:paraId="19256382" w14:textId="780450BE" w:rsidR="00CC3987" w:rsidRDefault="00CC3987" w:rsidP="00CC3987">
      <w:pPr>
        <w:pStyle w:val="ITStandard"/>
        <w:rPr>
          <w:lang w:val="en-US"/>
        </w:rPr>
      </w:pPr>
      <w:r w:rsidRPr="00580401">
        <w:rPr>
          <w:lang w:val="en-US"/>
        </w:rPr>
        <w:t>FID loops are part of the “FID phase“</w:t>
      </w:r>
      <w:r w:rsidR="003F6412" w:rsidRPr="00580401">
        <w:rPr>
          <w:lang w:val="en-US"/>
        </w:rPr>
        <w:t>. FID loops are organized at the industrial plant to develop industrialization process</w:t>
      </w:r>
      <w:r w:rsidR="003D6DA7" w:rsidRPr="00580401">
        <w:rPr>
          <w:lang w:val="en-US"/>
        </w:rPr>
        <w:t xml:space="preserve"> and integrat</w:t>
      </w:r>
      <w:r w:rsidR="00A83AE9" w:rsidRPr="00580401">
        <w:rPr>
          <w:lang w:val="en-US"/>
        </w:rPr>
        <w:t>e</w:t>
      </w:r>
      <w:r w:rsidR="003D6DA7" w:rsidRPr="00580401">
        <w:rPr>
          <w:lang w:val="en-US"/>
        </w:rPr>
        <w:t xml:space="preserve"> all the R&amp;D loops made on a group of factors for a specific work plan</w:t>
      </w:r>
      <w:r w:rsidR="008D2AF1" w:rsidRPr="00580401">
        <w:rPr>
          <w:lang w:val="en-US"/>
        </w:rPr>
        <w:t>.</w:t>
      </w:r>
    </w:p>
    <w:p w14:paraId="63DCEB84" w14:textId="77777777" w:rsidR="003D71DE" w:rsidRDefault="003D71DE" w:rsidP="003D71DE">
      <w:pPr>
        <w:pStyle w:val="ITStandard"/>
        <w:rPr>
          <w:lang w:val="en-US"/>
        </w:rPr>
      </w:pPr>
      <w:r>
        <w:rPr>
          <w:lang w:val="en-US"/>
        </w:rPr>
        <w:t>“R&amp;D loop” and “FID loop” should not be understood using classic definition. A</w:t>
      </w:r>
      <w:r w:rsidRPr="00580401">
        <w:rPr>
          <w:lang w:val="en-US"/>
        </w:rPr>
        <w:t xml:space="preserve">s already explained in section 1.4.3, </w:t>
      </w:r>
      <w:r>
        <w:rPr>
          <w:lang w:val="en-US"/>
        </w:rPr>
        <w:t xml:space="preserve">no R&amp;D lab equipment exists to replicate impact of large block size and impact of ring furnaces baking technology on product performances. Therefore, both R&amp;D loop (only one factor) and FID loops (group of factors) require: </w:t>
      </w:r>
    </w:p>
    <w:p w14:paraId="2D440238" w14:textId="77777777" w:rsidR="003D71DE" w:rsidRDefault="003D71DE" w:rsidP="003D71DE">
      <w:pPr>
        <w:pStyle w:val="ITStandard"/>
        <w:numPr>
          <w:ilvl w:val="0"/>
          <w:numId w:val="17"/>
        </w:numPr>
        <w:rPr>
          <w:lang w:val="en-US"/>
        </w:rPr>
      </w:pPr>
      <w:r>
        <w:rPr>
          <w:lang w:val="en-US"/>
        </w:rPr>
        <w:t>First, a fundamental r</w:t>
      </w:r>
      <w:r w:rsidRPr="0010075F">
        <w:rPr>
          <w:lang w:val="en-US"/>
        </w:rPr>
        <w:t>esearch in the lab to validate</w:t>
      </w:r>
      <w:r>
        <w:rPr>
          <w:lang w:val="en-US"/>
        </w:rPr>
        <w:t xml:space="preserve"> that choice of raw materials &amp; advanced process parameters will meet product performance target. </w:t>
      </w:r>
    </w:p>
    <w:p w14:paraId="2515DAF6" w14:textId="77777777" w:rsidR="003D71DE" w:rsidRPr="0010075F" w:rsidRDefault="003D71DE" w:rsidP="003D71DE">
      <w:pPr>
        <w:pStyle w:val="ITStandard"/>
        <w:numPr>
          <w:ilvl w:val="0"/>
          <w:numId w:val="17"/>
        </w:numPr>
        <w:rPr>
          <w:lang w:val="en-US"/>
        </w:rPr>
      </w:pPr>
      <w:r>
        <w:rPr>
          <w:lang w:val="en-US"/>
        </w:rPr>
        <w:t>Second, a verification that the results obtain in the lab can be replicated with blocks of much larger size and using different equipment (</w:t>
      </w:r>
      <w:proofErr w:type="spellStart"/>
      <w:r>
        <w:rPr>
          <w:lang w:val="en-US"/>
        </w:rPr>
        <w:t>i.e</w:t>
      </w:r>
      <w:proofErr w:type="spellEnd"/>
      <w:r>
        <w:rPr>
          <w:lang w:val="en-US"/>
        </w:rPr>
        <w:t xml:space="preserve"> ring-baking technology). </w:t>
      </w:r>
    </w:p>
    <w:p w14:paraId="19256383" w14:textId="77777777" w:rsidR="00CC3987" w:rsidRPr="00580401" w:rsidRDefault="00CC3987" w:rsidP="00CC3987">
      <w:pPr>
        <w:pStyle w:val="ITAbsatzohneNr"/>
        <w:rPr>
          <w:lang w:val="en-US"/>
        </w:rPr>
      </w:pPr>
    </w:p>
    <w:p w14:paraId="19256384" w14:textId="45ACC9BB" w:rsidR="00CC3987" w:rsidRPr="00580401" w:rsidRDefault="00CC3987" w:rsidP="00CC3987">
      <w:pPr>
        <w:pStyle w:val="ITAbsatzohneNr"/>
        <w:rPr>
          <w:lang w:val="en-US"/>
        </w:rPr>
      </w:pPr>
    </w:p>
    <w:p w14:paraId="19256385" w14:textId="020872DD" w:rsidR="00CC3987" w:rsidRPr="00580401" w:rsidRDefault="00412AFE" w:rsidP="009944BE">
      <w:pPr>
        <w:pStyle w:val="ITStandard"/>
        <w:jc w:val="center"/>
        <w:rPr>
          <w:lang w:val="en-US"/>
        </w:rPr>
      </w:pPr>
      <w:r w:rsidRPr="00437C70">
        <w:rPr>
          <w:noProof/>
          <w:lang w:val="fr-FR" w:eastAsia="fr-FR"/>
        </w:rPr>
        <w:drawing>
          <wp:inline distT="0" distB="0" distL="0" distR="0" wp14:anchorId="192B383E" wp14:editId="2A195F98">
            <wp:extent cx="4580890" cy="38646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890" cy="3864610"/>
                    </a:xfrm>
                    <a:prstGeom prst="rect">
                      <a:avLst/>
                    </a:prstGeom>
                    <a:noFill/>
                    <a:ln>
                      <a:noFill/>
                    </a:ln>
                  </pic:spPr>
                </pic:pic>
              </a:graphicData>
            </a:graphic>
          </wp:inline>
        </w:drawing>
      </w:r>
    </w:p>
    <w:p w14:paraId="407D7660" w14:textId="7BD444F3" w:rsidR="0010075F" w:rsidRPr="00442FD8" w:rsidRDefault="008A1012" w:rsidP="00442FD8">
      <w:pPr>
        <w:jc w:val="center"/>
        <w:rPr>
          <w:i/>
          <w:lang w:val="en-US"/>
        </w:rPr>
      </w:pPr>
      <w:r w:rsidRPr="00442FD8">
        <w:rPr>
          <w:i/>
          <w:lang w:val="en-US"/>
        </w:rPr>
        <w:lastRenderedPageBreak/>
        <w:t xml:space="preserve">Figure </w:t>
      </w:r>
      <w:r w:rsidRPr="00442FD8">
        <w:rPr>
          <w:i/>
          <w:lang w:val="en-US"/>
        </w:rPr>
        <w:fldChar w:fldCharType="begin"/>
      </w:r>
      <w:r w:rsidRPr="00442FD8">
        <w:rPr>
          <w:i/>
          <w:lang w:val="en-US"/>
        </w:rPr>
        <w:instrText xml:space="preserve"> SEQ Figure \* ARABIC </w:instrText>
      </w:r>
      <w:r w:rsidRPr="00442FD8">
        <w:rPr>
          <w:i/>
          <w:lang w:val="en-US"/>
        </w:rPr>
        <w:fldChar w:fldCharType="separate"/>
      </w:r>
      <w:r w:rsidR="00442FD8" w:rsidRPr="00442FD8">
        <w:rPr>
          <w:i/>
          <w:noProof/>
          <w:lang w:val="en-US"/>
        </w:rPr>
        <w:t>9</w:t>
      </w:r>
      <w:r w:rsidRPr="00442FD8">
        <w:rPr>
          <w:i/>
          <w:lang w:val="en-US"/>
        </w:rPr>
        <w:fldChar w:fldCharType="end"/>
      </w:r>
      <w:r w:rsidRPr="00442FD8">
        <w:rPr>
          <w:i/>
          <w:lang w:val="en-US"/>
        </w:rPr>
        <w:tab/>
        <w:t>Detailed planning of the R&amp;D phase and the FID Phase</w:t>
      </w:r>
    </w:p>
    <w:p w14:paraId="19256389" w14:textId="77777777" w:rsidR="009944BE" w:rsidRPr="00580401" w:rsidRDefault="003F6412" w:rsidP="009944BE">
      <w:pPr>
        <w:pStyle w:val="N3"/>
        <w:rPr>
          <w:lang w:val="en-US"/>
        </w:rPr>
      </w:pPr>
      <w:r w:rsidRPr="00580401">
        <w:rPr>
          <w:lang w:val="en-US"/>
        </w:rPr>
        <w:t>Description of the 7</w:t>
      </w:r>
      <w:r w:rsidR="009944BE" w:rsidRPr="00580401">
        <w:rPr>
          <w:lang w:val="en-US"/>
        </w:rPr>
        <w:t xml:space="preserve"> “R&amp;D loops</w:t>
      </w:r>
      <w:r w:rsidRPr="00580401">
        <w:rPr>
          <w:lang w:val="en-US"/>
        </w:rPr>
        <w:t>” and 5</w:t>
      </w:r>
      <w:r w:rsidR="009944BE" w:rsidRPr="00580401">
        <w:rPr>
          <w:lang w:val="en-US"/>
        </w:rPr>
        <w:t xml:space="preserve"> </w:t>
      </w:r>
      <w:r w:rsidRPr="00580401">
        <w:rPr>
          <w:lang w:val="en-US"/>
        </w:rPr>
        <w:t>“</w:t>
      </w:r>
      <w:r w:rsidR="009944BE" w:rsidRPr="00580401">
        <w:rPr>
          <w:lang w:val="en-US"/>
        </w:rPr>
        <w:t>FID Phase” loops</w:t>
      </w:r>
    </w:p>
    <w:p w14:paraId="1925638A" w14:textId="5F05DEBE" w:rsidR="003F6412" w:rsidRPr="00580401" w:rsidRDefault="003F6412" w:rsidP="003F6412">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anticipates a continuous loop process in order to progress in an agile mode and have the opportunity to validate R&amp;D findings and progress in </w:t>
      </w:r>
      <w:r w:rsidR="002C529C" w:rsidRPr="00580401">
        <w:rPr>
          <w:lang w:val="en-US"/>
        </w:rPr>
        <w:t xml:space="preserve">its </w:t>
      </w:r>
      <w:r w:rsidRPr="00580401">
        <w:rPr>
          <w:lang w:val="en-US"/>
        </w:rPr>
        <w:t>FID</w:t>
      </w:r>
      <w:r w:rsidR="002C529C" w:rsidRPr="00580401">
        <w:rPr>
          <w:lang w:val="en-US"/>
        </w:rPr>
        <w:t xml:space="preserve"> efforts</w:t>
      </w:r>
      <w:r w:rsidRPr="00580401">
        <w:rPr>
          <w:lang w:val="en-US"/>
        </w:rPr>
        <w:t xml:space="preserve">. A minimum of 12 </w:t>
      </w:r>
      <w:r w:rsidR="0039376B" w:rsidRPr="00580401">
        <w:rPr>
          <w:lang w:val="en-US"/>
        </w:rPr>
        <w:t xml:space="preserve">R&amp;D and FID </w:t>
      </w:r>
      <w:r w:rsidRPr="00580401">
        <w:rPr>
          <w:lang w:val="en-US"/>
        </w:rPr>
        <w:t>loops will be r</w:t>
      </w:r>
      <w:r w:rsidR="002C529C" w:rsidRPr="00580401">
        <w:rPr>
          <w:lang w:val="en-US"/>
        </w:rPr>
        <w:t>equired to</w:t>
      </w:r>
      <w:r w:rsidRPr="00580401">
        <w:rPr>
          <w:lang w:val="en-US"/>
        </w:rPr>
        <w:t>:</w:t>
      </w:r>
    </w:p>
    <w:p w14:paraId="1925638B" w14:textId="77777777" w:rsidR="003F6412" w:rsidRPr="00580401" w:rsidRDefault="003F6412" w:rsidP="003F6412">
      <w:pPr>
        <w:pStyle w:val="ITStandard"/>
        <w:numPr>
          <w:ilvl w:val="0"/>
          <w:numId w:val="17"/>
        </w:numPr>
        <w:rPr>
          <w:lang w:val="en-US"/>
        </w:rPr>
      </w:pPr>
      <w:r w:rsidRPr="00580401">
        <w:rPr>
          <w:lang w:val="en-US"/>
        </w:rPr>
        <w:t>validate the feasibility of replicating R&amp;D defined process on equipment parameters and procedures,</w:t>
      </w:r>
    </w:p>
    <w:p w14:paraId="1925638C" w14:textId="77777777" w:rsidR="003F6412" w:rsidRPr="00580401" w:rsidRDefault="003F6412" w:rsidP="003F6412">
      <w:pPr>
        <w:pStyle w:val="ITStandard"/>
        <w:numPr>
          <w:ilvl w:val="0"/>
          <w:numId w:val="17"/>
        </w:numPr>
        <w:rPr>
          <w:lang w:val="en-US"/>
        </w:rPr>
      </w:pPr>
      <w:r w:rsidRPr="00580401">
        <w:rPr>
          <w:lang w:val="en-US"/>
        </w:rPr>
        <w:t>evaluate the impact of equipment and industrial process parameters on final product</w:t>
      </w:r>
      <w:r w:rsidR="002C529C" w:rsidRPr="00580401">
        <w:rPr>
          <w:lang w:val="en-US"/>
        </w:rPr>
        <w:t>,</w:t>
      </w:r>
      <w:r w:rsidRPr="00580401">
        <w:rPr>
          <w:lang w:val="en-US"/>
        </w:rPr>
        <w:t xml:space="preserve"> </w:t>
      </w:r>
    </w:p>
    <w:p w14:paraId="1925638D" w14:textId="77777777" w:rsidR="003F6412" w:rsidRPr="00580401" w:rsidRDefault="003F6412" w:rsidP="003F6412">
      <w:pPr>
        <w:pStyle w:val="ITStandard"/>
        <w:numPr>
          <w:ilvl w:val="0"/>
          <w:numId w:val="17"/>
        </w:numPr>
        <w:rPr>
          <w:lang w:val="en-US"/>
        </w:rPr>
      </w:pPr>
      <w:r w:rsidRPr="00580401">
        <w:rPr>
          <w:lang w:val="en-US"/>
        </w:rPr>
        <w:t xml:space="preserve">develop new innovative production processes on industrial equipment </w:t>
      </w:r>
      <w:r w:rsidR="002C529C" w:rsidRPr="00580401">
        <w:rPr>
          <w:lang w:val="en-US"/>
        </w:rPr>
        <w:t xml:space="preserve">to succeed in the industrialization challenge, to guarantee product homogeneity, and </w:t>
      </w:r>
      <w:r w:rsidRPr="00580401">
        <w:rPr>
          <w:lang w:val="en-US"/>
        </w:rPr>
        <w:t xml:space="preserve">obtain expected product performance. </w:t>
      </w:r>
    </w:p>
    <w:p w14:paraId="1925638F" w14:textId="77777777" w:rsidR="009944BE" w:rsidRPr="00580401" w:rsidRDefault="002C529C" w:rsidP="009944BE">
      <w:pPr>
        <w:pStyle w:val="ITStandard"/>
        <w:rPr>
          <w:lang w:val="en-US"/>
        </w:rPr>
      </w:pPr>
      <w:r w:rsidRPr="00580401">
        <w:rPr>
          <w:lang w:val="en-US"/>
        </w:rPr>
        <w:t>Regarding the “R&amp;D phase”, a</w:t>
      </w:r>
      <w:r w:rsidR="009944BE" w:rsidRPr="00580401">
        <w:rPr>
          <w:lang w:val="en-US"/>
        </w:rPr>
        <w:t xml:space="preserve">s already explained in section 1.4.3, Carbone </w:t>
      </w:r>
      <w:proofErr w:type="spellStart"/>
      <w:r w:rsidR="009944BE" w:rsidRPr="00580401">
        <w:rPr>
          <w:lang w:val="en-US"/>
        </w:rPr>
        <w:t>Savoie</w:t>
      </w:r>
      <w:proofErr w:type="spellEnd"/>
      <w:r w:rsidR="009944BE" w:rsidRPr="00580401">
        <w:rPr>
          <w:lang w:val="en-US"/>
        </w:rPr>
        <w:t xml:space="preserve"> needs to </w:t>
      </w:r>
      <w:r w:rsidR="003F6412" w:rsidRPr="00580401">
        <w:rPr>
          <w:lang w:val="en-US"/>
        </w:rPr>
        <w:t xml:space="preserve">validate industrial replication of each of its R&amp;D </w:t>
      </w:r>
      <w:r w:rsidRPr="00580401">
        <w:rPr>
          <w:lang w:val="en-US"/>
        </w:rPr>
        <w:t>lab outcomes and recommendation</w:t>
      </w:r>
      <w:r w:rsidR="003F6412" w:rsidRPr="00580401">
        <w:rPr>
          <w:lang w:val="en-US"/>
        </w:rPr>
        <w:t xml:space="preserve">, to validate </w:t>
      </w:r>
      <w:r w:rsidR="009944BE" w:rsidRPr="00580401">
        <w:rPr>
          <w:lang w:val="en-US"/>
        </w:rPr>
        <w:t xml:space="preserve">the R&amp;D work. </w:t>
      </w:r>
      <w:r w:rsidR="003F6412" w:rsidRPr="00580401">
        <w:rPr>
          <w:lang w:val="en-US"/>
        </w:rPr>
        <w:t>Therefore</w:t>
      </w:r>
      <w:r w:rsidR="0039376B" w:rsidRPr="00580401">
        <w:rPr>
          <w:lang w:val="en-US"/>
        </w:rPr>
        <w:t>,</w:t>
      </w:r>
      <w:r w:rsidR="003F6412" w:rsidRPr="00580401">
        <w:rPr>
          <w:lang w:val="en-US"/>
        </w:rPr>
        <w:t xml:space="preserve"> validating </w:t>
      </w:r>
      <w:r w:rsidR="009944BE" w:rsidRPr="00580401">
        <w:rPr>
          <w:lang w:val="en-US"/>
        </w:rPr>
        <w:t xml:space="preserve">the process &amp; equipment </w:t>
      </w:r>
      <w:r w:rsidR="003F6412" w:rsidRPr="00580401">
        <w:rPr>
          <w:lang w:val="en-US"/>
        </w:rPr>
        <w:t xml:space="preserve">feasibility </w:t>
      </w:r>
      <w:r w:rsidR="009944BE" w:rsidRPr="00580401">
        <w:rPr>
          <w:lang w:val="en-US"/>
        </w:rPr>
        <w:t xml:space="preserve">to </w:t>
      </w:r>
      <w:proofErr w:type="spellStart"/>
      <w:r w:rsidR="009944BE" w:rsidRPr="00580401">
        <w:rPr>
          <w:lang w:val="en-US"/>
        </w:rPr>
        <w:t>LiB</w:t>
      </w:r>
      <w:proofErr w:type="spellEnd"/>
      <w:r w:rsidR="009944BE" w:rsidRPr="00580401">
        <w:rPr>
          <w:lang w:val="en-US"/>
        </w:rPr>
        <w:t xml:space="preserve">-dedicated synthetic graphite </w:t>
      </w:r>
      <w:r w:rsidR="003F6412" w:rsidRPr="00580401">
        <w:rPr>
          <w:lang w:val="en-US"/>
        </w:rPr>
        <w:t xml:space="preserve">R&amp;D </w:t>
      </w:r>
      <w:r w:rsidR="009944BE" w:rsidRPr="00580401">
        <w:rPr>
          <w:lang w:val="en-US"/>
        </w:rPr>
        <w:t xml:space="preserve">formulation is as critical as the </w:t>
      </w:r>
      <w:r w:rsidR="003F6412" w:rsidRPr="00580401">
        <w:rPr>
          <w:lang w:val="en-US"/>
        </w:rPr>
        <w:t xml:space="preserve">fundamental </w:t>
      </w:r>
      <w:r w:rsidR="009944BE" w:rsidRPr="00580401">
        <w:rPr>
          <w:lang w:val="en-US"/>
        </w:rPr>
        <w:t>R&amp;D development</w:t>
      </w:r>
      <w:r w:rsidR="003F6412" w:rsidRPr="00580401">
        <w:rPr>
          <w:lang w:val="en-US"/>
        </w:rPr>
        <w:t xml:space="preserve"> program</w:t>
      </w:r>
      <w:r w:rsidRPr="00580401">
        <w:rPr>
          <w:lang w:val="en-US"/>
        </w:rPr>
        <w:t xml:space="preserve"> in the R&amp;D lab</w:t>
      </w:r>
      <w:r w:rsidR="009944BE" w:rsidRPr="00580401">
        <w:rPr>
          <w:lang w:val="en-US"/>
        </w:rPr>
        <w:t xml:space="preserve">. </w:t>
      </w:r>
      <w:r w:rsidRPr="00580401">
        <w:rPr>
          <w:lang w:val="en-US"/>
        </w:rPr>
        <w:t>The R&amp;D validation</w:t>
      </w:r>
      <w:r w:rsidR="009944BE" w:rsidRPr="00580401">
        <w:rPr>
          <w:lang w:val="en-US"/>
        </w:rPr>
        <w:t xml:space="preserve"> phase require</w:t>
      </w:r>
      <w:r w:rsidRPr="00580401">
        <w:rPr>
          <w:lang w:val="en-US"/>
        </w:rPr>
        <w:t>s</w:t>
      </w:r>
      <w:r w:rsidR="009944BE" w:rsidRPr="00580401">
        <w:rPr>
          <w:lang w:val="en-US"/>
        </w:rPr>
        <w:t xml:space="preserve"> </w:t>
      </w:r>
      <w:r w:rsidR="003F6412" w:rsidRPr="00580401">
        <w:rPr>
          <w:lang w:val="en-US"/>
        </w:rPr>
        <w:t>a minimum of 7</w:t>
      </w:r>
      <w:r w:rsidR="009944BE" w:rsidRPr="00580401">
        <w:rPr>
          <w:lang w:val="en-US"/>
        </w:rPr>
        <w:t xml:space="preserve"> </w:t>
      </w:r>
      <w:r w:rsidR="003F6412" w:rsidRPr="00580401">
        <w:rPr>
          <w:lang w:val="en-US"/>
        </w:rPr>
        <w:t>loops involving production equipment and teams</w:t>
      </w:r>
      <w:r w:rsidRPr="00580401">
        <w:rPr>
          <w:lang w:val="en-US"/>
        </w:rPr>
        <w:t xml:space="preserve">. </w:t>
      </w:r>
    </w:p>
    <w:p w14:paraId="19256390" w14:textId="77777777" w:rsidR="002C529C" w:rsidRPr="00580401" w:rsidRDefault="002C529C" w:rsidP="002C529C">
      <w:pPr>
        <w:pStyle w:val="ITStandard"/>
        <w:numPr>
          <w:ilvl w:val="0"/>
          <w:numId w:val="17"/>
        </w:numPr>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usually starts with smaller batches of about 150 tons in order to validate only the final formulation. Therefore, the 4 first R&amp;D loops related to WP 1 will be limited to 150 tons.</w:t>
      </w:r>
    </w:p>
    <w:p w14:paraId="19256391" w14:textId="77777777" w:rsidR="002C529C" w:rsidRPr="00580401" w:rsidRDefault="002C529C" w:rsidP="002C529C">
      <w:pPr>
        <w:pStyle w:val="ITStandard"/>
        <w:numPr>
          <w:ilvl w:val="0"/>
          <w:numId w:val="17"/>
        </w:numPr>
        <w:rPr>
          <w:lang w:val="en-US"/>
        </w:rPr>
      </w:pPr>
      <w:r w:rsidRPr="00580401">
        <w:rPr>
          <w:lang w:val="en-US"/>
        </w:rPr>
        <w:t xml:space="preserve">Then, Carbone </w:t>
      </w:r>
      <w:proofErr w:type="spellStart"/>
      <w:r w:rsidRPr="00580401">
        <w:rPr>
          <w:lang w:val="en-US"/>
        </w:rPr>
        <w:t>Savoie</w:t>
      </w:r>
      <w:proofErr w:type="spellEnd"/>
      <w:r w:rsidRPr="00580401">
        <w:rPr>
          <w:lang w:val="en-US"/>
        </w:rPr>
        <w:t xml:space="preserve"> </w:t>
      </w:r>
      <w:r w:rsidR="0039376B" w:rsidRPr="00580401">
        <w:rPr>
          <w:lang w:val="en-US"/>
        </w:rPr>
        <w:t xml:space="preserve">generally </w:t>
      </w:r>
      <w:r w:rsidRPr="00580401">
        <w:rPr>
          <w:lang w:val="en-US"/>
        </w:rPr>
        <w:t xml:space="preserve">moves </w:t>
      </w:r>
      <w:r w:rsidR="0039376B" w:rsidRPr="00580401">
        <w:rPr>
          <w:lang w:val="en-US"/>
        </w:rPr>
        <w:t xml:space="preserve">to </w:t>
      </w:r>
      <w:r w:rsidRPr="00580401">
        <w:rPr>
          <w:lang w:val="en-US"/>
        </w:rPr>
        <w:t xml:space="preserve">its standard R&amp;D batch size of 300 tons. Batch size must be larger because </w:t>
      </w:r>
      <w:r w:rsidR="004B559F" w:rsidRPr="00580401">
        <w:rPr>
          <w:lang w:val="en-US"/>
        </w:rPr>
        <w:t xml:space="preserve">Carbone </w:t>
      </w:r>
      <w:proofErr w:type="spellStart"/>
      <w:r w:rsidR="004B559F" w:rsidRPr="00580401">
        <w:rPr>
          <w:lang w:val="en-US"/>
        </w:rPr>
        <w:t>Savoie</w:t>
      </w:r>
      <w:proofErr w:type="spellEnd"/>
      <w:r w:rsidR="004B559F" w:rsidRPr="00580401">
        <w:rPr>
          <w:lang w:val="en-US"/>
        </w:rPr>
        <w:t xml:space="preserve"> </w:t>
      </w:r>
      <w:r w:rsidRPr="00580401">
        <w:rPr>
          <w:lang w:val="en-US"/>
        </w:rPr>
        <w:t>start</w:t>
      </w:r>
      <w:r w:rsidR="004B559F" w:rsidRPr="00580401">
        <w:rPr>
          <w:lang w:val="en-US"/>
        </w:rPr>
        <w:t>s</w:t>
      </w:r>
      <w:r w:rsidRPr="00580401">
        <w:rPr>
          <w:lang w:val="en-US"/>
        </w:rPr>
        <w:t xml:space="preserve"> integrating the different R&amp;D work plan</w:t>
      </w:r>
      <w:r w:rsidR="004B559F" w:rsidRPr="00580401">
        <w:rPr>
          <w:lang w:val="en-US"/>
        </w:rPr>
        <w:t>s</w:t>
      </w:r>
      <w:r w:rsidRPr="00580401">
        <w:rPr>
          <w:lang w:val="en-US"/>
        </w:rPr>
        <w:t xml:space="preserve"> </w:t>
      </w:r>
      <w:r w:rsidR="00F15482" w:rsidRPr="00580401">
        <w:rPr>
          <w:lang w:val="en-US"/>
        </w:rPr>
        <w:t>together</w:t>
      </w:r>
      <w:r w:rsidRPr="00580401">
        <w:rPr>
          <w:lang w:val="en-US"/>
        </w:rPr>
        <w:t xml:space="preserve"> and </w:t>
      </w:r>
      <w:r w:rsidR="004B559F" w:rsidRPr="00580401">
        <w:rPr>
          <w:lang w:val="en-US"/>
        </w:rPr>
        <w:t xml:space="preserve">it </w:t>
      </w:r>
      <w:r w:rsidRPr="00580401">
        <w:rPr>
          <w:lang w:val="en-US"/>
        </w:rPr>
        <w:t xml:space="preserve">therefore </w:t>
      </w:r>
      <w:r w:rsidR="004B559F" w:rsidRPr="00580401">
        <w:rPr>
          <w:lang w:val="en-US"/>
        </w:rPr>
        <w:t xml:space="preserve">needs </w:t>
      </w:r>
      <w:r w:rsidRPr="00580401">
        <w:rPr>
          <w:lang w:val="en-US"/>
        </w:rPr>
        <w:t>more block</w:t>
      </w:r>
      <w:r w:rsidR="00F15482" w:rsidRPr="00580401">
        <w:rPr>
          <w:lang w:val="en-US"/>
        </w:rPr>
        <w:t>s</w:t>
      </w:r>
      <w:r w:rsidRPr="00580401">
        <w:rPr>
          <w:lang w:val="en-US"/>
        </w:rPr>
        <w:t xml:space="preserve"> to validate the different R&amp;D outcomes. Therefore, each of the last 3 remaining R&amp;D loops related to WP 2 and 3 will be based on 300</w:t>
      </w:r>
      <w:r w:rsidR="00EE6309" w:rsidRPr="00580401">
        <w:rPr>
          <w:lang w:val="en-US"/>
        </w:rPr>
        <w:t xml:space="preserve"> </w:t>
      </w:r>
      <w:r w:rsidRPr="00580401">
        <w:rPr>
          <w:lang w:val="en-US"/>
        </w:rPr>
        <w:t>ton</w:t>
      </w:r>
      <w:r w:rsidR="00EE6309" w:rsidRPr="00580401">
        <w:rPr>
          <w:lang w:val="en-US"/>
        </w:rPr>
        <w:t>s</w:t>
      </w:r>
      <w:r w:rsidRPr="00580401">
        <w:rPr>
          <w:lang w:val="en-US"/>
        </w:rPr>
        <w:t xml:space="preserve"> batches. </w:t>
      </w:r>
    </w:p>
    <w:p w14:paraId="19256392" w14:textId="77777777" w:rsidR="003F6412" w:rsidRPr="00580401" w:rsidRDefault="001E520D" w:rsidP="002C529C">
      <w:pPr>
        <w:pStyle w:val="ITStandard"/>
        <w:rPr>
          <w:lang w:val="en-US"/>
        </w:rPr>
      </w:pPr>
      <w:r w:rsidRPr="00580401">
        <w:rPr>
          <w:lang w:val="en-US"/>
        </w:rPr>
        <w:t xml:space="preserve">The </w:t>
      </w:r>
      <w:r w:rsidR="002C529C" w:rsidRPr="00580401">
        <w:rPr>
          <w:lang w:val="en-US"/>
        </w:rPr>
        <w:t>“FID phase”</w:t>
      </w:r>
      <w:r w:rsidR="00F15482" w:rsidRPr="00580401">
        <w:rPr>
          <w:lang w:val="en-US"/>
        </w:rPr>
        <w:t xml:space="preserve"> </w:t>
      </w:r>
      <w:r w:rsidR="002C529C" w:rsidRPr="00580401">
        <w:rPr>
          <w:lang w:val="en-US"/>
        </w:rPr>
        <w:t>require</w:t>
      </w:r>
      <w:r w:rsidR="00F15482" w:rsidRPr="00580401">
        <w:rPr>
          <w:lang w:val="en-US"/>
        </w:rPr>
        <w:t>s</w:t>
      </w:r>
      <w:r w:rsidR="002C529C" w:rsidRPr="00580401">
        <w:rPr>
          <w:lang w:val="en-US"/>
        </w:rPr>
        <w:t xml:space="preserve"> a minimum </w:t>
      </w:r>
      <w:r w:rsidRPr="00580401">
        <w:rPr>
          <w:lang w:val="en-US"/>
        </w:rPr>
        <w:t xml:space="preserve">of </w:t>
      </w:r>
      <w:r w:rsidR="003F6412" w:rsidRPr="00580401">
        <w:rPr>
          <w:lang w:val="en-US"/>
        </w:rPr>
        <w:t>5</w:t>
      </w:r>
      <w:r w:rsidR="009944BE" w:rsidRPr="00580401">
        <w:rPr>
          <w:lang w:val="en-US"/>
        </w:rPr>
        <w:t xml:space="preserve"> </w:t>
      </w:r>
      <w:r w:rsidR="003F6412" w:rsidRPr="00580401">
        <w:rPr>
          <w:lang w:val="en-US"/>
        </w:rPr>
        <w:t>FID</w:t>
      </w:r>
      <w:r w:rsidR="009944BE" w:rsidRPr="00580401">
        <w:rPr>
          <w:lang w:val="en-US"/>
        </w:rPr>
        <w:t xml:space="preserve"> loops </w:t>
      </w:r>
      <w:r w:rsidR="003F6412" w:rsidRPr="00580401">
        <w:rPr>
          <w:lang w:val="en-US"/>
        </w:rPr>
        <w:t xml:space="preserve">of </w:t>
      </w:r>
      <w:r w:rsidR="00F15482" w:rsidRPr="00580401">
        <w:rPr>
          <w:lang w:val="en-US"/>
        </w:rPr>
        <w:t>300 ton</w:t>
      </w:r>
      <w:r w:rsidRPr="00580401">
        <w:rPr>
          <w:lang w:val="en-US"/>
        </w:rPr>
        <w:t>s</w:t>
      </w:r>
      <w:r w:rsidR="00F15482" w:rsidRPr="00580401">
        <w:rPr>
          <w:lang w:val="en-US"/>
        </w:rPr>
        <w:t xml:space="preserve"> batch</w:t>
      </w:r>
      <w:r w:rsidR="009944BE" w:rsidRPr="00580401">
        <w:rPr>
          <w:lang w:val="en-US"/>
        </w:rPr>
        <w:t xml:space="preserve">. </w:t>
      </w:r>
      <w:r w:rsidR="002C529C" w:rsidRPr="00580401">
        <w:rPr>
          <w:lang w:val="en-US"/>
        </w:rPr>
        <w:t xml:space="preserve">Carbone </w:t>
      </w:r>
      <w:proofErr w:type="spellStart"/>
      <w:r w:rsidR="002C529C" w:rsidRPr="00580401">
        <w:rPr>
          <w:lang w:val="en-US"/>
        </w:rPr>
        <w:t>Savoie</w:t>
      </w:r>
      <w:proofErr w:type="spellEnd"/>
      <w:r w:rsidR="002C529C" w:rsidRPr="00580401">
        <w:rPr>
          <w:lang w:val="en-US"/>
        </w:rPr>
        <w:t xml:space="preserve"> generally </w:t>
      </w:r>
      <w:r w:rsidR="00F15482" w:rsidRPr="00580401">
        <w:rPr>
          <w:lang w:val="en-US"/>
        </w:rPr>
        <w:t>use</w:t>
      </w:r>
      <w:r w:rsidR="00332D9E" w:rsidRPr="00580401">
        <w:rPr>
          <w:lang w:val="en-US"/>
        </w:rPr>
        <w:t>s</w:t>
      </w:r>
      <w:r w:rsidR="00F15482" w:rsidRPr="00580401">
        <w:rPr>
          <w:lang w:val="en-US"/>
        </w:rPr>
        <w:t xml:space="preserve"> </w:t>
      </w:r>
      <w:r w:rsidR="002C529C" w:rsidRPr="00580401">
        <w:rPr>
          <w:lang w:val="en-US"/>
        </w:rPr>
        <w:t>its standard FID batch size of 300 tons, testing different industrial conditions (equipment parameters, combination of process parameters on final product</w:t>
      </w:r>
      <w:r w:rsidR="00857AF8" w:rsidRPr="00580401">
        <w:rPr>
          <w:lang w:val="en-US"/>
        </w:rPr>
        <w:t xml:space="preserve">, </w:t>
      </w:r>
      <w:r w:rsidR="002C529C" w:rsidRPr="00580401">
        <w:rPr>
          <w:lang w:val="en-US"/>
        </w:rPr>
        <w:t xml:space="preserve">…)  whatever it is for mixing, extrusion, baking and / or graphitization. </w:t>
      </w:r>
    </w:p>
    <w:p w14:paraId="19256393" w14:textId="77777777" w:rsidR="009944BE" w:rsidRPr="00580401" w:rsidRDefault="009944BE" w:rsidP="009944BE">
      <w:pPr>
        <w:pStyle w:val="ITStandard"/>
        <w:rPr>
          <w:lang w:val="en-US"/>
        </w:rPr>
      </w:pPr>
      <w:r w:rsidRPr="00580401">
        <w:rPr>
          <w:lang w:val="en-US"/>
        </w:rPr>
        <w:t>In each of these</w:t>
      </w:r>
      <w:r w:rsidR="003F6412" w:rsidRPr="00580401">
        <w:rPr>
          <w:lang w:val="en-US"/>
        </w:rPr>
        <w:t xml:space="preserve"> </w:t>
      </w:r>
      <w:r w:rsidR="00F15482" w:rsidRPr="00580401">
        <w:rPr>
          <w:lang w:val="en-US"/>
        </w:rPr>
        <w:t xml:space="preserve">12 </w:t>
      </w:r>
      <w:r w:rsidR="003F6412" w:rsidRPr="00580401">
        <w:rPr>
          <w:lang w:val="en-US"/>
        </w:rPr>
        <w:t xml:space="preserve">R&amp;D </w:t>
      </w:r>
      <w:r w:rsidR="002C529C" w:rsidRPr="00580401">
        <w:rPr>
          <w:lang w:val="en-US"/>
        </w:rPr>
        <w:t>loop</w:t>
      </w:r>
      <w:r w:rsidR="00857AF8" w:rsidRPr="00580401">
        <w:rPr>
          <w:lang w:val="en-US"/>
        </w:rPr>
        <w:t>s</w:t>
      </w:r>
      <w:r w:rsidR="002C529C" w:rsidRPr="00580401">
        <w:rPr>
          <w:lang w:val="en-US"/>
        </w:rPr>
        <w:t xml:space="preserve"> </w:t>
      </w:r>
      <w:r w:rsidR="003F6412" w:rsidRPr="00580401">
        <w:rPr>
          <w:lang w:val="en-US"/>
        </w:rPr>
        <w:t>or FID</w:t>
      </w:r>
      <w:r w:rsidRPr="00580401">
        <w:rPr>
          <w:lang w:val="en-US"/>
        </w:rPr>
        <w:t xml:space="preserve"> </w:t>
      </w:r>
      <w:r w:rsidR="002C529C" w:rsidRPr="00580401">
        <w:rPr>
          <w:lang w:val="en-US"/>
        </w:rPr>
        <w:t>loop</w:t>
      </w:r>
      <w:r w:rsidR="00857AF8" w:rsidRPr="00580401">
        <w:rPr>
          <w:lang w:val="en-US"/>
        </w:rPr>
        <w:t>s</w:t>
      </w:r>
      <w:r w:rsidRPr="00580401">
        <w:rPr>
          <w:lang w:val="en-US"/>
        </w:rPr>
        <w:t>, the production batch is divided into different lots of 30 to 50 tons (15 to 25 blocks</w:t>
      </w:r>
      <w:r w:rsidRPr="00580401">
        <w:rPr>
          <w:rStyle w:val="FootnoteReference"/>
          <w:lang w:val="en-US"/>
        </w:rPr>
        <w:footnoteReference w:id="17"/>
      </w:r>
      <w:r w:rsidRPr="00580401">
        <w:rPr>
          <w:lang w:val="en-US"/>
        </w:rPr>
        <w:t xml:space="preserve">) </w:t>
      </w:r>
      <w:r w:rsidR="003F6412" w:rsidRPr="00580401">
        <w:rPr>
          <w:lang w:val="en-US"/>
        </w:rPr>
        <w:t>to reflect either</w:t>
      </w:r>
      <w:r w:rsidRPr="00580401">
        <w:rPr>
          <w:lang w:val="en-US"/>
        </w:rPr>
        <w:t xml:space="preserve"> different </w:t>
      </w:r>
      <w:r w:rsidR="003F6412" w:rsidRPr="00580401">
        <w:rPr>
          <w:lang w:val="en-US"/>
        </w:rPr>
        <w:t>formulation</w:t>
      </w:r>
      <w:r w:rsidR="00857AF8" w:rsidRPr="00580401">
        <w:rPr>
          <w:lang w:val="en-US"/>
        </w:rPr>
        <w:t>s</w:t>
      </w:r>
      <w:r w:rsidR="003F6412" w:rsidRPr="00580401">
        <w:rPr>
          <w:lang w:val="en-US"/>
        </w:rPr>
        <w:t xml:space="preserve">, different </w:t>
      </w:r>
      <w:r w:rsidRPr="00580401">
        <w:rPr>
          <w:lang w:val="en-US"/>
        </w:rPr>
        <w:t xml:space="preserve">process </w:t>
      </w:r>
      <w:r w:rsidR="003F6412" w:rsidRPr="00580401">
        <w:rPr>
          <w:lang w:val="en-US"/>
        </w:rPr>
        <w:t>parameters, different equipment or a combination of these</w:t>
      </w:r>
      <w:r w:rsidRPr="00580401">
        <w:rPr>
          <w:lang w:val="en-US"/>
        </w:rPr>
        <w:t>.</w:t>
      </w:r>
    </w:p>
    <w:p w14:paraId="19256394" w14:textId="77777777" w:rsidR="009944BE" w:rsidRPr="00580401" w:rsidRDefault="009944BE" w:rsidP="009944BE">
      <w:pPr>
        <w:pStyle w:val="ITStandard"/>
        <w:rPr>
          <w:lang w:val="en-US"/>
        </w:rPr>
      </w:pPr>
      <w:r w:rsidRPr="00580401">
        <w:rPr>
          <w:lang w:val="en-US"/>
        </w:rPr>
        <w:t xml:space="preserve">Each trial represents the equivalent of 5 days of production (cleaning installation for trials, preparing for the trials, running trials, cleaning installation to restart). During that time, no </w:t>
      </w:r>
      <w:r w:rsidR="00013288" w:rsidRPr="00580401">
        <w:rPr>
          <w:lang w:val="en-US"/>
        </w:rPr>
        <w:t xml:space="preserve">side </w:t>
      </w:r>
      <w:r w:rsidRPr="00580401">
        <w:rPr>
          <w:lang w:val="en-US"/>
        </w:rPr>
        <w:t xml:space="preserve">production is possible on </w:t>
      </w:r>
      <w:r w:rsidR="00D247E4" w:rsidRPr="00580401">
        <w:rPr>
          <w:lang w:val="en-US"/>
        </w:rPr>
        <w:t xml:space="preserve">Carbone </w:t>
      </w:r>
      <w:proofErr w:type="spellStart"/>
      <w:r w:rsidR="00D247E4" w:rsidRPr="00580401">
        <w:rPr>
          <w:lang w:val="en-US"/>
        </w:rPr>
        <w:t>Savoie’s</w:t>
      </w:r>
      <w:proofErr w:type="spellEnd"/>
      <w:r w:rsidR="00D247E4" w:rsidRPr="00580401">
        <w:rPr>
          <w:lang w:val="en-US"/>
        </w:rPr>
        <w:t xml:space="preserve"> </w:t>
      </w:r>
      <w:r w:rsidRPr="00580401">
        <w:rPr>
          <w:lang w:val="en-US"/>
        </w:rPr>
        <w:t>industrial equipment</w:t>
      </w:r>
      <w:r w:rsidR="00F15482" w:rsidRPr="00580401">
        <w:rPr>
          <w:lang w:val="en-US"/>
        </w:rPr>
        <w:t>.</w:t>
      </w:r>
    </w:p>
    <w:p w14:paraId="19256395" w14:textId="77777777" w:rsidR="00F15482" w:rsidRPr="00580401" w:rsidRDefault="00F15482" w:rsidP="009944BE">
      <w:pPr>
        <w:pStyle w:val="ITStandard"/>
        <w:rPr>
          <w:lang w:val="en-US"/>
        </w:rPr>
      </w:pPr>
    </w:p>
    <w:tbl>
      <w:tblPr>
        <w:tblStyle w:val="TableGrid"/>
        <w:tblW w:w="9955" w:type="dxa"/>
        <w:tblInd w:w="-714" w:type="dxa"/>
        <w:tblLayout w:type="fixed"/>
        <w:tblLook w:val="04A0" w:firstRow="1" w:lastRow="0" w:firstColumn="1" w:lastColumn="0" w:noHBand="0" w:noVBand="1"/>
      </w:tblPr>
      <w:tblGrid>
        <w:gridCol w:w="709"/>
        <w:gridCol w:w="710"/>
        <w:gridCol w:w="850"/>
        <w:gridCol w:w="738"/>
        <w:gridCol w:w="1359"/>
        <w:gridCol w:w="1111"/>
        <w:gridCol w:w="2916"/>
        <w:gridCol w:w="1562"/>
      </w:tblGrid>
      <w:tr w:rsidR="009944BE" w:rsidRPr="00580401" w14:paraId="1925639E" w14:textId="77777777" w:rsidTr="001376B9">
        <w:trPr>
          <w:trHeight w:val="775"/>
          <w:tblHeader/>
        </w:trPr>
        <w:tc>
          <w:tcPr>
            <w:tcW w:w="709" w:type="dxa"/>
            <w:shd w:val="clear" w:color="auto" w:fill="000000" w:themeFill="text1"/>
          </w:tcPr>
          <w:p w14:paraId="19256396"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Loop number</w:t>
            </w:r>
          </w:p>
        </w:tc>
        <w:tc>
          <w:tcPr>
            <w:tcW w:w="710" w:type="dxa"/>
            <w:shd w:val="clear" w:color="auto" w:fill="000000" w:themeFill="text1"/>
          </w:tcPr>
          <w:p w14:paraId="19256397"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Work Plan</w:t>
            </w:r>
            <w:r w:rsidRPr="00580401">
              <w:rPr>
                <w:rStyle w:val="FootnoteReference"/>
                <w:sz w:val="20"/>
                <w:szCs w:val="16"/>
                <w:lang w:val="en-US"/>
              </w:rPr>
              <w:footnoteReference w:id="18"/>
            </w:r>
          </w:p>
        </w:tc>
        <w:tc>
          <w:tcPr>
            <w:tcW w:w="850" w:type="dxa"/>
            <w:shd w:val="clear" w:color="auto" w:fill="000000" w:themeFill="text1"/>
          </w:tcPr>
          <w:p w14:paraId="19256398"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Type of loop</w:t>
            </w:r>
          </w:p>
        </w:tc>
        <w:tc>
          <w:tcPr>
            <w:tcW w:w="738" w:type="dxa"/>
            <w:shd w:val="clear" w:color="auto" w:fill="000000" w:themeFill="text1"/>
          </w:tcPr>
          <w:p w14:paraId="19256399"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Batch size</w:t>
            </w:r>
          </w:p>
        </w:tc>
        <w:tc>
          <w:tcPr>
            <w:tcW w:w="1359" w:type="dxa"/>
            <w:shd w:val="clear" w:color="auto" w:fill="000000" w:themeFill="text1"/>
          </w:tcPr>
          <w:p w14:paraId="1925639A"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Objective of the R&amp;D or FID loop</w:t>
            </w:r>
          </w:p>
        </w:tc>
        <w:tc>
          <w:tcPr>
            <w:tcW w:w="1111" w:type="dxa"/>
            <w:shd w:val="clear" w:color="auto" w:fill="000000" w:themeFill="text1"/>
          </w:tcPr>
          <w:p w14:paraId="1925639B"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Completion target date</w:t>
            </w:r>
          </w:p>
        </w:tc>
        <w:tc>
          <w:tcPr>
            <w:tcW w:w="2916" w:type="dxa"/>
            <w:shd w:val="clear" w:color="auto" w:fill="000000" w:themeFill="text1"/>
          </w:tcPr>
          <w:p w14:paraId="1925639C"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R&amp;D associated with loop</w:t>
            </w:r>
          </w:p>
        </w:tc>
        <w:tc>
          <w:tcPr>
            <w:tcW w:w="1562" w:type="dxa"/>
            <w:shd w:val="clear" w:color="auto" w:fill="000000" w:themeFill="text1"/>
          </w:tcPr>
          <w:p w14:paraId="1925639D" w14:textId="77777777" w:rsidR="009944BE" w:rsidRPr="00580401" w:rsidRDefault="009944BE" w:rsidP="009944BE">
            <w:pPr>
              <w:pStyle w:val="ITStandard"/>
              <w:shd w:val="clear" w:color="auto" w:fill="000000" w:themeFill="text1"/>
              <w:rPr>
                <w:sz w:val="20"/>
                <w:szCs w:val="16"/>
                <w:lang w:val="en-US"/>
              </w:rPr>
            </w:pPr>
            <w:r w:rsidRPr="00580401">
              <w:rPr>
                <w:sz w:val="20"/>
                <w:szCs w:val="16"/>
                <w:lang w:val="en-US"/>
              </w:rPr>
              <w:t xml:space="preserve">KPI associated with the R&amp;D or FID loop </w:t>
            </w:r>
          </w:p>
        </w:tc>
      </w:tr>
      <w:tr w:rsidR="009944BE" w:rsidRPr="00580401" w14:paraId="192563AD" w14:textId="77777777" w:rsidTr="001376B9">
        <w:tc>
          <w:tcPr>
            <w:tcW w:w="709" w:type="dxa"/>
          </w:tcPr>
          <w:p w14:paraId="1925639F" w14:textId="77777777" w:rsidR="009944BE" w:rsidRPr="00580401" w:rsidRDefault="009944BE" w:rsidP="009944BE">
            <w:pPr>
              <w:pStyle w:val="ITStandard"/>
              <w:spacing w:line="276" w:lineRule="auto"/>
              <w:rPr>
                <w:lang w:val="en-US"/>
              </w:rPr>
            </w:pPr>
            <w:r w:rsidRPr="00580401">
              <w:rPr>
                <w:lang w:val="en-US"/>
              </w:rPr>
              <w:t xml:space="preserve">1  </w:t>
            </w:r>
          </w:p>
        </w:tc>
        <w:tc>
          <w:tcPr>
            <w:tcW w:w="710" w:type="dxa"/>
          </w:tcPr>
          <w:p w14:paraId="192563A0" w14:textId="77777777" w:rsidR="009944BE" w:rsidRPr="00580401" w:rsidRDefault="009944BE" w:rsidP="009944BE">
            <w:pPr>
              <w:pStyle w:val="ITStandard"/>
              <w:spacing w:line="276" w:lineRule="auto"/>
              <w:rPr>
                <w:lang w:val="en-US"/>
              </w:rPr>
            </w:pPr>
            <w:r w:rsidRPr="00580401">
              <w:rPr>
                <w:lang w:val="en-US"/>
              </w:rPr>
              <w:t>WP1</w:t>
            </w:r>
          </w:p>
        </w:tc>
        <w:tc>
          <w:tcPr>
            <w:tcW w:w="850" w:type="dxa"/>
          </w:tcPr>
          <w:p w14:paraId="192563A1" w14:textId="77777777" w:rsidR="009944BE" w:rsidRPr="00580401" w:rsidRDefault="009944BE" w:rsidP="009944BE">
            <w:pPr>
              <w:pStyle w:val="ITStandard"/>
              <w:rPr>
                <w:lang w:val="en-US"/>
              </w:rPr>
            </w:pPr>
            <w:r w:rsidRPr="00580401">
              <w:rPr>
                <w:lang w:val="en-US"/>
              </w:rPr>
              <w:t>R&amp;D Valid. Phase</w:t>
            </w:r>
          </w:p>
        </w:tc>
        <w:tc>
          <w:tcPr>
            <w:tcW w:w="738" w:type="dxa"/>
          </w:tcPr>
          <w:p w14:paraId="192563A2" w14:textId="77777777" w:rsidR="009944BE" w:rsidRPr="00580401" w:rsidRDefault="009944BE" w:rsidP="009944BE">
            <w:pPr>
              <w:pStyle w:val="ITStandard"/>
              <w:rPr>
                <w:lang w:val="en-US"/>
              </w:rPr>
            </w:pPr>
            <w:r w:rsidRPr="00580401">
              <w:rPr>
                <w:lang w:val="en-US"/>
              </w:rPr>
              <w:t>150t</w:t>
            </w:r>
          </w:p>
        </w:tc>
        <w:tc>
          <w:tcPr>
            <w:tcW w:w="1359" w:type="dxa"/>
          </w:tcPr>
          <w:p w14:paraId="192563A3" w14:textId="77777777" w:rsidR="009944BE" w:rsidRPr="00580401" w:rsidRDefault="009944BE" w:rsidP="009944BE">
            <w:pPr>
              <w:pStyle w:val="ITStandard"/>
              <w:spacing w:line="276" w:lineRule="auto"/>
              <w:rPr>
                <w:lang w:val="en-US"/>
              </w:rPr>
            </w:pPr>
            <w:r w:rsidRPr="00580401">
              <w:rPr>
                <w:lang w:val="en-US"/>
              </w:rPr>
              <w:t>Impact of the Raw Materials on advanced Materials: innovation linked with the production process of blocks based on new types of materials including type of cokes, binder and additives</w:t>
            </w:r>
          </w:p>
        </w:tc>
        <w:tc>
          <w:tcPr>
            <w:tcW w:w="1111" w:type="dxa"/>
          </w:tcPr>
          <w:p w14:paraId="192563A4" w14:textId="77777777" w:rsidR="009944BE" w:rsidRPr="00580401" w:rsidRDefault="009944BE" w:rsidP="00440CCB">
            <w:pPr>
              <w:pStyle w:val="ITStandard"/>
              <w:spacing w:line="276" w:lineRule="auto"/>
              <w:rPr>
                <w:lang w:val="en-US"/>
              </w:rPr>
            </w:pPr>
            <w:r w:rsidRPr="00580401">
              <w:rPr>
                <w:lang w:val="en-US"/>
              </w:rPr>
              <w:t>Q</w:t>
            </w:r>
            <w:r w:rsidR="00440CCB" w:rsidRPr="00580401">
              <w:rPr>
                <w:lang w:val="en-US"/>
              </w:rPr>
              <w:t>2</w:t>
            </w:r>
            <w:r w:rsidRPr="00580401">
              <w:rPr>
                <w:lang w:val="en-US"/>
              </w:rPr>
              <w:t xml:space="preserve"> 2019</w:t>
            </w:r>
          </w:p>
        </w:tc>
        <w:tc>
          <w:tcPr>
            <w:tcW w:w="2916" w:type="dxa"/>
          </w:tcPr>
          <w:p w14:paraId="192563A5" w14:textId="77777777" w:rsidR="009944BE" w:rsidRPr="00580401" w:rsidRDefault="009944BE" w:rsidP="009944BE">
            <w:pPr>
              <w:pStyle w:val="ITStandard"/>
              <w:spacing w:line="276" w:lineRule="auto"/>
              <w:rPr>
                <w:lang w:val="en-US"/>
              </w:rPr>
            </w:pPr>
            <w:r w:rsidRPr="00580401">
              <w:rPr>
                <w:lang w:val="en-US"/>
              </w:rPr>
              <w:t xml:space="preserve">As the recipes are brand new for an extruded graphite blocks process </w:t>
            </w:r>
            <w:r w:rsidR="00786E31" w:rsidRPr="00580401">
              <w:rPr>
                <w:lang w:val="en-US"/>
              </w:rPr>
              <w:t xml:space="preserve">Carbone </w:t>
            </w:r>
            <w:proofErr w:type="spellStart"/>
            <w:r w:rsidR="00786E31" w:rsidRPr="00580401">
              <w:rPr>
                <w:lang w:val="en-US"/>
              </w:rPr>
              <w:t>Savoie</w:t>
            </w:r>
            <w:proofErr w:type="spellEnd"/>
            <w:r w:rsidR="00786E31" w:rsidRPr="00580401">
              <w:rPr>
                <w:lang w:val="en-US"/>
              </w:rPr>
              <w:t xml:space="preserve"> has </w:t>
            </w:r>
            <w:r w:rsidRPr="00580401">
              <w:rPr>
                <w:lang w:val="en-US"/>
              </w:rPr>
              <w:t>to quantify the impact of this innovative recipe defined at R&amp;D&amp;I scale on the industrial performances (scrap, energy, yield).</w:t>
            </w:r>
          </w:p>
          <w:p w14:paraId="192563A6" w14:textId="77777777" w:rsidR="009944BE" w:rsidRPr="00580401" w:rsidRDefault="009944BE" w:rsidP="009944BE">
            <w:pPr>
              <w:pStyle w:val="ITStandard"/>
              <w:spacing w:line="276" w:lineRule="auto"/>
              <w:rPr>
                <w:lang w:val="en-US"/>
              </w:rPr>
            </w:pPr>
            <w:r w:rsidRPr="00580401">
              <w:rPr>
                <w:lang w:val="en-US"/>
              </w:rPr>
              <w:t xml:space="preserve">The target is so to quantify the scale effect with the recipe chosen </w:t>
            </w:r>
          </w:p>
          <w:p w14:paraId="192563A7" w14:textId="77777777" w:rsidR="009944BE" w:rsidRPr="00580401" w:rsidRDefault="00786E31" w:rsidP="009944BE">
            <w:pPr>
              <w:pStyle w:val="ITStandard"/>
              <w:spacing w:line="276" w:lineRule="auto"/>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has </w:t>
            </w:r>
            <w:r w:rsidR="009944BE" w:rsidRPr="00580401">
              <w:rPr>
                <w:lang w:val="en-US"/>
              </w:rPr>
              <w:t xml:space="preserve">to make the comparison with pilot results mainly regarding final properties. </w:t>
            </w:r>
          </w:p>
          <w:p w14:paraId="192563A8" w14:textId="77777777" w:rsidR="009944BE" w:rsidRPr="00580401" w:rsidRDefault="009944BE" w:rsidP="009944BE">
            <w:pPr>
              <w:pStyle w:val="ITStandard"/>
              <w:spacing w:line="276" w:lineRule="auto"/>
              <w:rPr>
                <w:lang w:val="en-US"/>
              </w:rPr>
            </w:pPr>
            <w:r w:rsidRPr="00580401">
              <w:rPr>
                <w:lang w:val="en-US"/>
              </w:rPr>
              <w:t xml:space="preserve">The first results on process and product will allow to go back to R&amp;D&amp;I. Based on </w:t>
            </w:r>
            <w:r w:rsidR="00786E31" w:rsidRPr="00580401">
              <w:rPr>
                <w:lang w:val="en-US"/>
              </w:rPr>
              <w:t xml:space="preserve">its </w:t>
            </w:r>
            <w:r w:rsidRPr="00580401">
              <w:rPr>
                <w:lang w:val="en-US"/>
              </w:rPr>
              <w:t xml:space="preserve">first R&amp;D&amp;I </w:t>
            </w:r>
            <w:r w:rsidR="00786E31" w:rsidRPr="00580401">
              <w:rPr>
                <w:lang w:val="en-US"/>
              </w:rPr>
              <w:t xml:space="preserve">Carbone </w:t>
            </w:r>
            <w:proofErr w:type="spellStart"/>
            <w:r w:rsidR="00786E31" w:rsidRPr="00580401">
              <w:rPr>
                <w:lang w:val="en-US"/>
              </w:rPr>
              <w:t>Savoie</w:t>
            </w:r>
            <w:proofErr w:type="spellEnd"/>
            <w:r w:rsidR="00786E31" w:rsidRPr="00580401">
              <w:rPr>
                <w:lang w:val="en-US"/>
              </w:rPr>
              <w:t xml:space="preserve"> is</w:t>
            </w:r>
            <w:r w:rsidRPr="00580401">
              <w:rPr>
                <w:lang w:val="en-US"/>
              </w:rPr>
              <w:t xml:space="preserve"> able to adjust / fine tune the recipe regarding: quantities, types and may be choices of the different compounds.</w:t>
            </w:r>
          </w:p>
        </w:tc>
        <w:tc>
          <w:tcPr>
            <w:tcW w:w="1562" w:type="dxa"/>
          </w:tcPr>
          <w:p w14:paraId="192563A9"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3AA" w14:textId="77777777" w:rsidR="009944BE" w:rsidRPr="00580401" w:rsidRDefault="009944BE" w:rsidP="009944BE">
            <w:pPr>
              <w:pStyle w:val="ITStandard"/>
              <w:spacing w:line="276" w:lineRule="auto"/>
              <w:rPr>
                <w:lang w:val="en-US"/>
              </w:rPr>
            </w:pPr>
            <w:r w:rsidRPr="00580401">
              <w:rPr>
                <w:lang w:val="en-US"/>
              </w:rPr>
              <w:t>Purity, crystallinity</w:t>
            </w:r>
          </w:p>
          <w:p w14:paraId="192563AB" w14:textId="77777777" w:rsidR="009944BE" w:rsidRPr="00580401" w:rsidRDefault="009944BE" w:rsidP="009944BE">
            <w:pPr>
              <w:pStyle w:val="ITStandard"/>
              <w:spacing w:line="276" w:lineRule="auto"/>
              <w:rPr>
                <w:lang w:val="en-US"/>
              </w:rPr>
            </w:pPr>
            <w:r w:rsidRPr="00580401">
              <w:rPr>
                <w:lang w:val="en-US"/>
              </w:rPr>
              <w:t>Cell performance</w:t>
            </w:r>
          </w:p>
          <w:p w14:paraId="192563AC" w14:textId="77777777" w:rsidR="009944BE" w:rsidRPr="00580401" w:rsidRDefault="009944BE" w:rsidP="009944BE">
            <w:pPr>
              <w:pStyle w:val="ITStandard"/>
              <w:spacing w:line="276" w:lineRule="auto"/>
              <w:rPr>
                <w:lang w:val="en-US"/>
              </w:rPr>
            </w:pPr>
          </w:p>
        </w:tc>
      </w:tr>
      <w:tr w:rsidR="009944BE" w:rsidRPr="00580401" w14:paraId="192563B9" w14:textId="77777777" w:rsidTr="001376B9">
        <w:tc>
          <w:tcPr>
            <w:tcW w:w="709" w:type="dxa"/>
          </w:tcPr>
          <w:p w14:paraId="192563AE" w14:textId="77777777" w:rsidR="009944BE" w:rsidRPr="00580401" w:rsidRDefault="009944BE" w:rsidP="009944BE">
            <w:pPr>
              <w:pStyle w:val="ITStandard"/>
              <w:spacing w:line="276" w:lineRule="auto"/>
              <w:rPr>
                <w:lang w:val="en-US"/>
              </w:rPr>
            </w:pPr>
            <w:r w:rsidRPr="00580401">
              <w:rPr>
                <w:lang w:val="en-US"/>
              </w:rPr>
              <w:t xml:space="preserve">2 </w:t>
            </w:r>
          </w:p>
        </w:tc>
        <w:tc>
          <w:tcPr>
            <w:tcW w:w="710" w:type="dxa"/>
          </w:tcPr>
          <w:p w14:paraId="192563AF" w14:textId="77777777" w:rsidR="009944BE" w:rsidRPr="00580401" w:rsidRDefault="009944BE" w:rsidP="009944BE">
            <w:pPr>
              <w:pStyle w:val="ITStandard"/>
              <w:spacing w:line="276" w:lineRule="auto"/>
              <w:rPr>
                <w:lang w:val="en-US"/>
              </w:rPr>
            </w:pPr>
            <w:r w:rsidRPr="00580401">
              <w:rPr>
                <w:lang w:val="en-US"/>
              </w:rPr>
              <w:t>WP1</w:t>
            </w:r>
          </w:p>
        </w:tc>
        <w:tc>
          <w:tcPr>
            <w:tcW w:w="850" w:type="dxa"/>
          </w:tcPr>
          <w:p w14:paraId="192563B0" w14:textId="77777777" w:rsidR="009944BE" w:rsidRPr="00580401" w:rsidRDefault="009944BE" w:rsidP="009944BE">
            <w:pPr>
              <w:pStyle w:val="ITStandard"/>
              <w:rPr>
                <w:lang w:val="en-US"/>
              </w:rPr>
            </w:pPr>
            <w:r w:rsidRPr="00580401">
              <w:rPr>
                <w:lang w:val="en-US"/>
              </w:rPr>
              <w:t>R&amp;D Valid</w:t>
            </w:r>
            <w:r w:rsidR="00B11716" w:rsidRPr="00580401">
              <w:rPr>
                <w:lang w:val="en-US"/>
              </w:rPr>
              <w:t>°</w:t>
            </w:r>
            <w:r w:rsidRPr="00580401">
              <w:rPr>
                <w:lang w:val="en-US"/>
              </w:rPr>
              <w:t xml:space="preserve"> Phase</w:t>
            </w:r>
          </w:p>
        </w:tc>
        <w:tc>
          <w:tcPr>
            <w:tcW w:w="738" w:type="dxa"/>
          </w:tcPr>
          <w:p w14:paraId="192563B1" w14:textId="77777777" w:rsidR="009944BE" w:rsidRPr="00580401" w:rsidRDefault="009944BE" w:rsidP="009944BE">
            <w:pPr>
              <w:pStyle w:val="ITStandard"/>
              <w:rPr>
                <w:lang w:val="en-US"/>
              </w:rPr>
            </w:pPr>
            <w:r w:rsidRPr="00580401">
              <w:rPr>
                <w:lang w:val="en-US"/>
              </w:rPr>
              <w:t>150t</w:t>
            </w:r>
          </w:p>
        </w:tc>
        <w:tc>
          <w:tcPr>
            <w:tcW w:w="1359" w:type="dxa"/>
          </w:tcPr>
          <w:p w14:paraId="192563B2" w14:textId="77777777" w:rsidR="009944BE" w:rsidRPr="00580401" w:rsidRDefault="009944BE" w:rsidP="009944BE">
            <w:pPr>
              <w:pStyle w:val="ITStandard"/>
              <w:spacing w:line="276" w:lineRule="auto"/>
              <w:rPr>
                <w:lang w:val="en-US"/>
              </w:rPr>
            </w:pPr>
            <w:r w:rsidRPr="00580401">
              <w:rPr>
                <w:lang w:val="en-US"/>
              </w:rPr>
              <w:t>Adjustment of the recipe and green</w:t>
            </w:r>
            <w:r w:rsidR="00440CCB" w:rsidRPr="00580401">
              <w:rPr>
                <w:lang w:val="en-US"/>
              </w:rPr>
              <w:t xml:space="preserve"> (crude)</w:t>
            </w:r>
            <w:r w:rsidRPr="00580401">
              <w:rPr>
                <w:lang w:val="en-US"/>
              </w:rPr>
              <w:t xml:space="preserve"> process for the type of cokes, binder and additives</w:t>
            </w:r>
          </w:p>
        </w:tc>
        <w:tc>
          <w:tcPr>
            <w:tcW w:w="1111" w:type="dxa"/>
          </w:tcPr>
          <w:p w14:paraId="192563B3" w14:textId="77777777" w:rsidR="009944BE" w:rsidRPr="00580401" w:rsidRDefault="009944BE" w:rsidP="00440CCB">
            <w:pPr>
              <w:pStyle w:val="ITStandard"/>
              <w:spacing w:line="276" w:lineRule="auto"/>
              <w:rPr>
                <w:lang w:val="en-US"/>
              </w:rPr>
            </w:pPr>
            <w:r w:rsidRPr="00580401">
              <w:rPr>
                <w:lang w:val="en-US"/>
              </w:rPr>
              <w:t>Q</w:t>
            </w:r>
            <w:r w:rsidR="00440CCB" w:rsidRPr="00580401">
              <w:rPr>
                <w:lang w:val="en-US"/>
              </w:rPr>
              <w:t>3</w:t>
            </w:r>
            <w:r w:rsidRPr="00580401">
              <w:rPr>
                <w:lang w:val="en-US"/>
              </w:rPr>
              <w:t xml:space="preserve"> 2019</w:t>
            </w:r>
          </w:p>
        </w:tc>
        <w:tc>
          <w:tcPr>
            <w:tcW w:w="2916" w:type="dxa"/>
          </w:tcPr>
          <w:p w14:paraId="192563B4" w14:textId="77777777" w:rsidR="009944BE" w:rsidRPr="00580401" w:rsidRDefault="009944BE" w:rsidP="00440CCB">
            <w:pPr>
              <w:pStyle w:val="ITStandard"/>
              <w:spacing w:line="276" w:lineRule="auto"/>
              <w:rPr>
                <w:lang w:val="en-US"/>
              </w:rPr>
            </w:pPr>
            <w:r w:rsidRPr="00580401">
              <w:rPr>
                <w:lang w:val="en-US"/>
              </w:rPr>
              <w:t xml:space="preserve">From the results got on the first trial and the adjustments defined during the R&amp;D&amp;I associated </w:t>
            </w:r>
            <w:r w:rsidR="00786E31" w:rsidRPr="00580401">
              <w:rPr>
                <w:lang w:val="en-US"/>
              </w:rPr>
              <w:t xml:space="preserve">Carbone </w:t>
            </w:r>
            <w:proofErr w:type="spellStart"/>
            <w:r w:rsidR="00786E31" w:rsidRPr="00580401">
              <w:rPr>
                <w:lang w:val="en-US"/>
              </w:rPr>
              <w:t>Savoie</w:t>
            </w:r>
            <w:proofErr w:type="spellEnd"/>
            <w:r w:rsidR="00786E31" w:rsidRPr="00580401">
              <w:rPr>
                <w:lang w:val="en-US"/>
              </w:rPr>
              <w:t xml:space="preserve"> </w:t>
            </w:r>
            <w:r w:rsidRPr="00580401">
              <w:rPr>
                <w:lang w:val="en-US"/>
              </w:rPr>
              <w:t>ha</w:t>
            </w:r>
            <w:r w:rsidR="00786E31" w:rsidRPr="00580401">
              <w:rPr>
                <w:lang w:val="en-US"/>
              </w:rPr>
              <w:t>s</w:t>
            </w:r>
            <w:r w:rsidRPr="00580401">
              <w:rPr>
                <w:lang w:val="en-US"/>
              </w:rPr>
              <w:t xml:space="preserve"> to confirm with a second </w:t>
            </w:r>
            <w:r w:rsidR="000D305E" w:rsidRPr="00580401">
              <w:rPr>
                <w:lang w:val="en-US"/>
              </w:rPr>
              <w:t xml:space="preserve">R&amp;D validation phase </w:t>
            </w:r>
            <w:r w:rsidRPr="00580401">
              <w:rPr>
                <w:lang w:val="en-US"/>
              </w:rPr>
              <w:t>trial</w:t>
            </w:r>
          </w:p>
        </w:tc>
        <w:tc>
          <w:tcPr>
            <w:tcW w:w="1562" w:type="dxa"/>
          </w:tcPr>
          <w:p w14:paraId="192563B5"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3B6" w14:textId="77777777" w:rsidR="009944BE" w:rsidRPr="00580401" w:rsidRDefault="009944BE" w:rsidP="009944BE">
            <w:pPr>
              <w:pStyle w:val="ITStandard"/>
              <w:spacing w:line="276" w:lineRule="auto"/>
              <w:rPr>
                <w:lang w:val="en-US"/>
              </w:rPr>
            </w:pPr>
            <w:r w:rsidRPr="00580401">
              <w:rPr>
                <w:lang w:val="en-US"/>
              </w:rPr>
              <w:t>Purity, crystallinity</w:t>
            </w:r>
          </w:p>
          <w:p w14:paraId="192563B7" w14:textId="77777777" w:rsidR="009944BE" w:rsidRPr="00580401" w:rsidRDefault="009944BE" w:rsidP="009944BE">
            <w:pPr>
              <w:pStyle w:val="ITStandard"/>
              <w:spacing w:line="276" w:lineRule="auto"/>
              <w:rPr>
                <w:lang w:val="en-US"/>
              </w:rPr>
            </w:pPr>
            <w:r w:rsidRPr="00580401">
              <w:rPr>
                <w:lang w:val="en-US"/>
              </w:rPr>
              <w:t>Cell performance</w:t>
            </w:r>
          </w:p>
          <w:p w14:paraId="192563B8" w14:textId="77777777" w:rsidR="009944BE" w:rsidRPr="00580401" w:rsidRDefault="009944BE" w:rsidP="009944BE">
            <w:pPr>
              <w:pStyle w:val="ITStandard"/>
              <w:spacing w:line="276" w:lineRule="auto"/>
              <w:rPr>
                <w:lang w:val="en-US"/>
              </w:rPr>
            </w:pPr>
          </w:p>
        </w:tc>
      </w:tr>
      <w:tr w:rsidR="009944BE" w:rsidRPr="00580401" w14:paraId="192563C8" w14:textId="77777777" w:rsidTr="001376B9">
        <w:tc>
          <w:tcPr>
            <w:tcW w:w="709" w:type="dxa"/>
          </w:tcPr>
          <w:p w14:paraId="192563BA" w14:textId="77777777" w:rsidR="009944BE" w:rsidRPr="00580401" w:rsidRDefault="009944BE" w:rsidP="009944BE">
            <w:pPr>
              <w:pStyle w:val="ITStandard"/>
              <w:spacing w:line="276" w:lineRule="auto"/>
              <w:rPr>
                <w:lang w:val="en-US"/>
              </w:rPr>
            </w:pPr>
            <w:r w:rsidRPr="00580401">
              <w:rPr>
                <w:lang w:val="en-US"/>
              </w:rPr>
              <w:lastRenderedPageBreak/>
              <w:t>3</w:t>
            </w:r>
          </w:p>
        </w:tc>
        <w:tc>
          <w:tcPr>
            <w:tcW w:w="710" w:type="dxa"/>
          </w:tcPr>
          <w:p w14:paraId="192563BB" w14:textId="77777777" w:rsidR="009944BE" w:rsidRPr="00580401" w:rsidRDefault="009944BE" w:rsidP="009944BE">
            <w:pPr>
              <w:pStyle w:val="ITStandard"/>
              <w:spacing w:line="276" w:lineRule="auto"/>
              <w:rPr>
                <w:lang w:val="en-US"/>
              </w:rPr>
            </w:pPr>
            <w:r w:rsidRPr="00580401">
              <w:rPr>
                <w:lang w:val="en-US"/>
              </w:rPr>
              <w:t>WP1</w:t>
            </w:r>
          </w:p>
        </w:tc>
        <w:tc>
          <w:tcPr>
            <w:tcW w:w="850" w:type="dxa"/>
          </w:tcPr>
          <w:p w14:paraId="192563BC" w14:textId="77777777" w:rsidR="009944BE" w:rsidRPr="00580401" w:rsidRDefault="009944BE" w:rsidP="009944BE">
            <w:pPr>
              <w:pStyle w:val="ITStandard"/>
              <w:rPr>
                <w:lang w:val="en-US"/>
              </w:rPr>
            </w:pPr>
            <w:r w:rsidRPr="00580401">
              <w:rPr>
                <w:lang w:val="en-US"/>
              </w:rPr>
              <w:t>R&amp;D Valid. Phase</w:t>
            </w:r>
          </w:p>
        </w:tc>
        <w:tc>
          <w:tcPr>
            <w:tcW w:w="738" w:type="dxa"/>
          </w:tcPr>
          <w:p w14:paraId="192563BD" w14:textId="77777777" w:rsidR="009944BE" w:rsidRPr="00580401" w:rsidRDefault="009944BE" w:rsidP="009944BE">
            <w:pPr>
              <w:pStyle w:val="ITStandard"/>
              <w:rPr>
                <w:lang w:val="en-US"/>
              </w:rPr>
            </w:pPr>
            <w:r w:rsidRPr="00580401">
              <w:rPr>
                <w:lang w:val="en-US"/>
              </w:rPr>
              <w:t>150t</w:t>
            </w:r>
          </w:p>
        </w:tc>
        <w:tc>
          <w:tcPr>
            <w:tcW w:w="1359" w:type="dxa"/>
          </w:tcPr>
          <w:p w14:paraId="192563BE" w14:textId="77777777" w:rsidR="009944BE" w:rsidRPr="00580401" w:rsidRDefault="009944BE" w:rsidP="009944BE">
            <w:pPr>
              <w:pStyle w:val="ITStandard"/>
              <w:spacing w:line="276" w:lineRule="auto"/>
              <w:rPr>
                <w:lang w:val="en-US"/>
              </w:rPr>
            </w:pPr>
            <w:r w:rsidRPr="00580401">
              <w:rPr>
                <w:lang w:val="en-US"/>
              </w:rPr>
              <w:t>Impact of the Raw Materials on advanced Materials: innovation linked with the production process of blocks based on new granulometries</w:t>
            </w:r>
          </w:p>
        </w:tc>
        <w:tc>
          <w:tcPr>
            <w:tcW w:w="1111" w:type="dxa"/>
          </w:tcPr>
          <w:p w14:paraId="192563BF" w14:textId="77777777" w:rsidR="009944BE" w:rsidRPr="00580401" w:rsidRDefault="009944BE" w:rsidP="00BD5601">
            <w:pPr>
              <w:pStyle w:val="ITStandard"/>
              <w:spacing w:line="276" w:lineRule="auto"/>
              <w:rPr>
                <w:lang w:val="en-US"/>
              </w:rPr>
            </w:pPr>
            <w:r w:rsidRPr="00580401">
              <w:rPr>
                <w:lang w:val="en-US"/>
              </w:rPr>
              <w:t>Q</w:t>
            </w:r>
            <w:r w:rsidR="00BD5601" w:rsidRPr="00580401">
              <w:rPr>
                <w:lang w:val="en-US"/>
              </w:rPr>
              <w:t>4</w:t>
            </w:r>
            <w:r w:rsidRPr="00580401">
              <w:rPr>
                <w:lang w:val="en-US"/>
              </w:rPr>
              <w:t xml:space="preserve"> 20</w:t>
            </w:r>
            <w:r w:rsidR="00BD5601" w:rsidRPr="00580401">
              <w:rPr>
                <w:lang w:val="en-US"/>
              </w:rPr>
              <w:t>19</w:t>
            </w:r>
          </w:p>
        </w:tc>
        <w:tc>
          <w:tcPr>
            <w:tcW w:w="2916" w:type="dxa"/>
          </w:tcPr>
          <w:p w14:paraId="192563C0" w14:textId="77777777" w:rsidR="009944BE" w:rsidRPr="00580401" w:rsidRDefault="009944BE" w:rsidP="009944BE">
            <w:pPr>
              <w:pStyle w:val="ITStandard"/>
              <w:spacing w:line="276" w:lineRule="auto"/>
              <w:rPr>
                <w:lang w:val="en-US"/>
              </w:rPr>
            </w:pPr>
            <w:r w:rsidRPr="00580401">
              <w:rPr>
                <w:lang w:val="en-US"/>
              </w:rPr>
              <w:t xml:space="preserve">The granulometry and the binder content associated with will be very innovative for a usual graphite block extrusion/baking/graphitization process </w:t>
            </w:r>
          </w:p>
          <w:p w14:paraId="192563C1" w14:textId="77777777" w:rsidR="009944BE" w:rsidRPr="00580401" w:rsidRDefault="00B11716" w:rsidP="009944BE">
            <w:pPr>
              <w:pStyle w:val="ITStandard"/>
              <w:spacing w:line="276" w:lineRule="auto"/>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t>
            </w:r>
            <w:r w:rsidR="009944BE" w:rsidRPr="00580401">
              <w:rPr>
                <w:lang w:val="en-US"/>
              </w:rPr>
              <w:t>ha</w:t>
            </w:r>
            <w:r w:rsidRPr="00580401">
              <w:rPr>
                <w:lang w:val="en-US"/>
              </w:rPr>
              <w:t>s</w:t>
            </w:r>
            <w:r w:rsidR="009944BE" w:rsidRPr="00580401">
              <w:rPr>
                <w:lang w:val="en-US"/>
              </w:rPr>
              <w:t xml:space="preserve"> to make the comparison with pilot results mainly regarding final properties. </w:t>
            </w:r>
          </w:p>
          <w:p w14:paraId="192563C2" w14:textId="77777777" w:rsidR="009944BE" w:rsidRPr="00580401" w:rsidRDefault="009944BE" w:rsidP="009944BE">
            <w:pPr>
              <w:pStyle w:val="ITStandard"/>
              <w:spacing w:line="276" w:lineRule="auto"/>
              <w:rPr>
                <w:lang w:val="en-US"/>
              </w:rPr>
            </w:pPr>
            <w:r w:rsidRPr="00580401">
              <w:rPr>
                <w:lang w:val="en-US"/>
              </w:rPr>
              <w:t xml:space="preserve">So the target is to quantify the scale effect </w:t>
            </w:r>
          </w:p>
        </w:tc>
        <w:tc>
          <w:tcPr>
            <w:tcW w:w="1562" w:type="dxa"/>
          </w:tcPr>
          <w:p w14:paraId="192563C3"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3C4" w14:textId="77777777" w:rsidR="009944BE" w:rsidRPr="00580401" w:rsidRDefault="009944BE" w:rsidP="009944BE">
            <w:pPr>
              <w:pStyle w:val="ITStandard"/>
              <w:spacing w:line="276" w:lineRule="auto"/>
              <w:rPr>
                <w:lang w:val="en-US"/>
              </w:rPr>
            </w:pPr>
            <w:r w:rsidRPr="00580401">
              <w:rPr>
                <w:lang w:val="en-US"/>
              </w:rPr>
              <w:t>Hardness / grindability</w:t>
            </w:r>
          </w:p>
          <w:p w14:paraId="192563C5" w14:textId="77777777" w:rsidR="009944BE" w:rsidRPr="00580401" w:rsidRDefault="009944BE" w:rsidP="009944BE">
            <w:pPr>
              <w:pStyle w:val="ITStandard"/>
              <w:spacing w:line="276" w:lineRule="auto"/>
              <w:rPr>
                <w:lang w:val="en-US"/>
              </w:rPr>
            </w:pPr>
            <w:r w:rsidRPr="00580401">
              <w:rPr>
                <w:lang w:val="en-US"/>
              </w:rPr>
              <w:t>Purity, crystallinity</w:t>
            </w:r>
          </w:p>
          <w:p w14:paraId="192563C6" w14:textId="77777777" w:rsidR="009944BE" w:rsidRPr="00580401" w:rsidRDefault="009944BE" w:rsidP="009944BE">
            <w:pPr>
              <w:pStyle w:val="ITStandard"/>
              <w:spacing w:line="276" w:lineRule="auto"/>
              <w:rPr>
                <w:lang w:val="en-US"/>
              </w:rPr>
            </w:pPr>
            <w:r w:rsidRPr="00580401">
              <w:rPr>
                <w:lang w:val="en-US"/>
              </w:rPr>
              <w:t>Cell performance</w:t>
            </w:r>
          </w:p>
          <w:p w14:paraId="192563C7" w14:textId="77777777" w:rsidR="009944BE" w:rsidRPr="00580401" w:rsidRDefault="009944BE" w:rsidP="009944BE">
            <w:pPr>
              <w:pStyle w:val="ITStandard"/>
              <w:spacing w:line="276" w:lineRule="auto"/>
              <w:rPr>
                <w:lang w:val="en-US"/>
              </w:rPr>
            </w:pPr>
          </w:p>
        </w:tc>
      </w:tr>
      <w:tr w:rsidR="009944BE" w:rsidRPr="00580401" w14:paraId="192563D4" w14:textId="77777777" w:rsidTr="001376B9">
        <w:tc>
          <w:tcPr>
            <w:tcW w:w="709" w:type="dxa"/>
          </w:tcPr>
          <w:p w14:paraId="192563C9" w14:textId="77777777" w:rsidR="009944BE" w:rsidRPr="00580401" w:rsidRDefault="009944BE" w:rsidP="009944BE">
            <w:pPr>
              <w:pStyle w:val="ITStandard"/>
              <w:spacing w:line="276" w:lineRule="auto"/>
              <w:rPr>
                <w:lang w:val="en-US"/>
              </w:rPr>
            </w:pPr>
            <w:r w:rsidRPr="00580401">
              <w:rPr>
                <w:lang w:val="en-US"/>
              </w:rPr>
              <w:t>4</w:t>
            </w:r>
          </w:p>
        </w:tc>
        <w:tc>
          <w:tcPr>
            <w:tcW w:w="710" w:type="dxa"/>
          </w:tcPr>
          <w:p w14:paraId="192563CA" w14:textId="77777777" w:rsidR="009944BE" w:rsidRPr="00580401" w:rsidRDefault="009944BE" w:rsidP="009944BE">
            <w:pPr>
              <w:pStyle w:val="ITStandard"/>
              <w:spacing w:line="276" w:lineRule="auto"/>
              <w:rPr>
                <w:lang w:val="en-US"/>
              </w:rPr>
            </w:pPr>
            <w:r w:rsidRPr="00580401">
              <w:rPr>
                <w:lang w:val="en-US"/>
              </w:rPr>
              <w:t>WP1</w:t>
            </w:r>
          </w:p>
        </w:tc>
        <w:tc>
          <w:tcPr>
            <w:tcW w:w="850" w:type="dxa"/>
          </w:tcPr>
          <w:p w14:paraId="192563CB" w14:textId="77777777" w:rsidR="009944BE" w:rsidRPr="00580401" w:rsidRDefault="009944BE" w:rsidP="009944BE">
            <w:pPr>
              <w:pStyle w:val="ITStandard"/>
              <w:rPr>
                <w:lang w:val="en-US"/>
              </w:rPr>
            </w:pPr>
            <w:r w:rsidRPr="00580401">
              <w:rPr>
                <w:lang w:val="en-US"/>
              </w:rPr>
              <w:t>R&amp;D Valid. Phase</w:t>
            </w:r>
          </w:p>
        </w:tc>
        <w:tc>
          <w:tcPr>
            <w:tcW w:w="738" w:type="dxa"/>
          </w:tcPr>
          <w:p w14:paraId="192563CC" w14:textId="77777777" w:rsidR="009944BE" w:rsidRPr="00580401" w:rsidRDefault="009944BE" w:rsidP="009944BE">
            <w:pPr>
              <w:pStyle w:val="ITStandard"/>
              <w:rPr>
                <w:lang w:val="en-US"/>
              </w:rPr>
            </w:pPr>
            <w:r w:rsidRPr="00580401">
              <w:rPr>
                <w:lang w:val="en-US"/>
              </w:rPr>
              <w:t>150t</w:t>
            </w:r>
          </w:p>
        </w:tc>
        <w:tc>
          <w:tcPr>
            <w:tcW w:w="1359" w:type="dxa"/>
          </w:tcPr>
          <w:p w14:paraId="192563CD" w14:textId="77777777" w:rsidR="009944BE" w:rsidRPr="00580401" w:rsidRDefault="009944BE" w:rsidP="009944BE">
            <w:pPr>
              <w:pStyle w:val="ITStandard"/>
              <w:spacing w:line="276" w:lineRule="auto"/>
              <w:rPr>
                <w:lang w:val="en-US"/>
              </w:rPr>
            </w:pPr>
            <w:r w:rsidRPr="00580401">
              <w:rPr>
                <w:lang w:val="en-US"/>
              </w:rPr>
              <w:t>Impact of the Raw Materials on advanced Materials: innovation linked with the production process of blocks with innovative additives</w:t>
            </w:r>
          </w:p>
        </w:tc>
        <w:tc>
          <w:tcPr>
            <w:tcW w:w="1111" w:type="dxa"/>
          </w:tcPr>
          <w:p w14:paraId="192563CE" w14:textId="77777777" w:rsidR="009944BE" w:rsidRPr="00580401" w:rsidRDefault="009944BE" w:rsidP="00BD5601">
            <w:pPr>
              <w:pStyle w:val="ITStandard"/>
              <w:spacing w:line="276" w:lineRule="auto"/>
              <w:rPr>
                <w:lang w:val="en-US"/>
              </w:rPr>
            </w:pPr>
            <w:r w:rsidRPr="00580401">
              <w:rPr>
                <w:lang w:val="en-US"/>
              </w:rPr>
              <w:t>Q</w:t>
            </w:r>
            <w:r w:rsidR="00BD5601" w:rsidRPr="00580401">
              <w:rPr>
                <w:lang w:val="en-US"/>
              </w:rPr>
              <w:t>1</w:t>
            </w:r>
            <w:r w:rsidRPr="00580401">
              <w:rPr>
                <w:lang w:val="en-US"/>
              </w:rPr>
              <w:t xml:space="preserve"> 2020</w:t>
            </w:r>
          </w:p>
        </w:tc>
        <w:tc>
          <w:tcPr>
            <w:tcW w:w="2916" w:type="dxa"/>
          </w:tcPr>
          <w:p w14:paraId="192563CF" w14:textId="77777777" w:rsidR="009944BE" w:rsidRPr="00580401" w:rsidRDefault="009944BE" w:rsidP="009944BE">
            <w:pPr>
              <w:pStyle w:val="ITStandard"/>
              <w:spacing w:line="276" w:lineRule="auto"/>
              <w:rPr>
                <w:lang w:val="en-US"/>
              </w:rPr>
            </w:pPr>
            <w:r w:rsidRPr="00580401">
              <w:rPr>
                <w:lang w:val="en-US"/>
              </w:rPr>
              <w:t>The additive that has been chosen has to be tested at a large scale to validate that the dispersion is well mastered and that the reactions during baking and graphitization are realized till the full removal of the catalyst in the final graphite block.</w:t>
            </w:r>
          </w:p>
        </w:tc>
        <w:tc>
          <w:tcPr>
            <w:tcW w:w="1562" w:type="dxa"/>
          </w:tcPr>
          <w:p w14:paraId="192563D0"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3D1" w14:textId="77777777" w:rsidR="009944BE" w:rsidRPr="00580401" w:rsidRDefault="009944BE" w:rsidP="009944BE">
            <w:pPr>
              <w:pStyle w:val="ITStandard"/>
              <w:spacing w:line="276" w:lineRule="auto"/>
              <w:rPr>
                <w:lang w:val="en-US"/>
              </w:rPr>
            </w:pPr>
            <w:r w:rsidRPr="00580401">
              <w:rPr>
                <w:lang w:val="en-US"/>
              </w:rPr>
              <w:t>Purity, crystallinity</w:t>
            </w:r>
          </w:p>
          <w:p w14:paraId="192563D2" w14:textId="77777777" w:rsidR="009944BE" w:rsidRPr="00580401" w:rsidRDefault="009944BE" w:rsidP="009944BE">
            <w:pPr>
              <w:pStyle w:val="ITStandard"/>
              <w:spacing w:line="276" w:lineRule="auto"/>
              <w:rPr>
                <w:lang w:val="en-US"/>
              </w:rPr>
            </w:pPr>
            <w:r w:rsidRPr="00580401">
              <w:rPr>
                <w:lang w:val="en-US"/>
              </w:rPr>
              <w:t>Cell performance</w:t>
            </w:r>
          </w:p>
          <w:p w14:paraId="192563D3" w14:textId="77777777" w:rsidR="009944BE" w:rsidRPr="00580401" w:rsidRDefault="009944BE" w:rsidP="009944BE">
            <w:pPr>
              <w:pStyle w:val="ITStandard"/>
              <w:spacing w:line="276" w:lineRule="auto"/>
              <w:rPr>
                <w:lang w:val="en-US"/>
              </w:rPr>
            </w:pPr>
          </w:p>
        </w:tc>
      </w:tr>
      <w:tr w:rsidR="009944BE" w:rsidRPr="00580401" w14:paraId="192563E1" w14:textId="77777777" w:rsidTr="001376B9">
        <w:tc>
          <w:tcPr>
            <w:tcW w:w="709" w:type="dxa"/>
          </w:tcPr>
          <w:p w14:paraId="192563D5" w14:textId="77777777" w:rsidR="009944BE" w:rsidRPr="00580401" w:rsidRDefault="009944BE" w:rsidP="009944BE">
            <w:pPr>
              <w:pStyle w:val="ITStandard"/>
              <w:spacing w:line="276" w:lineRule="auto"/>
              <w:rPr>
                <w:lang w:val="en-US"/>
              </w:rPr>
            </w:pPr>
            <w:r w:rsidRPr="00580401">
              <w:rPr>
                <w:lang w:val="en-US"/>
              </w:rPr>
              <w:t>5&amp;6</w:t>
            </w:r>
          </w:p>
        </w:tc>
        <w:tc>
          <w:tcPr>
            <w:tcW w:w="710" w:type="dxa"/>
          </w:tcPr>
          <w:p w14:paraId="192563D6" w14:textId="77777777" w:rsidR="009944BE" w:rsidRPr="00580401" w:rsidRDefault="009944BE" w:rsidP="009944BE">
            <w:pPr>
              <w:pStyle w:val="ITStandard"/>
              <w:spacing w:line="276" w:lineRule="auto"/>
              <w:rPr>
                <w:lang w:val="en-US"/>
              </w:rPr>
            </w:pPr>
            <w:r w:rsidRPr="00580401">
              <w:rPr>
                <w:lang w:val="en-US"/>
              </w:rPr>
              <w:t>WP1</w:t>
            </w:r>
          </w:p>
        </w:tc>
        <w:tc>
          <w:tcPr>
            <w:tcW w:w="850" w:type="dxa"/>
          </w:tcPr>
          <w:p w14:paraId="192563D7" w14:textId="77777777" w:rsidR="009944BE" w:rsidRPr="00580401" w:rsidRDefault="009944BE" w:rsidP="009944BE">
            <w:pPr>
              <w:pStyle w:val="ITStandard"/>
              <w:rPr>
                <w:lang w:val="en-US"/>
              </w:rPr>
            </w:pPr>
            <w:r w:rsidRPr="00580401">
              <w:rPr>
                <w:lang w:val="en-US"/>
              </w:rPr>
              <w:t>FID Phase</w:t>
            </w:r>
          </w:p>
        </w:tc>
        <w:tc>
          <w:tcPr>
            <w:tcW w:w="738" w:type="dxa"/>
          </w:tcPr>
          <w:p w14:paraId="192563D8" w14:textId="77777777" w:rsidR="009944BE" w:rsidRPr="00580401" w:rsidRDefault="009944BE" w:rsidP="009944BE">
            <w:pPr>
              <w:pStyle w:val="ITStandard"/>
              <w:rPr>
                <w:lang w:val="en-US"/>
              </w:rPr>
            </w:pPr>
            <w:r w:rsidRPr="00580401">
              <w:rPr>
                <w:lang w:val="en-US"/>
              </w:rPr>
              <w:t>300t</w:t>
            </w:r>
          </w:p>
        </w:tc>
        <w:tc>
          <w:tcPr>
            <w:tcW w:w="1359" w:type="dxa"/>
          </w:tcPr>
          <w:p w14:paraId="192563D9" w14:textId="77777777" w:rsidR="009944BE" w:rsidRPr="00580401" w:rsidRDefault="009944BE" w:rsidP="009944BE">
            <w:pPr>
              <w:pStyle w:val="ITStandard"/>
              <w:spacing w:line="276" w:lineRule="auto"/>
              <w:rPr>
                <w:lang w:val="en-US"/>
              </w:rPr>
            </w:pPr>
            <w:r w:rsidRPr="00580401">
              <w:rPr>
                <w:lang w:val="en-US"/>
              </w:rPr>
              <w:t xml:space="preserve">Impact of the Raw Materials on advanced Materials: innovation linked with the production process of blocks with new raw </w:t>
            </w:r>
            <w:r w:rsidRPr="00580401">
              <w:rPr>
                <w:lang w:val="en-US"/>
              </w:rPr>
              <w:lastRenderedPageBreak/>
              <w:t>materials and granulometries including additives and catalyst</w:t>
            </w:r>
          </w:p>
        </w:tc>
        <w:tc>
          <w:tcPr>
            <w:tcW w:w="1111" w:type="dxa"/>
          </w:tcPr>
          <w:p w14:paraId="192563DA" w14:textId="77777777" w:rsidR="009944BE" w:rsidRPr="00580401" w:rsidRDefault="009944BE" w:rsidP="00BD5601">
            <w:pPr>
              <w:pStyle w:val="ITStandard"/>
              <w:spacing w:line="276" w:lineRule="auto"/>
              <w:rPr>
                <w:lang w:val="en-US"/>
              </w:rPr>
            </w:pPr>
            <w:r w:rsidRPr="00580401">
              <w:rPr>
                <w:lang w:val="en-US"/>
              </w:rPr>
              <w:lastRenderedPageBreak/>
              <w:t>Q</w:t>
            </w:r>
            <w:r w:rsidR="00BD5601" w:rsidRPr="00580401">
              <w:rPr>
                <w:lang w:val="en-US"/>
              </w:rPr>
              <w:t>2</w:t>
            </w:r>
            <w:r w:rsidRPr="00580401">
              <w:rPr>
                <w:lang w:val="en-US"/>
              </w:rPr>
              <w:t xml:space="preserve"> 2021</w:t>
            </w:r>
          </w:p>
        </w:tc>
        <w:tc>
          <w:tcPr>
            <w:tcW w:w="2916" w:type="dxa"/>
          </w:tcPr>
          <w:p w14:paraId="192563DB" w14:textId="77777777" w:rsidR="009944BE" w:rsidRPr="00580401" w:rsidRDefault="009944BE" w:rsidP="009944BE">
            <w:pPr>
              <w:pStyle w:val="ITStandard"/>
              <w:spacing w:line="276" w:lineRule="auto"/>
              <w:rPr>
                <w:lang w:val="en-US"/>
              </w:rPr>
            </w:pPr>
            <w:r w:rsidRPr="00580401">
              <w:rPr>
                <w:lang w:val="en-US"/>
              </w:rPr>
              <w:t xml:space="preserve">After validation of the here above factors at a large scale and adjustment of the different levels by going back to the R&amp;D&amp;I process </w:t>
            </w:r>
            <w:r w:rsidR="005D1E33" w:rsidRPr="00580401">
              <w:rPr>
                <w:lang w:val="en-US"/>
              </w:rPr>
              <w:t xml:space="preserve">Carbone </w:t>
            </w:r>
            <w:proofErr w:type="spellStart"/>
            <w:r w:rsidR="005D1E33" w:rsidRPr="00580401">
              <w:rPr>
                <w:lang w:val="en-US"/>
              </w:rPr>
              <w:t>Savoie</w:t>
            </w:r>
            <w:proofErr w:type="spellEnd"/>
            <w:r w:rsidR="005D1E33" w:rsidRPr="00580401">
              <w:rPr>
                <w:lang w:val="en-US"/>
              </w:rPr>
              <w:t xml:space="preserve"> </w:t>
            </w:r>
            <w:r w:rsidRPr="00580401">
              <w:rPr>
                <w:lang w:val="en-US"/>
              </w:rPr>
              <w:t>ha</w:t>
            </w:r>
            <w:r w:rsidR="005D1E33" w:rsidRPr="00580401">
              <w:rPr>
                <w:lang w:val="en-US"/>
              </w:rPr>
              <w:t>s</w:t>
            </w:r>
            <w:r w:rsidRPr="00580401">
              <w:rPr>
                <w:lang w:val="en-US"/>
              </w:rPr>
              <w:t xml:space="preserve"> to validate the full range of innovative solutions concerning the recipe of </w:t>
            </w:r>
            <w:r w:rsidR="000820CD" w:rsidRPr="00580401">
              <w:rPr>
                <w:lang w:val="en-US"/>
              </w:rPr>
              <w:t xml:space="preserve">its </w:t>
            </w:r>
            <w:r w:rsidR="00325B61" w:rsidRPr="00580401">
              <w:rPr>
                <w:lang w:val="en-US"/>
              </w:rPr>
              <w:t xml:space="preserve">innovative </w:t>
            </w:r>
            <w:r w:rsidRPr="00580401">
              <w:rPr>
                <w:lang w:val="en-US"/>
              </w:rPr>
              <w:t>BAM products.</w:t>
            </w:r>
          </w:p>
          <w:p w14:paraId="192563DC" w14:textId="77777777" w:rsidR="009944BE" w:rsidRPr="00580401" w:rsidRDefault="000820CD" w:rsidP="009944BE">
            <w:pPr>
              <w:pStyle w:val="ITStandard"/>
              <w:spacing w:line="276" w:lineRule="auto"/>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t>
            </w:r>
            <w:r w:rsidR="009944BE" w:rsidRPr="00580401">
              <w:rPr>
                <w:lang w:val="en-US"/>
              </w:rPr>
              <w:t>forecast</w:t>
            </w:r>
            <w:r w:rsidRPr="00580401">
              <w:rPr>
                <w:lang w:val="en-US"/>
              </w:rPr>
              <w:t>s</w:t>
            </w:r>
            <w:r w:rsidR="009944BE" w:rsidRPr="00580401">
              <w:rPr>
                <w:lang w:val="en-US"/>
              </w:rPr>
              <w:t xml:space="preserve"> to double the trial to have an idea of the deviation </w:t>
            </w:r>
            <w:r w:rsidR="009944BE" w:rsidRPr="00580401">
              <w:rPr>
                <w:lang w:val="en-US"/>
              </w:rPr>
              <w:lastRenderedPageBreak/>
              <w:t xml:space="preserve">linked to </w:t>
            </w:r>
            <w:r w:rsidR="00D81830" w:rsidRPr="00580401">
              <w:rPr>
                <w:lang w:val="en-US"/>
              </w:rPr>
              <w:t xml:space="preserve">its </w:t>
            </w:r>
            <w:r w:rsidR="009944BE" w:rsidRPr="00580401">
              <w:rPr>
                <w:lang w:val="en-US"/>
              </w:rPr>
              <w:t xml:space="preserve">process and so to mitigate as much as possible the final process parameters effects and the final properties of </w:t>
            </w:r>
            <w:r w:rsidR="00D81830" w:rsidRPr="00580401">
              <w:rPr>
                <w:lang w:val="en-US"/>
              </w:rPr>
              <w:t xml:space="preserve">its </w:t>
            </w:r>
            <w:r w:rsidR="00325B61" w:rsidRPr="00580401">
              <w:rPr>
                <w:lang w:val="en-US"/>
              </w:rPr>
              <w:t xml:space="preserve">innovative </w:t>
            </w:r>
            <w:r w:rsidR="009944BE" w:rsidRPr="00580401">
              <w:rPr>
                <w:lang w:val="en-US"/>
              </w:rPr>
              <w:t>BAM</w:t>
            </w:r>
            <w:r w:rsidR="00325B61" w:rsidRPr="00580401">
              <w:rPr>
                <w:lang w:val="en-US"/>
              </w:rPr>
              <w:t xml:space="preserve"> products</w:t>
            </w:r>
            <w:r w:rsidR="009944BE" w:rsidRPr="00580401">
              <w:rPr>
                <w:lang w:val="en-US"/>
              </w:rPr>
              <w:t>.</w:t>
            </w:r>
          </w:p>
        </w:tc>
        <w:tc>
          <w:tcPr>
            <w:tcW w:w="1562" w:type="dxa"/>
          </w:tcPr>
          <w:p w14:paraId="192563DD" w14:textId="77777777" w:rsidR="009944BE" w:rsidRPr="00580401" w:rsidRDefault="009944BE" w:rsidP="009944BE">
            <w:pPr>
              <w:pStyle w:val="ITStandard"/>
              <w:spacing w:line="276" w:lineRule="auto"/>
              <w:rPr>
                <w:lang w:val="en-US"/>
              </w:rPr>
            </w:pPr>
            <w:r w:rsidRPr="00580401">
              <w:rPr>
                <w:lang w:val="en-US"/>
              </w:rPr>
              <w:lastRenderedPageBreak/>
              <w:t>Yield at each step of the process</w:t>
            </w:r>
          </w:p>
          <w:p w14:paraId="192563DE" w14:textId="77777777" w:rsidR="009944BE" w:rsidRPr="00580401" w:rsidRDefault="009944BE" w:rsidP="009944BE">
            <w:pPr>
              <w:pStyle w:val="ITStandard"/>
              <w:spacing w:line="276" w:lineRule="auto"/>
              <w:rPr>
                <w:lang w:val="en-US"/>
              </w:rPr>
            </w:pPr>
            <w:r w:rsidRPr="00580401">
              <w:rPr>
                <w:lang w:val="en-US"/>
              </w:rPr>
              <w:t>Hardness / grindability</w:t>
            </w:r>
          </w:p>
          <w:p w14:paraId="192563DF" w14:textId="77777777" w:rsidR="009944BE" w:rsidRPr="00580401" w:rsidRDefault="009944BE" w:rsidP="009944BE">
            <w:pPr>
              <w:pStyle w:val="ITStandard"/>
              <w:spacing w:line="276" w:lineRule="auto"/>
              <w:rPr>
                <w:lang w:val="en-US"/>
              </w:rPr>
            </w:pPr>
            <w:r w:rsidRPr="00580401">
              <w:rPr>
                <w:lang w:val="en-US"/>
              </w:rPr>
              <w:t>Purity, crystallinity</w:t>
            </w:r>
          </w:p>
          <w:p w14:paraId="192563E0" w14:textId="77777777" w:rsidR="009944BE" w:rsidRPr="00580401" w:rsidRDefault="009944BE" w:rsidP="009944BE">
            <w:pPr>
              <w:pStyle w:val="ITStandard"/>
              <w:spacing w:line="276" w:lineRule="auto"/>
              <w:rPr>
                <w:lang w:val="en-US"/>
              </w:rPr>
            </w:pPr>
            <w:r w:rsidRPr="00580401">
              <w:rPr>
                <w:lang w:val="en-US"/>
              </w:rPr>
              <w:t>Cost</w:t>
            </w:r>
          </w:p>
        </w:tc>
      </w:tr>
      <w:tr w:rsidR="009944BE" w:rsidRPr="00580401" w14:paraId="192563F0" w14:textId="77777777" w:rsidTr="001376B9">
        <w:tc>
          <w:tcPr>
            <w:tcW w:w="709" w:type="dxa"/>
          </w:tcPr>
          <w:p w14:paraId="192563E2" w14:textId="77777777" w:rsidR="009944BE" w:rsidRPr="00580401" w:rsidRDefault="009944BE" w:rsidP="009944BE">
            <w:pPr>
              <w:pStyle w:val="ITStandard"/>
              <w:spacing w:line="276" w:lineRule="auto"/>
              <w:rPr>
                <w:lang w:val="en-US"/>
              </w:rPr>
            </w:pPr>
            <w:r w:rsidRPr="00580401">
              <w:rPr>
                <w:lang w:val="en-US"/>
              </w:rPr>
              <w:t>7&amp;8</w:t>
            </w:r>
          </w:p>
        </w:tc>
        <w:tc>
          <w:tcPr>
            <w:tcW w:w="710" w:type="dxa"/>
          </w:tcPr>
          <w:p w14:paraId="192563E3" w14:textId="77777777" w:rsidR="009944BE" w:rsidRPr="00580401" w:rsidRDefault="009944BE" w:rsidP="009944BE">
            <w:pPr>
              <w:pStyle w:val="ITStandard"/>
              <w:spacing w:line="276" w:lineRule="auto"/>
              <w:rPr>
                <w:lang w:val="en-US"/>
              </w:rPr>
            </w:pPr>
            <w:r w:rsidRPr="00580401">
              <w:rPr>
                <w:lang w:val="en-US"/>
              </w:rPr>
              <w:t>WP2</w:t>
            </w:r>
          </w:p>
        </w:tc>
        <w:tc>
          <w:tcPr>
            <w:tcW w:w="850" w:type="dxa"/>
          </w:tcPr>
          <w:p w14:paraId="192563E4" w14:textId="77777777" w:rsidR="009944BE" w:rsidRPr="00580401" w:rsidRDefault="009944BE" w:rsidP="009944BE">
            <w:pPr>
              <w:pStyle w:val="ITStandard"/>
              <w:rPr>
                <w:lang w:val="en-US"/>
              </w:rPr>
            </w:pPr>
            <w:r w:rsidRPr="00580401">
              <w:rPr>
                <w:lang w:val="en-US"/>
              </w:rPr>
              <w:t>R&amp;D Valid. Phase</w:t>
            </w:r>
          </w:p>
        </w:tc>
        <w:tc>
          <w:tcPr>
            <w:tcW w:w="738" w:type="dxa"/>
          </w:tcPr>
          <w:p w14:paraId="192563E5" w14:textId="77777777" w:rsidR="009944BE" w:rsidRPr="00580401" w:rsidRDefault="009944BE" w:rsidP="009944BE">
            <w:pPr>
              <w:pStyle w:val="ITStandard"/>
              <w:rPr>
                <w:lang w:val="en-US"/>
              </w:rPr>
            </w:pPr>
            <w:r w:rsidRPr="00580401">
              <w:rPr>
                <w:lang w:val="en-US"/>
              </w:rPr>
              <w:t>300t</w:t>
            </w:r>
          </w:p>
        </w:tc>
        <w:tc>
          <w:tcPr>
            <w:tcW w:w="1359" w:type="dxa"/>
          </w:tcPr>
          <w:p w14:paraId="192563E6" w14:textId="77777777" w:rsidR="009944BE" w:rsidRPr="00580401" w:rsidRDefault="009944BE" w:rsidP="009944BE">
            <w:pPr>
              <w:pStyle w:val="ITStandard"/>
              <w:spacing w:line="276" w:lineRule="auto"/>
              <w:rPr>
                <w:lang w:val="en-US"/>
              </w:rPr>
            </w:pPr>
            <w:r w:rsidRPr="00580401">
              <w:rPr>
                <w:lang w:val="en-US"/>
              </w:rPr>
              <w:t>Thermal Treatment impact on Advanced Materials</w:t>
            </w:r>
          </w:p>
        </w:tc>
        <w:tc>
          <w:tcPr>
            <w:tcW w:w="1111" w:type="dxa"/>
          </w:tcPr>
          <w:p w14:paraId="192563E7" w14:textId="77777777" w:rsidR="009944BE" w:rsidRPr="00580401" w:rsidRDefault="009944BE" w:rsidP="009944BE">
            <w:pPr>
              <w:pStyle w:val="ITStandard"/>
              <w:spacing w:line="276" w:lineRule="auto"/>
              <w:rPr>
                <w:lang w:val="en-US"/>
              </w:rPr>
            </w:pPr>
            <w:r w:rsidRPr="00580401">
              <w:rPr>
                <w:lang w:val="en-US"/>
              </w:rPr>
              <w:t>Q4 2020</w:t>
            </w:r>
          </w:p>
        </w:tc>
        <w:tc>
          <w:tcPr>
            <w:tcW w:w="2916" w:type="dxa"/>
          </w:tcPr>
          <w:p w14:paraId="192563E8" w14:textId="77777777" w:rsidR="009944BE" w:rsidRPr="00580401" w:rsidRDefault="009944BE" w:rsidP="009944BE">
            <w:pPr>
              <w:pStyle w:val="ITStandard"/>
              <w:spacing w:line="276" w:lineRule="auto"/>
              <w:rPr>
                <w:lang w:val="en-US"/>
              </w:rPr>
            </w:pPr>
            <w:r w:rsidRPr="00580401">
              <w:rPr>
                <w:lang w:val="en-US"/>
              </w:rPr>
              <w:t xml:space="preserve">The thermal treatment </w:t>
            </w:r>
            <w:r w:rsidR="00CB1702" w:rsidRPr="00580401">
              <w:rPr>
                <w:lang w:val="en-US"/>
              </w:rPr>
              <w:t xml:space="preserve">has </w:t>
            </w:r>
            <w:r w:rsidRPr="00580401">
              <w:rPr>
                <w:lang w:val="en-US"/>
              </w:rPr>
              <w:t>a great influence on the different reactions occurring with temperature (catalyst effect</w:t>
            </w:r>
            <w:proofErr w:type="gramStart"/>
            <w:r w:rsidRPr="00580401">
              <w:rPr>
                <w:lang w:val="en-US"/>
              </w:rPr>
              <w:t>) ,</w:t>
            </w:r>
            <w:proofErr w:type="gramEnd"/>
            <w:r w:rsidRPr="00580401">
              <w:rPr>
                <w:lang w:val="en-US"/>
              </w:rPr>
              <w:t xml:space="preserve"> on the final  grindability (texture) and purity linked with the evacuation of the catalyst and if necessary additives.</w:t>
            </w:r>
          </w:p>
          <w:p w14:paraId="192563E9" w14:textId="77777777" w:rsidR="009944BE" w:rsidRPr="00580401" w:rsidRDefault="009944BE" w:rsidP="00BD5601">
            <w:pPr>
              <w:pStyle w:val="ITStandard"/>
              <w:spacing w:line="276" w:lineRule="auto"/>
              <w:rPr>
                <w:highlight w:val="yellow"/>
                <w:lang w:val="en-US"/>
              </w:rPr>
            </w:pPr>
            <w:r w:rsidRPr="00580401">
              <w:rPr>
                <w:lang w:val="en-US"/>
              </w:rPr>
              <w:t xml:space="preserve">The first set of </w:t>
            </w:r>
            <w:r w:rsidR="00BD5601" w:rsidRPr="00580401">
              <w:rPr>
                <w:lang w:val="en-US"/>
              </w:rPr>
              <w:t>R&amp;D validation phase</w:t>
            </w:r>
            <w:r w:rsidRPr="00580401">
              <w:rPr>
                <w:lang w:val="en-US"/>
              </w:rPr>
              <w:t xml:space="preserve"> trials 7</w:t>
            </w:r>
            <w:r w:rsidR="000D305E" w:rsidRPr="00580401">
              <w:rPr>
                <w:lang w:val="en-US"/>
              </w:rPr>
              <w:t xml:space="preserve"> (baking)</w:t>
            </w:r>
            <w:r w:rsidRPr="00580401">
              <w:rPr>
                <w:lang w:val="en-US"/>
              </w:rPr>
              <w:t xml:space="preserve"> &amp; 8</w:t>
            </w:r>
            <w:r w:rsidR="000D305E" w:rsidRPr="00580401">
              <w:rPr>
                <w:lang w:val="en-US"/>
              </w:rPr>
              <w:t xml:space="preserve"> (graphitizing)</w:t>
            </w:r>
            <w:r w:rsidRPr="00580401">
              <w:rPr>
                <w:lang w:val="en-US"/>
              </w:rPr>
              <w:t xml:space="preserve"> allow</w:t>
            </w:r>
            <w:r w:rsidR="00CB1702" w:rsidRPr="00580401">
              <w:rPr>
                <w:lang w:val="en-US"/>
              </w:rPr>
              <w:t>s</w:t>
            </w:r>
            <w:r w:rsidRPr="00580401">
              <w:rPr>
                <w:lang w:val="en-US"/>
              </w:rPr>
              <w:t xml:space="preserve"> to quantify the effects at a large scale as </w:t>
            </w:r>
            <w:r w:rsidR="00CB1702" w:rsidRPr="00580401">
              <w:rPr>
                <w:lang w:val="en-US"/>
              </w:rPr>
              <w:t xml:space="preserve">Carbone </w:t>
            </w:r>
            <w:proofErr w:type="spellStart"/>
            <w:r w:rsidR="00CB1702" w:rsidRPr="00580401">
              <w:rPr>
                <w:lang w:val="en-US"/>
              </w:rPr>
              <w:t>Savoie</w:t>
            </w:r>
            <w:proofErr w:type="spellEnd"/>
            <w:r w:rsidR="00CB1702" w:rsidRPr="00580401">
              <w:rPr>
                <w:lang w:val="en-US"/>
              </w:rPr>
              <w:t xml:space="preserve"> </w:t>
            </w:r>
            <w:r w:rsidRPr="00580401">
              <w:rPr>
                <w:lang w:val="en-US"/>
              </w:rPr>
              <w:t xml:space="preserve">may have deviation due to the different thermal processes (baking and graphitization). From the results on yield, energy consumption, purity and crystallinity </w:t>
            </w:r>
            <w:r w:rsidR="00CB1702" w:rsidRPr="00580401">
              <w:rPr>
                <w:lang w:val="en-US"/>
              </w:rPr>
              <w:t xml:space="preserve">Carbone </w:t>
            </w:r>
            <w:proofErr w:type="spellStart"/>
            <w:r w:rsidR="00CB1702" w:rsidRPr="00580401">
              <w:rPr>
                <w:lang w:val="en-US"/>
              </w:rPr>
              <w:t>Savoie</w:t>
            </w:r>
            <w:proofErr w:type="spellEnd"/>
            <w:r w:rsidR="00CB1702" w:rsidRPr="00580401">
              <w:rPr>
                <w:lang w:val="en-US"/>
              </w:rPr>
              <w:t xml:space="preserve"> </w:t>
            </w:r>
            <w:r w:rsidRPr="00580401">
              <w:rPr>
                <w:lang w:val="en-US"/>
              </w:rPr>
              <w:t>ha</w:t>
            </w:r>
            <w:r w:rsidR="00CB1702" w:rsidRPr="00580401">
              <w:rPr>
                <w:lang w:val="en-US"/>
              </w:rPr>
              <w:t>s</w:t>
            </w:r>
            <w:r w:rsidRPr="00580401">
              <w:rPr>
                <w:lang w:val="en-US"/>
              </w:rPr>
              <w:t xml:space="preserve"> to go back to R&amp;D&amp;I phase in order to adjust/ fine tune the process taking into account these results (product/process including packs analysis, modeling) and </w:t>
            </w:r>
            <w:r w:rsidR="00CC4F43" w:rsidRPr="00580401">
              <w:rPr>
                <w:lang w:val="en-US"/>
              </w:rPr>
              <w:t xml:space="preserve">its </w:t>
            </w:r>
            <w:r w:rsidRPr="00580401">
              <w:rPr>
                <w:lang w:val="en-US"/>
              </w:rPr>
              <w:t>R&amp;D&amp;I developed expertise.</w:t>
            </w:r>
          </w:p>
        </w:tc>
        <w:tc>
          <w:tcPr>
            <w:tcW w:w="1562" w:type="dxa"/>
          </w:tcPr>
          <w:p w14:paraId="192563EA"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3EB" w14:textId="77777777" w:rsidR="009944BE" w:rsidRPr="00580401" w:rsidRDefault="009944BE" w:rsidP="009944BE">
            <w:pPr>
              <w:pStyle w:val="ITStandard"/>
              <w:spacing w:line="276" w:lineRule="auto"/>
              <w:rPr>
                <w:lang w:val="en-US"/>
              </w:rPr>
            </w:pPr>
            <w:r w:rsidRPr="00580401">
              <w:rPr>
                <w:lang w:val="en-US"/>
              </w:rPr>
              <w:t>Hardness / grindability</w:t>
            </w:r>
          </w:p>
          <w:p w14:paraId="192563EC" w14:textId="77777777" w:rsidR="009944BE" w:rsidRPr="00580401" w:rsidRDefault="009944BE" w:rsidP="009944BE">
            <w:pPr>
              <w:pStyle w:val="ITStandard"/>
              <w:spacing w:line="276" w:lineRule="auto"/>
              <w:rPr>
                <w:lang w:val="en-US"/>
              </w:rPr>
            </w:pPr>
            <w:r w:rsidRPr="00580401">
              <w:rPr>
                <w:lang w:val="en-US"/>
              </w:rPr>
              <w:t>Purity, crystallinity</w:t>
            </w:r>
          </w:p>
          <w:p w14:paraId="192563ED" w14:textId="77777777" w:rsidR="009944BE" w:rsidRPr="00580401" w:rsidRDefault="009944BE" w:rsidP="009944BE">
            <w:pPr>
              <w:pStyle w:val="ITStandard"/>
              <w:spacing w:line="276" w:lineRule="auto"/>
              <w:rPr>
                <w:lang w:val="en-US"/>
              </w:rPr>
            </w:pPr>
            <w:r w:rsidRPr="00580401">
              <w:rPr>
                <w:lang w:val="en-US"/>
              </w:rPr>
              <w:t>Energy consumption</w:t>
            </w:r>
          </w:p>
          <w:p w14:paraId="192563EE" w14:textId="77777777" w:rsidR="009944BE" w:rsidRPr="00580401" w:rsidRDefault="009944BE" w:rsidP="009944BE">
            <w:pPr>
              <w:pStyle w:val="ITStandard"/>
              <w:spacing w:line="276" w:lineRule="auto"/>
              <w:rPr>
                <w:lang w:val="en-US"/>
              </w:rPr>
            </w:pPr>
            <w:r w:rsidRPr="00580401">
              <w:rPr>
                <w:lang w:val="en-US"/>
              </w:rPr>
              <w:t>Cost</w:t>
            </w:r>
          </w:p>
          <w:p w14:paraId="192563EF" w14:textId="77777777" w:rsidR="009944BE" w:rsidRPr="00580401" w:rsidRDefault="009944BE" w:rsidP="009944BE">
            <w:pPr>
              <w:pStyle w:val="ITStandard"/>
              <w:spacing w:line="276" w:lineRule="auto"/>
              <w:rPr>
                <w:highlight w:val="yellow"/>
                <w:lang w:val="en-US"/>
              </w:rPr>
            </w:pPr>
            <w:r w:rsidRPr="00580401">
              <w:rPr>
                <w:lang w:val="en-US"/>
              </w:rPr>
              <w:t>Cell performance</w:t>
            </w:r>
          </w:p>
        </w:tc>
      </w:tr>
      <w:tr w:rsidR="009944BE" w:rsidRPr="00580401" w14:paraId="192563FF" w14:textId="77777777" w:rsidTr="001376B9">
        <w:tc>
          <w:tcPr>
            <w:tcW w:w="709" w:type="dxa"/>
          </w:tcPr>
          <w:p w14:paraId="192563F1" w14:textId="77777777" w:rsidR="009944BE" w:rsidRPr="00580401" w:rsidRDefault="009944BE" w:rsidP="009944BE">
            <w:pPr>
              <w:pStyle w:val="ITStandard"/>
              <w:spacing w:line="276" w:lineRule="auto"/>
              <w:rPr>
                <w:lang w:val="en-US"/>
              </w:rPr>
            </w:pPr>
            <w:r w:rsidRPr="00580401">
              <w:rPr>
                <w:lang w:val="en-US"/>
              </w:rPr>
              <w:t>9</w:t>
            </w:r>
            <w:r w:rsidR="000D305E" w:rsidRPr="00580401">
              <w:rPr>
                <w:lang w:val="en-US"/>
              </w:rPr>
              <w:t xml:space="preserve"> </w:t>
            </w:r>
            <w:r w:rsidRPr="00580401">
              <w:rPr>
                <w:lang w:val="en-US"/>
              </w:rPr>
              <w:t>&amp;10</w:t>
            </w:r>
          </w:p>
        </w:tc>
        <w:tc>
          <w:tcPr>
            <w:tcW w:w="710" w:type="dxa"/>
          </w:tcPr>
          <w:p w14:paraId="192563F2" w14:textId="77777777" w:rsidR="009944BE" w:rsidRPr="00580401" w:rsidRDefault="009944BE" w:rsidP="009944BE">
            <w:pPr>
              <w:pStyle w:val="ITStandard"/>
              <w:spacing w:line="276" w:lineRule="auto"/>
              <w:rPr>
                <w:lang w:val="en-US"/>
              </w:rPr>
            </w:pPr>
            <w:r w:rsidRPr="00580401">
              <w:rPr>
                <w:lang w:val="en-US"/>
              </w:rPr>
              <w:t>WP2</w:t>
            </w:r>
          </w:p>
        </w:tc>
        <w:tc>
          <w:tcPr>
            <w:tcW w:w="850" w:type="dxa"/>
          </w:tcPr>
          <w:p w14:paraId="192563F3" w14:textId="77777777" w:rsidR="009944BE" w:rsidRPr="00580401" w:rsidRDefault="009944BE" w:rsidP="009944BE">
            <w:pPr>
              <w:pStyle w:val="ITStandard"/>
              <w:rPr>
                <w:lang w:val="en-US"/>
              </w:rPr>
            </w:pPr>
            <w:r w:rsidRPr="00580401">
              <w:rPr>
                <w:lang w:val="en-US"/>
              </w:rPr>
              <w:t>FID phase</w:t>
            </w:r>
          </w:p>
        </w:tc>
        <w:tc>
          <w:tcPr>
            <w:tcW w:w="738" w:type="dxa"/>
          </w:tcPr>
          <w:p w14:paraId="192563F4" w14:textId="77777777" w:rsidR="009944BE" w:rsidRPr="00580401" w:rsidRDefault="009944BE" w:rsidP="009944BE">
            <w:pPr>
              <w:pStyle w:val="ITStandard"/>
              <w:rPr>
                <w:lang w:val="en-US"/>
              </w:rPr>
            </w:pPr>
            <w:r w:rsidRPr="00580401">
              <w:rPr>
                <w:lang w:val="en-US"/>
              </w:rPr>
              <w:t>300t</w:t>
            </w:r>
          </w:p>
        </w:tc>
        <w:tc>
          <w:tcPr>
            <w:tcW w:w="1359" w:type="dxa"/>
          </w:tcPr>
          <w:p w14:paraId="192563F5" w14:textId="77777777" w:rsidR="009944BE" w:rsidRPr="00580401" w:rsidRDefault="009944BE" w:rsidP="009944BE">
            <w:pPr>
              <w:pStyle w:val="ITStandard"/>
              <w:spacing w:line="276" w:lineRule="auto"/>
              <w:rPr>
                <w:lang w:val="en-US"/>
              </w:rPr>
            </w:pPr>
            <w:r w:rsidRPr="00580401">
              <w:rPr>
                <w:lang w:val="en-US"/>
              </w:rPr>
              <w:t xml:space="preserve">Thermal Treatment impact on Advanced </w:t>
            </w:r>
            <w:r w:rsidRPr="00580401">
              <w:rPr>
                <w:lang w:val="en-US"/>
              </w:rPr>
              <w:lastRenderedPageBreak/>
              <w:t>Materials</w:t>
            </w:r>
          </w:p>
        </w:tc>
        <w:tc>
          <w:tcPr>
            <w:tcW w:w="1111" w:type="dxa"/>
          </w:tcPr>
          <w:p w14:paraId="192563F6" w14:textId="77777777" w:rsidR="009944BE" w:rsidRPr="00580401" w:rsidRDefault="009944BE" w:rsidP="009944BE">
            <w:pPr>
              <w:pStyle w:val="ITStandard"/>
              <w:spacing w:line="276" w:lineRule="auto"/>
              <w:rPr>
                <w:lang w:val="en-US"/>
              </w:rPr>
            </w:pPr>
            <w:r w:rsidRPr="00580401">
              <w:rPr>
                <w:lang w:val="en-US"/>
              </w:rPr>
              <w:lastRenderedPageBreak/>
              <w:t>Q2 2022</w:t>
            </w:r>
          </w:p>
        </w:tc>
        <w:tc>
          <w:tcPr>
            <w:tcW w:w="2916" w:type="dxa"/>
          </w:tcPr>
          <w:p w14:paraId="192563F7" w14:textId="77777777" w:rsidR="009944BE" w:rsidRPr="00580401" w:rsidRDefault="009944BE" w:rsidP="00BD5601">
            <w:pPr>
              <w:pStyle w:val="ITStandard"/>
              <w:spacing w:line="276" w:lineRule="auto"/>
              <w:rPr>
                <w:highlight w:val="yellow"/>
                <w:lang w:val="en-US"/>
              </w:rPr>
            </w:pPr>
            <w:r w:rsidRPr="00580401">
              <w:rPr>
                <w:lang w:val="en-US"/>
              </w:rPr>
              <w:t xml:space="preserve">From the adjusted process and product parameters re-defined thanks to the previous R&amp;D&amp;I </w:t>
            </w:r>
            <w:r w:rsidR="00BD5601" w:rsidRPr="00580401">
              <w:rPr>
                <w:lang w:val="en-US"/>
              </w:rPr>
              <w:t xml:space="preserve">validation </w:t>
            </w:r>
            <w:r w:rsidRPr="00580401">
              <w:rPr>
                <w:lang w:val="en-US"/>
              </w:rPr>
              <w:t xml:space="preserve">phase </w:t>
            </w:r>
            <w:r w:rsidR="005144A4" w:rsidRPr="00580401">
              <w:rPr>
                <w:lang w:val="en-US"/>
              </w:rPr>
              <w:t xml:space="preserve">Carbone </w:t>
            </w:r>
            <w:proofErr w:type="spellStart"/>
            <w:r w:rsidR="005144A4" w:rsidRPr="00580401">
              <w:rPr>
                <w:lang w:val="en-US"/>
              </w:rPr>
              <w:t>Savoie</w:t>
            </w:r>
            <w:proofErr w:type="spellEnd"/>
            <w:r w:rsidR="005144A4" w:rsidRPr="00580401">
              <w:rPr>
                <w:lang w:val="en-US"/>
              </w:rPr>
              <w:t xml:space="preserve"> </w:t>
            </w:r>
            <w:r w:rsidRPr="00580401">
              <w:rPr>
                <w:lang w:val="en-US"/>
              </w:rPr>
              <w:lastRenderedPageBreak/>
              <w:t>finalize</w:t>
            </w:r>
            <w:r w:rsidR="005144A4" w:rsidRPr="00580401">
              <w:rPr>
                <w:lang w:val="en-US"/>
              </w:rPr>
              <w:t>s</w:t>
            </w:r>
            <w:r w:rsidRPr="00580401">
              <w:rPr>
                <w:lang w:val="en-US"/>
              </w:rPr>
              <w:t xml:space="preserve"> the industrial possible deviation to anticipate as accurately as possible the final properties of the BAM graphite blocks. This continuous loop process is of importance to be sure to fix the right parameters allowing to guaranty the stability of the final </w:t>
            </w:r>
            <w:r w:rsidR="00325B61" w:rsidRPr="00580401">
              <w:rPr>
                <w:lang w:val="en-US"/>
              </w:rPr>
              <w:t xml:space="preserve">innovative </w:t>
            </w:r>
            <w:r w:rsidRPr="00580401">
              <w:rPr>
                <w:lang w:val="en-US"/>
              </w:rPr>
              <w:t>BAM graphite product.</w:t>
            </w:r>
          </w:p>
        </w:tc>
        <w:tc>
          <w:tcPr>
            <w:tcW w:w="1562" w:type="dxa"/>
          </w:tcPr>
          <w:p w14:paraId="192563F8" w14:textId="77777777" w:rsidR="009944BE" w:rsidRPr="00580401" w:rsidRDefault="009944BE" w:rsidP="009944BE">
            <w:pPr>
              <w:pStyle w:val="ITStandard"/>
              <w:spacing w:line="276" w:lineRule="auto"/>
              <w:rPr>
                <w:lang w:val="en-US"/>
              </w:rPr>
            </w:pPr>
            <w:r w:rsidRPr="00580401">
              <w:rPr>
                <w:lang w:val="en-US"/>
              </w:rPr>
              <w:lastRenderedPageBreak/>
              <w:t>Yield at each step of the process</w:t>
            </w:r>
          </w:p>
          <w:p w14:paraId="192563F9" w14:textId="77777777" w:rsidR="009944BE" w:rsidRPr="00580401" w:rsidRDefault="009944BE" w:rsidP="009944BE">
            <w:pPr>
              <w:pStyle w:val="ITStandard"/>
              <w:spacing w:line="276" w:lineRule="auto"/>
              <w:rPr>
                <w:lang w:val="en-US"/>
              </w:rPr>
            </w:pPr>
            <w:r w:rsidRPr="00580401">
              <w:rPr>
                <w:lang w:val="en-US"/>
              </w:rPr>
              <w:t xml:space="preserve">Hardness / </w:t>
            </w:r>
            <w:r w:rsidRPr="00580401">
              <w:rPr>
                <w:lang w:val="en-US"/>
              </w:rPr>
              <w:lastRenderedPageBreak/>
              <w:t>grindability</w:t>
            </w:r>
          </w:p>
          <w:p w14:paraId="192563FA" w14:textId="77777777" w:rsidR="009944BE" w:rsidRPr="00580401" w:rsidRDefault="009944BE" w:rsidP="009944BE">
            <w:pPr>
              <w:pStyle w:val="ITStandard"/>
              <w:spacing w:line="276" w:lineRule="auto"/>
              <w:rPr>
                <w:lang w:val="en-US"/>
              </w:rPr>
            </w:pPr>
            <w:r w:rsidRPr="00580401">
              <w:rPr>
                <w:lang w:val="en-US"/>
              </w:rPr>
              <w:t>Purity, crystallinity</w:t>
            </w:r>
          </w:p>
          <w:p w14:paraId="192563FB" w14:textId="77777777" w:rsidR="009944BE" w:rsidRPr="00580401" w:rsidRDefault="009944BE" w:rsidP="009944BE">
            <w:pPr>
              <w:pStyle w:val="ITStandard"/>
              <w:spacing w:line="276" w:lineRule="auto"/>
              <w:rPr>
                <w:lang w:val="en-US"/>
              </w:rPr>
            </w:pPr>
            <w:r w:rsidRPr="00580401">
              <w:rPr>
                <w:lang w:val="en-US"/>
              </w:rPr>
              <w:t>Energy consumption</w:t>
            </w:r>
          </w:p>
          <w:p w14:paraId="192563FC" w14:textId="77777777" w:rsidR="009944BE" w:rsidRPr="00580401" w:rsidRDefault="009944BE" w:rsidP="009944BE">
            <w:pPr>
              <w:pStyle w:val="ITStandard"/>
              <w:spacing w:line="276" w:lineRule="auto"/>
              <w:rPr>
                <w:lang w:val="en-US"/>
              </w:rPr>
            </w:pPr>
            <w:r w:rsidRPr="00580401">
              <w:rPr>
                <w:lang w:val="en-US"/>
              </w:rPr>
              <w:t>Cost</w:t>
            </w:r>
          </w:p>
          <w:p w14:paraId="192563FD" w14:textId="77777777" w:rsidR="009944BE" w:rsidRPr="00580401" w:rsidRDefault="009944BE" w:rsidP="009944BE">
            <w:pPr>
              <w:pStyle w:val="ITStandard"/>
              <w:spacing w:line="276" w:lineRule="auto"/>
              <w:rPr>
                <w:lang w:val="en-US"/>
              </w:rPr>
            </w:pPr>
            <w:r w:rsidRPr="00580401">
              <w:rPr>
                <w:lang w:val="en-US"/>
              </w:rPr>
              <w:t>Cell performance</w:t>
            </w:r>
          </w:p>
          <w:p w14:paraId="192563FE" w14:textId="77777777" w:rsidR="009944BE" w:rsidRPr="00580401" w:rsidRDefault="009944BE" w:rsidP="009944BE">
            <w:pPr>
              <w:pStyle w:val="ITStandard"/>
              <w:spacing w:line="276" w:lineRule="auto"/>
              <w:rPr>
                <w:highlight w:val="yellow"/>
                <w:lang w:val="en-US"/>
              </w:rPr>
            </w:pPr>
            <w:r w:rsidRPr="00580401">
              <w:rPr>
                <w:lang w:val="en-US"/>
              </w:rPr>
              <w:t>Formal qualification launch (1st batch)</w:t>
            </w:r>
          </w:p>
        </w:tc>
      </w:tr>
      <w:tr w:rsidR="009944BE" w:rsidRPr="00580401" w14:paraId="19256411" w14:textId="77777777" w:rsidTr="001376B9">
        <w:tc>
          <w:tcPr>
            <w:tcW w:w="709" w:type="dxa"/>
          </w:tcPr>
          <w:p w14:paraId="19256400" w14:textId="77777777" w:rsidR="009944BE" w:rsidRPr="00580401" w:rsidRDefault="009944BE" w:rsidP="009944BE">
            <w:pPr>
              <w:pStyle w:val="ITStandard"/>
              <w:spacing w:line="276" w:lineRule="auto"/>
              <w:rPr>
                <w:lang w:val="en-US"/>
              </w:rPr>
            </w:pPr>
            <w:r w:rsidRPr="00580401">
              <w:rPr>
                <w:lang w:val="en-US"/>
              </w:rPr>
              <w:lastRenderedPageBreak/>
              <w:t>11</w:t>
            </w:r>
          </w:p>
        </w:tc>
        <w:tc>
          <w:tcPr>
            <w:tcW w:w="710" w:type="dxa"/>
          </w:tcPr>
          <w:p w14:paraId="19256401" w14:textId="77777777" w:rsidR="009944BE" w:rsidRPr="00580401" w:rsidRDefault="009944BE" w:rsidP="009944BE">
            <w:pPr>
              <w:pStyle w:val="ITStandard"/>
              <w:spacing w:line="276" w:lineRule="auto"/>
              <w:rPr>
                <w:lang w:val="en-US"/>
              </w:rPr>
            </w:pPr>
            <w:r w:rsidRPr="00580401">
              <w:rPr>
                <w:lang w:val="en-US"/>
              </w:rPr>
              <w:t>WP3</w:t>
            </w:r>
          </w:p>
        </w:tc>
        <w:tc>
          <w:tcPr>
            <w:tcW w:w="850" w:type="dxa"/>
          </w:tcPr>
          <w:p w14:paraId="19256402" w14:textId="77777777" w:rsidR="009944BE" w:rsidRPr="00580401" w:rsidRDefault="009944BE" w:rsidP="009944BE">
            <w:pPr>
              <w:pStyle w:val="ITStandard"/>
              <w:rPr>
                <w:lang w:val="en-US"/>
              </w:rPr>
            </w:pPr>
            <w:r w:rsidRPr="00580401">
              <w:rPr>
                <w:lang w:val="en-US"/>
              </w:rPr>
              <w:t>R&amp;D Valid. Phase</w:t>
            </w:r>
          </w:p>
        </w:tc>
        <w:tc>
          <w:tcPr>
            <w:tcW w:w="738" w:type="dxa"/>
          </w:tcPr>
          <w:p w14:paraId="19256403" w14:textId="77777777" w:rsidR="009944BE" w:rsidRPr="00580401" w:rsidRDefault="009944BE" w:rsidP="009944BE">
            <w:pPr>
              <w:pStyle w:val="ITStandard"/>
              <w:rPr>
                <w:lang w:val="en-US"/>
              </w:rPr>
            </w:pPr>
            <w:r w:rsidRPr="00580401">
              <w:rPr>
                <w:lang w:val="en-US"/>
              </w:rPr>
              <w:t>300t</w:t>
            </w:r>
          </w:p>
        </w:tc>
        <w:tc>
          <w:tcPr>
            <w:tcW w:w="1359" w:type="dxa"/>
          </w:tcPr>
          <w:p w14:paraId="19256404" w14:textId="77777777" w:rsidR="009944BE" w:rsidRPr="00580401" w:rsidRDefault="009944BE" w:rsidP="009944BE">
            <w:pPr>
              <w:pStyle w:val="ITStandard"/>
              <w:spacing w:line="276" w:lineRule="auto"/>
              <w:rPr>
                <w:lang w:val="en-US"/>
              </w:rPr>
            </w:pPr>
            <w:r w:rsidRPr="00580401">
              <w:rPr>
                <w:lang w:val="en-US"/>
              </w:rPr>
              <w:t>Preparation of the synthetic graphite powder</w:t>
            </w:r>
          </w:p>
        </w:tc>
        <w:tc>
          <w:tcPr>
            <w:tcW w:w="1111" w:type="dxa"/>
          </w:tcPr>
          <w:p w14:paraId="19256405" w14:textId="77777777" w:rsidR="009944BE" w:rsidRPr="00580401" w:rsidRDefault="009944BE" w:rsidP="00BD5601">
            <w:pPr>
              <w:pStyle w:val="ITStandard"/>
              <w:spacing w:line="276" w:lineRule="auto"/>
              <w:rPr>
                <w:lang w:val="en-US"/>
              </w:rPr>
            </w:pPr>
            <w:r w:rsidRPr="00580401">
              <w:rPr>
                <w:lang w:val="en-US"/>
              </w:rPr>
              <w:t>Q</w:t>
            </w:r>
            <w:r w:rsidR="00BD5601" w:rsidRPr="00580401">
              <w:rPr>
                <w:lang w:val="en-US"/>
              </w:rPr>
              <w:t>2</w:t>
            </w:r>
            <w:r w:rsidRPr="00580401">
              <w:rPr>
                <w:lang w:val="en-US"/>
              </w:rPr>
              <w:t xml:space="preserve"> 2021</w:t>
            </w:r>
          </w:p>
        </w:tc>
        <w:tc>
          <w:tcPr>
            <w:tcW w:w="2916" w:type="dxa"/>
          </w:tcPr>
          <w:p w14:paraId="19256406" w14:textId="77777777" w:rsidR="009944BE" w:rsidRPr="00580401" w:rsidRDefault="009944BE" w:rsidP="009944BE">
            <w:pPr>
              <w:pStyle w:val="ITStandard"/>
              <w:spacing w:line="276" w:lineRule="auto"/>
              <w:rPr>
                <w:lang w:val="en-US"/>
              </w:rPr>
            </w:pPr>
            <w:r w:rsidRPr="00580401">
              <w:rPr>
                <w:lang w:val="en-US"/>
              </w:rPr>
              <w:t xml:space="preserve">Directly linked </w:t>
            </w:r>
            <w:r w:rsidR="009D1200" w:rsidRPr="00580401">
              <w:rPr>
                <w:lang w:val="en-US"/>
              </w:rPr>
              <w:t xml:space="preserve">with </w:t>
            </w:r>
            <w:r w:rsidRPr="00580401">
              <w:rPr>
                <w:lang w:val="en-US"/>
              </w:rPr>
              <w:t>the previous results this phase must allow us to get the right final product</w:t>
            </w:r>
            <w:r w:rsidR="000D305E" w:rsidRPr="00580401">
              <w:rPr>
                <w:lang w:val="en-US"/>
              </w:rPr>
              <w:t xml:space="preserve"> at powder stage</w:t>
            </w:r>
            <w:r w:rsidRPr="00580401">
              <w:rPr>
                <w:lang w:val="en-US"/>
              </w:rPr>
              <w:t xml:space="preserve">. The innovation is mainly in the fact that </w:t>
            </w:r>
            <w:r w:rsidR="005144A4" w:rsidRPr="00580401">
              <w:rPr>
                <w:lang w:val="en-US"/>
              </w:rPr>
              <w:t xml:space="preserve">Carbone </w:t>
            </w:r>
            <w:proofErr w:type="spellStart"/>
            <w:r w:rsidR="005144A4" w:rsidRPr="00580401">
              <w:rPr>
                <w:lang w:val="en-US"/>
              </w:rPr>
              <w:t>Savoie</w:t>
            </w:r>
            <w:proofErr w:type="spellEnd"/>
            <w:r w:rsidR="005144A4" w:rsidRPr="00580401">
              <w:rPr>
                <w:lang w:val="en-US"/>
              </w:rPr>
              <w:t xml:space="preserve"> </w:t>
            </w:r>
            <w:r w:rsidRPr="00580401">
              <w:rPr>
                <w:lang w:val="en-US"/>
              </w:rPr>
              <w:t>target</w:t>
            </w:r>
            <w:r w:rsidR="005144A4" w:rsidRPr="00580401">
              <w:rPr>
                <w:lang w:val="en-US"/>
              </w:rPr>
              <w:t>s</w:t>
            </w:r>
            <w:r w:rsidRPr="00580401">
              <w:rPr>
                <w:lang w:val="en-US"/>
              </w:rPr>
              <w:t xml:space="preserve"> to get the right properties without having specific steps for </w:t>
            </w:r>
            <w:proofErr w:type="spellStart"/>
            <w:r w:rsidRPr="00580401">
              <w:rPr>
                <w:lang w:val="en-US"/>
              </w:rPr>
              <w:t>spheroïdization</w:t>
            </w:r>
            <w:proofErr w:type="spellEnd"/>
            <w:r w:rsidRPr="00580401">
              <w:rPr>
                <w:lang w:val="en-US"/>
              </w:rPr>
              <w:t xml:space="preserve"> and / or coating.</w:t>
            </w:r>
          </w:p>
          <w:p w14:paraId="19256407" w14:textId="77777777" w:rsidR="009944BE" w:rsidRPr="00580401" w:rsidRDefault="009944BE" w:rsidP="009944BE">
            <w:pPr>
              <w:pStyle w:val="ITStandard"/>
              <w:spacing w:line="276" w:lineRule="auto"/>
              <w:rPr>
                <w:lang w:val="en-US"/>
              </w:rPr>
            </w:pPr>
            <w:r w:rsidRPr="00580401">
              <w:rPr>
                <w:lang w:val="en-US"/>
              </w:rPr>
              <w:t xml:space="preserve">From the R&amp;D&amp;I results </w:t>
            </w:r>
            <w:r w:rsidR="00101904" w:rsidRPr="00580401">
              <w:rPr>
                <w:lang w:val="en-US"/>
              </w:rPr>
              <w:t xml:space="preserve">Carbone </w:t>
            </w:r>
            <w:proofErr w:type="spellStart"/>
            <w:r w:rsidR="00101904" w:rsidRPr="00580401">
              <w:rPr>
                <w:lang w:val="en-US"/>
              </w:rPr>
              <w:t>Savoie</w:t>
            </w:r>
            <w:proofErr w:type="spellEnd"/>
            <w:r w:rsidR="00101904" w:rsidRPr="00580401">
              <w:rPr>
                <w:lang w:val="en-US"/>
              </w:rPr>
              <w:t xml:space="preserve"> </w:t>
            </w:r>
            <w:r w:rsidRPr="00580401">
              <w:rPr>
                <w:lang w:val="en-US"/>
              </w:rPr>
              <w:t>test</w:t>
            </w:r>
            <w:r w:rsidR="00101904" w:rsidRPr="00580401">
              <w:rPr>
                <w:lang w:val="en-US"/>
              </w:rPr>
              <w:t>s</w:t>
            </w:r>
            <w:r w:rsidRPr="00580401">
              <w:rPr>
                <w:lang w:val="en-US"/>
              </w:rPr>
              <w:t xml:space="preserve"> some selected milling process and conditions on a large scale in order to take into account the deviation linked to the milling process.</w:t>
            </w:r>
          </w:p>
          <w:p w14:paraId="19256408" w14:textId="77777777" w:rsidR="009944BE" w:rsidRPr="00580401" w:rsidRDefault="009944BE" w:rsidP="009944BE">
            <w:pPr>
              <w:pStyle w:val="ITStandard"/>
              <w:spacing w:line="276" w:lineRule="auto"/>
              <w:rPr>
                <w:highlight w:val="yellow"/>
                <w:lang w:val="en-US"/>
              </w:rPr>
            </w:pPr>
            <w:r w:rsidRPr="00580401">
              <w:rPr>
                <w:lang w:val="en-US"/>
              </w:rPr>
              <w:t xml:space="preserve">From the analysis of the final products, a second run with optimized parameters will allow to get sufficient confidence in order to master as much </w:t>
            </w:r>
            <w:r w:rsidRPr="00580401">
              <w:rPr>
                <w:lang w:val="en-US"/>
              </w:rPr>
              <w:lastRenderedPageBreak/>
              <w:t xml:space="preserve">possible the final properties and the stability of </w:t>
            </w:r>
            <w:r w:rsidR="00101904" w:rsidRPr="00580401">
              <w:rPr>
                <w:lang w:val="en-US"/>
              </w:rPr>
              <w:t xml:space="preserve">Carbone </w:t>
            </w:r>
            <w:proofErr w:type="spellStart"/>
            <w:r w:rsidR="00101904" w:rsidRPr="00580401">
              <w:rPr>
                <w:lang w:val="en-US"/>
              </w:rPr>
              <w:t>Savoie’s</w:t>
            </w:r>
            <w:proofErr w:type="spellEnd"/>
            <w:r w:rsidR="00101904" w:rsidRPr="00580401">
              <w:rPr>
                <w:lang w:val="en-US"/>
              </w:rPr>
              <w:t xml:space="preserve"> </w:t>
            </w:r>
            <w:r w:rsidR="00454673" w:rsidRPr="00580401">
              <w:rPr>
                <w:lang w:val="en-US"/>
              </w:rPr>
              <w:t xml:space="preserve">innovative </w:t>
            </w:r>
            <w:r w:rsidRPr="00580401">
              <w:rPr>
                <w:lang w:val="en-US"/>
              </w:rPr>
              <w:t xml:space="preserve">BAM product </w:t>
            </w:r>
          </w:p>
        </w:tc>
        <w:tc>
          <w:tcPr>
            <w:tcW w:w="1562" w:type="dxa"/>
          </w:tcPr>
          <w:p w14:paraId="19256409" w14:textId="77777777" w:rsidR="009944BE" w:rsidRPr="00580401" w:rsidRDefault="009944BE" w:rsidP="009944BE">
            <w:pPr>
              <w:pStyle w:val="ITStandard"/>
              <w:spacing w:line="276" w:lineRule="auto"/>
              <w:rPr>
                <w:lang w:val="en-US"/>
              </w:rPr>
            </w:pPr>
            <w:r w:rsidRPr="00580401">
              <w:rPr>
                <w:lang w:val="en-US"/>
              </w:rPr>
              <w:lastRenderedPageBreak/>
              <w:t>Yield at each step of the process</w:t>
            </w:r>
          </w:p>
          <w:p w14:paraId="1925640A" w14:textId="77777777" w:rsidR="009944BE" w:rsidRPr="00580401" w:rsidRDefault="009944BE" w:rsidP="009944BE">
            <w:pPr>
              <w:pStyle w:val="ITStandard"/>
              <w:spacing w:line="276" w:lineRule="auto"/>
              <w:rPr>
                <w:lang w:val="en-US"/>
              </w:rPr>
            </w:pPr>
            <w:r w:rsidRPr="00580401">
              <w:rPr>
                <w:lang w:val="en-US"/>
              </w:rPr>
              <w:t>Hardness / grindability /granulometry</w:t>
            </w:r>
          </w:p>
          <w:p w14:paraId="1925640B" w14:textId="77777777" w:rsidR="009944BE" w:rsidRPr="00580401" w:rsidRDefault="009944BE" w:rsidP="009944BE">
            <w:pPr>
              <w:pStyle w:val="ITStandard"/>
              <w:spacing w:line="276" w:lineRule="auto"/>
              <w:rPr>
                <w:lang w:val="en-US"/>
              </w:rPr>
            </w:pPr>
            <w:r w:rsidRPr="00580401">
              <w:rPr>
                <w:lang w:val="en-US"/>
              </w:rPr>
              <w:t>Purity, Crystallinity</w:t>
            </w:r>
          </w:p>
          <w:p w14:paraId="1925640C" w14:textId="77777777" w:rsidR="009944BE" w:rsidRPr="00580401" w:rsidRDefault="009944BE" w:rsidP="009944BE">
            <w:pPr>
              <w:pStyle w:val="ITStandard"/>
              <w:spacing w:line="276" w:lineRule="auto"/>
              <w:rPr>
                <w:lang w:val="en-US"/>
              </w:rPr>
            </w:pPr>
            <w:r w:rsidRPr="00580401">
              <w:rPr>
                <w:lang w:val="en-US"/>
              </w:rPr>
              <w:t>Energy consumption</w:t>
            </w:r>
          </w:p>
          <w:p w14:paraId="1925640D" w14:textId="77777777" w:rsidR="009944BE" w:rsidRPr="00580401" w:rsidRDefault="009944BE" w:rsidP="009944BE">
            <w:pPr>
              <w:pStyle w:val="ITStandard"/>
              <w:spacing w:line="276" w:lineRule="auto"/>
              <w:rPr>
                <w:lang w:val="en-US"/>
              </w:rPr>
            </w:pPr>
            <w:r w:rsidRPr="00580401">
              <w:rPr>
                <w:lang w:val="en-US"/>
              </w:rPr>
              <w:t>Cost</w:t>
            </w:r>
          </w:p>
          <w:p w14:paraId="1925640E" w14:textId="77777777" w:rsidR="009944BE" w:rsidRPr="00580401" w:rsidRDefault="009944BE" w:rsidP="009944BE">
            <w:pPr>
              <w:pStyle w:val="ITStandard"/>
              <w:spacing w:line="276" w:lineRule="auto"/>
              <w:rPr>
                <w:lang w:val="en-US"/>
              </w:rPr>
            </w:pPr>
            <w:r w:rsidRPr="00580401">
              <w:rPr>
                <w:lang w:val="en-US"/>
              </w:rPr>
              <w:t>Cell performance</w:t>
            </w:r>
          </w:p>
          <w:p w14:paraId="1925640F" w14:textId="77777777" w:rsidR="009944BE" w:rsidRPr="00580401" w:rsidRDefault="009944BE" w:rsidP="009944BE">
            <w:pPr>
              <w:pStyle w:val="ITStandard"/>
              <w:spacing w:line="276" w:lineRule="auto"/>
              <w:rPr>
                <w:lang w:val="en-US"/>
              </w:rPr>
            </w:pPr>
            <w:r w:rsidRPr="00580401">
              <w:rPr>
                <w:lang w:val="en-US"/>
              </w:rPr>
              <w:t>Intermediate qualification results on 1st batch + launch of 2nd batch</w:t>
            </w:r>
          </w:p>
          <w:p w14:paraId="19256410" w14:textId="77777777" w:rsidR="009944BE" w:rsidRPr="00580401" w:rsidRDefault="009944BE" w:rsidP="009944BE">
            <w:pPr>
              <w:pStyle w:val="ITStandard"/>
              <w:spacing w:line="276" w:lineRule="auto"/>
              <w:rPr>
                <w:highlight w:val="yellow"/>
                <w:lang w:val="en-US"/>
              </w:rPr>
            </w:pPr>
            <w:r w:rsidRPr="00580401">
              <w:rPr>
                <w:lang w:val="en-US"/>
              </w:rPr>
              <w:t xml:space="preserve">First sales for prototype industrial </w:t>
            </w:r>
            <w:r w:rsidRPr="00580401">
              <w:rPr>
                <w:lang w:val="en-US"/>
              </w:rPr>
              <w:lastRenderedPageBreak/>
              <w:t>cells</w:t>
            </w:r>
          </w:p>
        </w:tc>
      </w:tr>
      <w:tr w:rsidR="009944BE" w:rsidRPr="00580401" w14:paraId="19256423" w14:textId="77777777" w:rsidTr="001376B9">
        <w:tc>
          <w:tcPr>
            <w:tcW w:w="709" w:type="dxa"/>
          </w:tcPr>
          <w:p w14:paraId="19256412" w14:textId="77777777" w:rsidR="009944BE" w:rsidRPr="00580401" w:rsidRDefault="009944BE" w:rsidP="009944BE">
            <w:pPr>
              <w:pStyle w:val="ITStandard"/>
              <w:rPr>
                <w:lang w:val="en-US"/>
              </w:rPr>
            </w:pPr>
            <w:r w:rsidRPr="00580401">
              <w:rPr>
                <w:lang w:val="en-US"/>
              </w:rPr>
              <w:lastRenderedPageBreak/>
              <w:t>12</w:t>
            </w:r>
          </w:p>
        </w:tc>
        <w:tc>
          <w:tcPr>
            <w:tcW w:w="710" w:type="dxa"/>
          </w:tcPr>
          <w:p w14:paraId="19256413" w14:textId="77777777" w:rsidR="009944BE" w:rsidRPr="00580401" w:rsidRDefault="009944BE" w:rsidP="009944BE">
            <w:pPr>
              <w:pStyle w:val="ITStandard"/>
              <w:rPr>
                <w:lang w:val="en-US"/>
              </w:rPr>
            </w:pPr>
            <w:r w:rsidRPr="00580401">
              <w:rPr>
                <w:lang w:val="en-US"/>
              </w:rPr>
              <w:t>WP3</w:t>
            </w:r>
          </w:p>
        </w:tc>
        <w:tc>
          <w:tcPr>
            <w:tcW w:w="850" w:type="dxa"/>
          </w:tcPr>
          <w:p w14:paraId="19256414" w14:textId="77777777" w:rsidR="009944BE" w:rsidRPr="00580401" w:rsidRDefault="009944BE" w:rsidP="009944BE">
            <w:pPr>
              <w:pStyle w:val="ITStandard"/>
              <w:rPr>
                <w:lang w:val="en-US"/>
              </w:rPr>
            </w:pPr>
            <w:r w:rsidRPr="00580401">
              <w:rPr>
                <w:lang w:val="en-US"/>
              </w:rPr>
              <w:t>FID phase</w:t>
            </w:r>
          </w:p>
        </w:tc>
        <w:tc>
          <w:tcPr>
            <w:tcW w:w="738" w:type="dxa"/>
          </w:tcPr>
          <w:p w14:paraId="19256415" w14:textId="77777777" w:rsidR="009944BE" w:rsidRPr="00580401" w:rsidRDefault="009944BE" w:rsidP="009944BE">
            <w:pPr>
              <w:pStyle w:val="ITStandard"/>
              <w:rPr>
                <w:lang w:val="en-US"/>
              </w:rPr>
            </w:pPr>
            <w:r w:rsidRPr="00580401">
              <w:rPr>
                <w:lang w:val="en-US"/>
              </w:rPr>
              <w:t>300t</w:t>
            </w:r>
          </w:p>
        </w:tc>
        <w:tc>
          <w:tcPr>
            <w:tcW w:w="1359" w:type="dxa"/>
          </w:tcPr>
          <w:p w14:paraId="19256416" w14:textId="77777777" w:rsidR="009944BE" w:rsidRPr="00580401" w:rsidRDefault="009944BE" w:rsidP="009944BE">
            <w:pPr>
              <w:pStyle w:val="ITStandard"/>
              <w:rPr>
                <w:lang w:val="en-US"/>
              </w:rPr>
            </w:pPr>
            <w:r w:rsidRPr="00580401">
              <w:rPr>
                <w:lang w:val="en-US"/>
              </w:rPr>
              <w:t>Preparation of the synthetic graphite powder</w:t>
            </w:r>
          </w:p>
        </w:tc>
        <w:tc>
          <w:tcPr>
            <w:tcW w:w="1111" w:type="dxa"/>
          </w:tcPr>
          <w:p w14:paraId="19256417" w14:textId="77777777" w:rsidR="009944BE" w:rsidRPr="00580401" w:rsidRDefault="009944BE" w:rsidP="009944BE">
            <w:pPr>
              <w:pStyle w:val="ITStandard"/>
              <w:rPr>
                <w:lang w:val="en-US"/>
              </w:rPr>
            </w:pPr>
            <w:r w:rsidRPr="00580401">
              <w:rPr>
                <w:lang w:val="en-US"/>
              </w:rPr>
              <w:t>Q4 2022</w:t>
            </w:r>
          </w:p>
        </w:tc>
        <w:tc>
          <w:tcPr>
            <w:tcW w:w="2916" w:type="dxa"/>
          </w:tcPr>
          <w:p w14:paraId="19256418" w14:textId="77777777" w:rsidR="009944BE" w:rsidRPr="00580401" w:rsidRDefault="009944BE" w:rsidP="009944BE">
            <w:pPr>
              <w:pStyle w:val="ITStandard"/>
              <w:spacing w:line="276" w:lineRule="auto"/>
              <w:rPr>
                <w:lang w:val="en-US"/>
              </w:rPr>
            </w:pPr>
            <w:r w:rsidRPr="00580401">
              <w:rPr>
                <w:lang w:val="en-US"/>
              </w:rPr>
              <w:t xml:space="preserve">The innovation is mainly in the fact that </w:t>
            </w:r>
            <w:r w:rsidR="00101904" w:rsidRPr="00580401">
              <w:rPr>
                <w:lang w:val="en-US"/>
              </w:rPr>
              <w:t xml:space="preserve">Carbone </w:t>
            </w:r>
            <w:proofErr w:type="spellStart"/>
            <w:r w:rsidR="00101904" w:rsidRPr="00580401">
              <w:rPr>
                <w:lang w:val="en-US"/>
              </w:rPr>
              <w:t>Savoie</w:t>
            </w:r>
            <w:proofErr w:type="spellEnd"/>
            <w:r w:rsidR="00101904" w:rsidRPr="00580401">
              <w:rPr>
                <w:lang w:val="en-US"/>
              </w:rPr>
              <w:t xml:space="preserve"> </w:t>
            </w:r>
            <w:r w:rsidRPr="00580401">
              <w:rPr>
                <w:lang w:val="en-US"/>
              </w:rPr>
              <w:t>target</w:t>
            </w:r>
            <w:r w:rsidR="00101904" w:rsidRPr="00580401">
              <w:rPr>
                <w:lang w:val="en-US"/>
              </w:rPr>
              <w:t>s</w:t>
            </w:r>
            <w:r w:rsidRPr="00580401">
              <w:rPr>
                <w:lang w:val="en-US"/>
              </w:rPr>
              <w:t xml:space="preserve"> to get the right properties without having specific steps for </w:t>
            </w:r>
            <w:proofErr w:type="spellStart"/>
            <w:r w:rsidRPr="00580401">
              <w:rPr>
                <w:lang w:val="en-US"/>
              </w:rPr>
              <w:t>spheroïdization</w:t>
            </w:r>
            <w:proofErr w:type="spellEnd"/>
            <w:r w:rsidRPr="00580401">
              <w:rPr>
                <w:lang w:val="en-US"/>
              </w:rPr>
              <w:t xml:space="preserve"> and / or coating.</w:t>
            </w:r>
          </w:p>
          <w:p w14:paraId="19256419" w14:textId="77777777" w:rsidR="009944BE" w:rsidRPr="00580401" w:rsidRDefault="009944BE" w:rsidP="009944BE">
            <w:pPr>
              <w:pStyle w:val="ITStandard"/>
              <w:spacing w:line="276" w:lineRule="auto"/>
              <w:rPr>
                <w:lang w:val="en-US"/>
              </w:rPr>
            </w:pPr>
            <w:r w:rsidRPr="00580401">
              <w:rPr>
                <w:lang w:val="en-US"/>
              </w:rPr>
              <w:t xml:space="preserve">From the R&amp;D&amp;I </w:t>
            </w:r>
            <w:r w:rsidR="00BD5601" w:rsidRPr="00580401">
              <w:rPr>
                <w:lang w:val="en-US"/>
              </w:rPr>
              <w:t xml:space="preserve">validation phase </w:t>
            </w:r>
            <w:r w:rsidRPr="00580401">
              <w:rPr>
                <w:lang w:val="en-US"/>
              </w:rPr>
              <w:t xml:space="preserve">results </w:t>
            </w:r>
            <w:r w:rsidR="00325B61" w:rsidRPr="00580401">
              <w:rPr>
                <w:lang w:val="en-US"/>
              </w:rPr>
              <w:t xml:space="preserve">Carbone </w:t>
            </w:r>
            <w:proofErr w:type="spellStart"/>
            <w:r w:rsidR="00325B61" w:rsidRPr="00580401">
              <w:rPr>
                <w:lang w:val="en-US"/>
              </w:rPr>
              <w:t>Savoie</w:t>
            </w:r>
            <w:proofErr w:type="spellEnd"/>
            <w:r w:rsidR="00325B61" w:rsidRPr="00580401">
              <w:rPr>
                <w:lang w:val="en-US"/>
              </w:rPr>
              <w:t xml:space="preserve"> </w:t>
            </w:r>
            <w:r w:rsidRPr="00580401">
              <w:rPr>
                <w:lang w:val="en-US"/>
              </w:rPr>
              <w:t>test</w:t>
            </w:r>
            <w:r w:rsidR="00325B61" w:rsidRPr="00580401">
              <w:rPr>
                <w:lang w:val="en-US"/>
              </w:rPr>
              <w:t>s</w:t>
            </w:r>
            <w:r w:rsidR="00BD5601" w:rsidRPr="00580401">
              <w:rPr>
                <w:lang w:val="en-US"/>
              </w:rPr>
              <w:t xml:space="preserve"> the optimized </w:t>
            </w:r>
            <w:r w:rsidRPr="00580401">
              <w:rPr>
                <w:lang w:val="en-US"/>
              </w:rPr>
              <w:t>selected milling process</w:t>
            </w:r>
            <w:r w:rsidR="000B7182" w:rsidRPr="00580401">
              <w:rPr>
                <w:lang w:val="en-US"/>
              </w:rPr>
              <w:t xml:space="preserve"> </w:t>
            </w:r>
            <w:r w:rsidRPr="00580401">
              <w:rPr>
                <w:lang w:val="en-US"/>
              </w:rPr>
              <w:t>conditions on a large scale in order to take into account the deviation linked to the milling process.</w:t>
            </w:r>
          </w:p>
          <w:p w14:paraId="1925641A" w14:textId="77777777" w:rsidR="009944BE" w:rsidRPr="00580401" w:rsidRDefault="00AE3261" w:rsidP="009944BE">
            <w:pPr>
              <w:pStyle w:val="ITStandard"/>
              <w:rPr>
                <w:lang w:val="en-US"/>
              </w:rPr>
            </w:pPr>
            <w:r w:rsidRPr="00580401">
              <w:rPr>
                <w:lang w:val="en-US"/>
              </w:rPr>
              <w:t xml:space="preserve">This </w:t>
            </w:r>
            <w:r w:rsidR="009944BE" w:rsidRPr="00580401">
              <w:rPr>
                <w:lang w:val="en-US"/>
              </w:rPr>
              <w:t xml:space="preserve">will allow to get sufficient confidence in order to master as much possible the final properties and the stability of </w:t>
            </w:r>
            <w:r w:rsidR="00325B61" w:rsidRPr="00580401">
              <w:rPr>
                <w:lang w:val="en-US"/>
              </w:rPr>
              <w:t xml:space="preserve">the innovative </w:t>
            </w:r>
            <w:r w:rsidR="009944BE" w:rsidRPr="00580401">
              <w:rPr>
                <w:lang w:val="en-US"/>
              </w:rPr>
              <w:t xml:space="preserve">BAM product </w:t>
            </w:r>
          </w:p>
        </w:tc>
        <w:tc>
          <w:tcPr>
            <w:tcW w:w="1562" w:type="dxa"/>
          </w:tcPr>
          <w:p w14:paraId="1925641B" w14:textId="77777777" w:rsidR="009944BE" w:rsidRPr="00580401" w:rsidRDefault="009944BE" w:rsidP="009944BE">
            <w:pPr>
              <w:pStyle w:val="ITStandard"/>
              <w:spacing w:line="276" w:lineRule="auto"/>
              <w:rPr>
                <w:lang w:val="en-US"/>
              </w:rPr>
            </w:pPr>
            <w:r w:rsidRPr="00580401">
              <w:rPr>
                <w:lang w:val="en-US"/>
              </w:rPr>
              <w:t>Yield at each step of the process</w:t>
            </w:r>
          </w:p>
          <w:p w14:paraId="1925641C" w14:textId="77777777" w:rsidR="009944BE" w:rsidRPr="00580401" w:rsidRDefault="009944BE" w:rsidP="009944BE">
            <w:pPr>
              <w:pStyle w:val="ITStandard"/>
              <w:spacing w:line="276" w:lineRule="auto"/>
              <w:rPr>
                <w:lang w:val="en-US"/>
              </w:rPr>
            </w:pPr>
            <w:r w:rsidRPr="00580401">
              <w:rPr>
                <w:lang w:val="en-US"/>
              </w:rPr>
              <w:t>Hardness / grindability /granulometry</w:t>
            </w:r>
          </w:p>
          <w:p w14:paraId="1925641D" w14:textId="77777777" w:rsidR="009944BE" w:rsidRPr="00580401" w:rsidRDefault="009944BE" w:rsidP="009944BE">
            <w:pPr>
              <w:pStyle w:val="ITStandard"/>
              <w:spacing w:line="276" w:lineRule="auto"/>
              <w:rPr>
                <w:lang w:val="en-US"/>
              </w:rPr>
            </w:pPr>
            <w:r w:rsidRPr="00580401">
              <w:rPr>
                <w:lang w:val="en-US"/>
              </w:rPr>
              <w:t>Purity, Crystallinity</w:t>
            </w:r>
          </w:p>
          <w:p w14:paraId="1925641E" w14:textId="77777777" w:rsidR="009944BE" w:rsidRPr="00580401" w:rsidRDefault="009944BE" w:rsidP="009944BE">
            <w:pPr>
              <w:pStyle w:val="ITStandard"/>
              <w:spacing w:line="276" w:lineRule="auto"/>
              <w:rPr>
                <w:lang w:val="en-US"/>
              </w:rPr>
            </w:pPr>
            <w:r w:rsidRPr="00580401">
              <w:rPr>
                <w:lang w:val="en-US"/>
              </w:rPr>
              <w:t>Energy consumption</w:t>
            </w:r>
          </w:p>
          <w:p w14:paraId="1925641F" w14:textId="77777777" w:rsidR="009944BE" w:rsidRPr="00580401" w:rsidRDefault="009944BE" w:rsidP="009944BE">
            <w:pPr>
              <w:pStyle w:val="ITStandard"/>
              <w:spacing w:line="276" w:lineRule="auto"/>
              <w:rPr>
                <w:lang w:val="en-US"/>
              </w:rPr>
            </w:pPr>
            <w:r w:rsidRPr="00580401">
              <w:rPr>
                <w:lang w:val="en-US"/>
              </w:rPr>
              <w:t>Cost</w:t>
            </w:r>
          </w:p>
          <w:p w14:paraId="19256420" w14:textId="77777777" w:rsidR="009944BE" w:rsidRPr="00580401" w:rsidRDefault="009944BE" w:rsidP="009944BE">
            <w:pPr>
              <w:pStyle w:val="ITStandard"/>
              <w:spacing w:line="276" w:lineRule="auto"/>
              <w:rPr>
                <w:lang w:val="en-US"/>
              </w:rPr>
            </w:pPr>
            <w:r w:rsidRPr="00580401">
              <w:rPr>
                <w:lang w:val="en-US"/>
              </w:rPr>
              <w:t>Cell performance</w:t>
            </w:r>
          </w:p>
          <w:p w14:paraId="19256421" w14:textId="77777777" w:rsidR="009944BE" w:rsidRPr="00580401" w:rsidRDefault="009944BE" w:rsidP="009944BE">
            <w:pPr>
              <w:pStyle w:val="ITStandard"/>
              <w:spacing w:line="276" w:lineRule="auto"/>
              <w:rPr>
                <w:lang w:val="en-US"/>
              </w:rPr>
            </w:pPr>
            <w:r w:rsidRPr="00580401">
              <w:rPr>
                <w:lang w:val="en-US"/>
              </w:rPr>
              <w:t>Intermediate qualification results on 1st batch + launch of 2nd batch</w:t>
            </w:r>
          </w:p>
          <w:p w14:paraId="19256422" w14:textId="77777777" w:rsidR="009944BE" w:rsidRPr="00580401" w:rsidRDefault="009944BE" w:rsidP="009944BE">
            <w:pPr>
              <w:pStyle w:val="ITStandard"/>
              <w:rPr>
                <w:lang w:val="en-US"/>
              </w:rPr>
            </w:pPr>
            <w:r w:rsidRPr="00580401">
              <w:rPr>
                <w:lang w:val="en-US"/>
              </w:rPr>
              <w:t>First sales for prototype industrial cells</w:t>
            </w:r>
          </w:p>
        </w:tc>
      </w:tr>
    </w:tbl>
    <w:p w14:paraId="19256424" w14:textId="77777777" w:rsidR="009944BE" w:rsidRPr="00580401" w:rsidRDefault="009944BE" w:rsidP="009944BE">
      <w:pPr>
        <w:rPr>
          <w:lang w:val="en-US"/>
        </w:rPr>
      </w:pPr>
    </w:p>
    <w:p w14:paraId="19256425" w14:textId="77777777" w:rsidR="00CC3987" w:rsidRPr="00580401" w:rsidRDefault="00CC3987" w:rsidP="00CC3987">
      <w:pPr>
        <w:pStyle w:val="ITAbsatzohneNr"/>
        <w:rPr>
          <w:lang w:val="en-US"/>
        </w:rPr>
      </w:pPr>
    </w:p>
    <w:p w14:paraId="19256426" w14:textId="77777777" w:rsidR="00CC3987" w:rsidRPr="00580401" w:rsidRDefault="00CC3987" w:rsidP="00CC3987">
      <w:pPr>
        <w:pStyle w:val="N3"/>
        <w:rPr>
          <w:lang w:val="en-US"/>
        </w:rPr>
      </w:pPr>
      <w:r w:rsidRPr="00580401">
        <w:rPr>
          <w:lang w:val="en-US"/>
        </w:rPr>
        <w:t>Economic c</w:t>
      </w:r>
      <w:r w:rsidR="009944BE" w:rsidRPr="00580401">
        <w:rPr>
          <w:lang w:val="en-US"/>
        </w:rPr>
        <w:t xml:space="preserve">ost of </w:t>
      </w:r>
      <w:r w:rsidR="00013288" w:rsidRPr="00580401">
        <w:rPr>
          <w:lang w:val="en-US"/>
        </w:rPr>
        <w:t xml:space="preserve">R&amp;D or FID </w:t>
      </w:r>
      <w:r w:rsidRPr="00580401">
        <w:rPr>
          <w:lang w:val="en-US"/>
        </w:rPr>
        <w:t>loops</w:t>
      </w:r>
    </w:p>
    <w:p w14:paraId="19256427" w14:textId="77777777" w:rsidR="006D39E1" w:rsidRPr="00580401" w:rsidRDefault="006D39E1">
      <w:pPr>
        <w:pStyle w:val="ITStandard"/>
        <w:rPr>
          <w:lang w:val="en-US"/>
        </w:rPr>
      </w:pPr>
      <w:r w:rsidRPr="00580401">
        <w:rPr>
          <w:lang w:val="en-US"/>
        </w:rPr>
        <w:t>The</w:t>
      </w:r>
      <w:r w:rsidR="00E053B1" w:rsidRPr="00580401">
        <w:rPr>
          <w:lang w:val="en-US"/>
        </w:rPr>
        <w:t xml:space="preserve"> R&amp;D and FID</w:t>
      </w:r>
      <w:r w:rsidRPr="00580401">
        <w:rPr>
          <w:lang w:val="en-US"/>
        </w:rPr>
        <w:t xml:space="preserve"> </w:t>
      </w:r>
      <w:r w:rsidR="006E5E01" w:rsidRPr="00580401">
        <w:rPr>
          <w:lang w:val="en-US"/>
        </w:rPr>
        <w:t xml:space="preserve">loops </w:t>
      </w:r>
      <w:r w:rsidR="009F582F" w:rsidRPr="00580401">
        <w:rPr>
          <w:lang w:val="en-US"/>
        </w:rPr>
        <w:t xml:space="preserve">will be performed with </w:t>
      </w:r>
      <w:r w:rsidR="007C0E58" w:rsidRPr="00580401">
        <w:rPr>
          <w:lang w:val="en-US"/>
        </w:rPr>
        <w:t xml:space="preserve">Carbone </w:t>
      </w:r>
      <w:proofErr w:type="spellStart"/>
      <w:r w:rsidR="007C0E58" w:rsidRPr="00580401">
        <w:rPr>
          <w:lang w:val="en-US"/>
        </w:rPr>
        <w:t>Savoie’s</w:t>
      </w:r>
      <w:proofErr w:type="spellEnd"/>
      <w:r w:rsidR="007C0E58" w:rsidRPr="00580401">
        <w:rPr>
          <w:lang w:val="en-US"/>
        </w:rPr>
        <w:t xml:space="preserve"> </w:t>
      </w:r>
      <w:r w:rsidR="009F582F" w:rsidRPr="00580401">
        <w:rPr>
          <w:lang w:val="en-US"/>
        </w:rPr>
        <w:t xml:space="preserve">current </w:t>
      </w:r>
      <w:r w:rsidR="009B1BD6" w:rsidRPr="00580401">
        <w:rPr>
          <w:lang w:val="en-US"/>
        </w:rPr>
        <w:t>equipment</w:t>
      </w:r>
      <w:r w:rsidR="007C0E58" w:rsidRPr="00580401">
        <w:rPr>
          <w:lang w:val="en-US"/>
        </w:rPr>
        <w:t xml:space="preserve">’s </w:t>
      </w:r>
      <w:r w:rsidR="00094F6B" w:rsidRPr="00580401">
        <w:rPr>
          <w:lang w:val="en-US"/>
        </w:rPr>
        <w:t>capacity</w:t>
      </w:r>
      <w:r w:rsidR="00785648" w:rsidRPr="00580401">
        <w:rPr>
          <w:lang w:val="en-US"/>
        </w:rPr>
        <w:t xml:space="preserve">, which are already fully loaded with current markets (aluminum cathode and specialty </w:t>
      </w:r>
      <w:r w:rsidR="00306358" w:rsidRPr="00580401">
        <w:rPr>
          <w:lang w:val="en-US"/>
        </w:rPr>
        <w:t>graphite</w:t>
      </w:r>
      <w:r w:rsidR="00785648" w:rsidRPr="00580401">
        <w:rPr>
          <w:lang w:val="en-US"/>
        </w:rPr>
        <w:t xml:space="preserve"> blocks)</w:t>
      </w:r>
      <w:r w:rsidR="00B576F2" w:rsidRPr="00580401">
        <w:rPr>
          <w:lang w:val="en-US"/>
        </w:rPr>
        <w:t xml:space="preserve">. From this point of </w:t>
      </w:r>
      <w:r w:rsidR="00306358" w:rsidRPr="00580401">
        <w:rPr>
          <w:lang w:val="en-US"/>
        </w:rPr>
        <w:t>view,</w:t>
      </w:r>
      <w:r w:rsidR="00B576F2" w:rsidRPr="00580401">
        <w:rPr>
          <w:lang w:val="en-US"/>
        </w:rPr>
        <w:t xml:space="preserve"> these trials are a real investment in time and </w:t>
      </w:r>
      <w:r w:rsidR="00C15E80" w:rsidRPr="00580401">
        <w:rPr>
          <w:lang w:val="en-US"/>
        </w:rPr>
        <w:t xml:space="preserve">loss </w:t>
      </w:r>
      <w:r w:rsidR="00B576F2" w:rsidRPr="00580401">
        <w:rPr>
          <w:lang w:val="en-US"/>
        </w:rPr>
        <w:t xml:space="preserve">revenues for Carbone </w:t>
      </w:r>
      <w:proofErr w:type="spellStart"/>
      <w:r w:rsidR="00B576F2" w:rsidRPr="00580401">
        <w:rPr>
          <w:lang w:val="en-US"/>
        </w:rPr>
        <w:t>Savoie</w:t>
      </w:r>
      <w:proofErr w:type="spellEnd"/>
      <w:r w:rsidR="009B437D" w:rsidRPr="00580401">
        <w:rPr>
          <w:lang w:val="en-US"/>
        </w:rPr>
        <w:t xml:space="preserve"> and generate not only direct cost but also </w:t>
      </w:r>
      <w:r w:rsidR="007C0E58" w:rsidRPr="00580401">
        <w:rPr>
          <w:lang w:val="en-US"/>
        </w:rPr>
        <w:t xml:space="preserve">substantial </w:t>
      </w:r>
      <w:r w:rsidR="009B437D" w:rsidRPr="00580401">
        <w:rPr>
          <w:lang w:val="en-US"/>
        </w:rPr>
        <w:t xml:space="preserve">direct production/sales losses of </w:t>
      </w:r>
      <w:r w:rsidR="00306358" w:rsidRPr="00580401">
        <w:rPr>
          <w:lang w:val="en-US"/>
        </w:rPr>
        <w:t>opportunity</w:t>
      </w:r>
      <w:r w:rsidR="00116094" w:rsidRPr="00580401">
        <w:rPr>
          <w:lang w:val="en-US"/>
        </w:rPr>
        <w:t xml:space="preserve">: </w:t>
      </w:r>
      <w:r w:rsidR="007C0E58" w:rsidRPr="00580401">
        <w:rPr>
          <w:lang w:val="en-US"/>
        </w:rPr>
        <w:t xml:space="preserve">every ton of graphite product sold to currents </w:t>
      </w:r>
      <w:r w:rsidR="007C0E58" w:rsidRPr="00580401">
        <w:rPr>
          <w:lang w:val="en-US"/>
        </w:rPr>
        <w:lastRenderedPageBreak/>
        <w:t xml:space="preserve">markets generate about </w:t>
      </w:r>
      <w:r w:rsidR="004577DF" w:rsidRPr="00580401">
        <w:rPr>
          <w:lang w:val="en-US"/>
        </w:rPr>
        <w:t xml:space="preserve">1,600 </w:t>
      </w:r>
      <w:r w:rsidR="007C0E58" w:rsidRPr="00580401">
        <w:rPr>
          <w:lang w:val="en-US"/>
        </w:rPr>
        <w:t xml:space="preserve">euros per tons of EBITDA margin. Therefore, running trial for 5 days has an EBITDA negative impact of </w:t>
      </w:r>
      <w:r w:rsidR="004577DF" w:rsidRPr="00580401">
        <w:rPr>
          <w:lang w:val="en-US"/>
        </w:rPr>
        <w:t>650,000 euros</w:t>
      </w:r>
      <w:r w:rsidR="00B576F2" w:rsidRPr="00580401">
        <w:rPr>
          <w:lang w:val="en-US"/>
        </w:rPr>
        <w:t>.</w:t>
      </w:r>
    </w:p>
    <w:p w14:paraId="19256428" w14:textId="77777777" w:rsidR="002C09CB" w:rsidRPr="00580401" w:rsidRDefault="00306358" w:rsidP="00EC498C">
      <w:pPr>
        <w:pStyle w:val="ITStandard"/>
        <w:rPr>
          <w:lang w:val="en-US"/>
        </w:rPr>
      </w:pPr>
      <w:r w:rsidRPr="00580401">
        <w:rPr>
          <w:lang w:val="en-US"/>
        </w:rPr>
        <w:t>Over the 4 years of R&amp;D and FID development phase</w:t>
      </w:r>
      <w:r w:rsidR="006E5E01" w:rsidRPr="00580401">
        <w:rPr>
          <w:lang w:val="en-US"/>
        </w:rPr>
        <w:t xml:space="preserve"> (</w:t>
      </w:r>
      <w:r w:rsidR="00BC406D" w:rsidRPr="00580401">
        <w:rPr>
          <w:lang w:val="en-US"/>
        </w:rPr>
        <w:t>2019-</w:t>
      </w:r>
      <w:r w:rsidR="006E5E01" w:rsidRPr="00580401">
        <w:rPr>
          <w:lang w:val="en-US"/>
        </w:rPr>
        <w:t>2022</w:t>
      </w:r>
      <w:r w:rsidR="007C0E58" w:rsidRPr="00580401">
        <w:rPr>
          <w:lang w:val="en-US"/>
        </w:rPr>
        <w:t>)</w:t>
      </w:r>
      <w:r w:rsidRPr="00580401">
        <w:rPr>
          <w:lang w:val="en-US"/>
        </w:rPr>
        <w:t>, Carb</w:t>
      </w:r>
      <w:r w:rsidR="009B1BD6" w:rsidRPr="00580401">
        <w:rPr>
          <w:lang w:val="en-US"/>
        </w:rPr>
        <w:t xml:space="preserve">one </w:t>
      </w:r>
      <w:proofErr w:type="spellStart"/>
      <w:r w:rsidR="009B1BD6" w:rsidRPr="00580401">
        <w:rPr>
          <w:lang w:val="en-US"/>
        </w:rPr>
        <w:t>Savoie</w:t>
      </w:r>
      <w:proofErr w:type="spellEnd"/>
      <w:r w:rsidR="009B1BD6" w:rsidRPr="00580401">
        <w:rPr>
          <w:lang w:val="en-US"/>
        </w:rPr>
        <w:t xml:space="preserve"> will dedicate about 3</w:t>
      </w:r>
      <w:r w:rsidRPr="00580401">
        <w:rPr>
          <w:lang w:val="en-US"/>
        </w:rPr>
        <w:t xml:space="preserve">.000 tons </w:t>
      </w:r>
      <w:r w:rsidR="009944BE" w:rsidRPr="00580401">
        <w:rPr>
          <w:lang w:val="en-US"/>
        </w:rPr>
        <w:t xml:space="preserve">of production to loops required by </w:t>
      </w:r>
      <w:r w:rsidR="00481376" w:rsidRPr="00580401">
        <w:rPr>
          <w:lang w:val="en-US"/>
        </w:rPr>
        <w:t xml:space="preserve">the </w:t>
      </w:r>
      <w:r w:rsidR="009944BE" w:rsidRPr="00580401">
        <w:rPr>
          <w:lang w:val="en-US"/>
        </w:rPr>
        <w:t xml:space="preserve">R&amp;D phase and </w:t>
      </w:r>
      <w:r w:rsidR="00481376" w:rsidRPr="00580401">
        <w:rPr>
          <w:lang w:val="en-US"/>
        </w:rPr>
        <w:t xml:space="preserve">the </w:t>
      </w:r>
      <w:r w:rsidR="00C15E80" w:rsidRPr="00580401">
        <w:rPr>
          <w:lang w:val="en-US"/>
        </w:rPr>
        <w:t xml:space="preserve">FID phase </w:t>
      </w:r>
      <w:r w:rsidR="009B1BD6" w:rsidRPr="00580401">
        <w:rPr>
          <w:lang w:val="en-US"/>
        </w:rPr>
        <w:t>(~2</w:t>
      </w:r>
      <w:r w:rsidRPr="00580401">
        <w:rPr>
          <w:lang w:val="en-US"/>
        </w:rPr>
        <w:t xml:space="preserve">% of </w:t>
      </w:r>
      <w:r w:rsidR="009B1BD6" w:rsidRPr="00580401">
        <w:rPr>
          <w:lang w:val="en-US"/>
        </w:rPr>
        <w:t xml:space="preserve">Carbone </w:t>
      </w:r>
      <w:proofErr w:type="spellStart"/>
      <w:r w:rsidR="009B1BD6" w:rsidRPr="00580401">
        <w:rPr>
          <w:lang w:val="en-US"/>
        </w:rPr>
        <w:t>Savoie</w:t>
      </w:r>
      <w:proofErr w:type="spellEnd"/>
      <w:r w:rsidRPr="00580401">
        <w:rPr>
          <w:lang w:val="en-US"/>
        </w:rPr>
        <w:t xml:space="preserve"> cumulated production</w:t>
      </w:r>
      <w:r w:rsidR="009B1BD6" w:rsidRPr="00580401">
        <w:rPr>
          <w:lang w:val="en-US"/>
        </w:rPr>
        <w:t xml:space="preserve"> between 2019 to 2023</w:t>
      </w:r>
      <w:r w:rsidRPr="00580401">
        <w:rPr>
          <w:lang w:val="en-US"/>
        </w:rPr>
        <w:t>).</w:t>
      </w:r>
    </w:p>
    <w:p w14:paraId="19256429" w14:textId="77777777" w:rsidR="00FB71D8" w:rsidRPr="00580401" w:rsidRDefault="00FB71D8" w:rsidP="009944BE">
      <w:pPr>
        <w:pStyle w:val="N2"/>
        <w:rPr>
          <w:lang w:val="en-US"/>
        </w:rPr>
      </w:pPr>
      <w:bookmarkStart w:id="10" w:name="_Toc24645979"/>
      <w:r w:rsidRPr="00580401">
        <w:rPr>
          <w:lang w:val="en-US"/>
        </w:rPr>
        <w:t>I</w:t>
      </w:r>
      <w:r w:rsidR="00DD5ED5" w:rsidRPr="00580401">
        <w:rPr>
          <w:lang w:val="en-US"/>
        </w:rPr>
        <w:t>ntellectual Property Rights</w:t>
      </w:r>
      <w:bookmarkEnd w:id="10"/>
    </w:p>
    <w:p w14:paraId="1925642A" w14:textId="77777777" w:rsidR="00CE6E69" w:rsidRPr="00580401" w:rsidRDefault="00CE6E69" w:rsidP="00A65768">
      <w:pPr>
        <w:pStyle w:val="N3"/>
        <w:rPr>
          <w:lang w:val="en-US"/>
        </w:rPr>
      </w:pPr>
      <w:r w:rsidRPr="00580401">
        <w:rPr>
          <w:lang w:val="en-US"/>
        </w:rPr>
        <w:t>IP management principles</w:t>
      </w:r>
    </w:p>
    <w:p w14:paraId="1925642B" w14:textId="594DD3EE" w:rsidR="00AF3CEE" w:rsidRDefault="007C0E58" w:rsidP="007C0E58">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handles IP management internally, promoting close collaboration between the R&amp;D team, the production team and its patent engineer, e.g. through the organization of patent committee meetings, performance of market intelligence, patent mappings, etc. IP strategy focuses on high performance synthetic graphite products and processes to enable sustainable growth. </w:t>
      </w:r>
    </w:p>
    <w:p w14:paraId="19C82755" w14:textId="77777777" w:rsidR="001376B9" w:rsidRPr="00580401" w:rsidRDefault="001376B9" w:rsidP="007C0E58">
      <w:pPr>
        <w:pStyle w:val="ITStandard"/>
        <w:rPr>
          <w:lang w:val="en-US"/>
        </w:rPr>
      </w:pPr>
    </w:p>
    <w:p w14:paraId="1925642C" w14:textId="77777777" w:rsidR="00CE6E69" w:rsidRPr="00580401" w:rsidRDefault="00CE6E69" w:rsidP="00A65768">
      <w:pPr>
        <w:pStyle w:val="N3"/>
        <w:rPr>
          <w:lang w:val="en-US"/>
        </w:rPr>
      </w:pPr>
      <w:r w:rsidRPr="00580401">
        <w:rPr>
          <w:lang w:val="en-US"/>
        </w:rPr>
        <w:t>IP protections principles</w:t>
      </w:r>
    </w:p>
    <w:p w14:paraId="1925642D" w14:textId="77777777" w:rsidR="00BE52A0" w:rsidRPr="00580401" w:rsidRDefault="00BE52A0" w:rsidP="00EC498C">
      <w:pPr>
        <w:pStyle w:val="ITAbsatzohneNr"/>
        <w:jc w:val="both"/>
        <w:rPr>
          <w:b/>
          <w:sz w:val="22"/>
          <w:szCs w:val="22"/>
          <w:lang w:val="en-US"/>
        </w:rPr>
      </w:pPr>
      <w:r w:rsidRPr="00580401">
        <w:rPr>
          <w:sz w:val="22"/>
          <w:szCs w:val="22"/>
          <w:lang w:val="en-US"/>
        </w:rPr>
        <w:t xml:space="preserve">Each IPCEI </w:t>
      </w:r>
      <w:r w:rsidR="004B563F" w:rsidRPr="00580401">
        <w:rPr>
          <w:sz w:val="22"/>
          <w:szCs w:val="22"/>
          <w:lang w:val="en-US"/>
        </w:rPr>
        <w:t xml:space="preserve">on Batteries’ </w:t>
      </w:r>
      <w:r w:rsidRPr="00580401">
        <w:rPr>
          <w:sz w:val="22"/>
          <w:szCs w:val="22"/>
          <w:lang w:val="en-US"/>
        </w:rPr>
        <w:t>partner will own the IP that it has developed itself as part of the project. In case of joint discovery, a co-ownership will be set up, reflecting the contributions of each partner to the invention. The details of the management, sharing and exploitation of intellectual property will be regulated in the partnership agreement to be established between the partners.</w:t>
      </w:r>
    </w:p>
    <w:p w14:paraId="1925642E" w14:textId="77777777" w:rsidR="00CE6E69" w:rsidRPr="00580401" w:rsidRDefault="00CE6E69" w:rsidP="00A65768">
      <w:pPr>
        <w:pStyle w:val="N3"/>
        <w:rPr>
          <w:lang w:val="en-US"/>
        </w:rPr>
      </w:pPr>
      <w:r w:rsidRPr="00580401">
        <w:rPr>
          <w:lang w:val="en-US"/>
        </w:rPr>
        <w:t>IP exploitation principles</w:t>
      </w:r>
    </w:p>
    <w:p w14:paraId="1925642F" w14:textId="77777777" w:rsidR="00107420" w:rsidRPr="00580401" w:rsidRDefault="00107420" w:rsidP="00EC498C">
      <w:pPr>
        <w:pStyle w:val="ITAbsatzohneNr"/>
        <w:jc w:val="both"/>
        <w:rPr>
          <w:sz w:val="22"/>
          <w:szCs w:val="22"/>
          <w:lang w:val="en-US"/>
        </w:rPr>
      </w:pPr>
      <w:r w:rsidRPr="00580401">
        <w:rPr>
          <w:sz w:val="22"/>
          <w:szCs w:val="22"/>
          <w:lang w:val="en-US"/>
        </w:rPr>
        <w:t>Regarding IP exploitation, each partner will in principle be free to exploit as it wishes its results which are protected by intellectual property rights, including the common new knowledge, without accounting to the other partners. In case of license agreements for exploitation of foreground owned exclusively by a partner, the licenses will be paid at the market price, on fair, reasonable and non-discriminatory conditions (FRAND), as a result of a negotiation between the owner of IP and the partner interested in the license.</w:t>
      </w:r>
    </w:p>
    <w:p w14:paraId="19256430" w14:textId="77777777" w:rsidR="00107420" w:rsidRPr="00580401" w:rsidRDefault="00107420" w:rsidP="00107420">
      <w:pPr>
        <w:pStyle w:val="ITAbsatzohneNr"/>
        <w:rPr>
          <w:lang w:val="en-US"/>
        </w:rPr>
      </w:pPr>
    </w:p>
    <w:p w14:paraId="19256431" w14:textId="77777777" w:rsidR="00C53CAA" w:rsidRPr="00580401" w:rsidRDefault="00C53CAA" w:rsidP="00EC498C">
      <w:pPr>
        <w:pStyle w:val="ITAbsatzohneNr"/>
        <w:rPr>
          <w:lang w:val="en-US"/>
        </w:rPr>
      </w:pPr>
    </w:p>
    <w:p w14:paraId="19256432" w14:textId="77777777" w:rsidR="00832278" w:rsidRPr="00580401" w:rsidRDefault="00A0684E" w:rsidP="00EC498C">
      <w:pPr>
        <w:pStyle w:val="ITStandard"/>
        <w:rPr>
          <w:lang w:val="en-US"/>
        </w:rPr>
      </w:pPr>
      <w:r w:rsidRPr="00580401">
        <w:rPr>
          <w:lang w:val="en-US"/>
        </w:rPr>
        <w:t xml:space="preserve">Carbone </w:t>
      </w:r>
      <w:proofErr w:type="spellStart"/>
      <w:r w:rsidRPr="00580401">
        <w:rPr>
          <w:lang w:val="en-US"/>
        </w:rPr>
        <w:t>Savoie’s</w:t>
      </w:r>
      <w:proofErr w:type="spellEnd"/>
      <w:r w:rsidR="00286DE1" w:rsidRPr="00580401">
        <w:rPr>
          <w:lang w:val="en-US"/>
        </w:rPr>
        <w:t xml:space="preserve"> </w:t>
      </w:r>
      <w:r w:rsidR="00B3705C" w:rsidRPr="00580401">
        <w:rPr>
          <w:lang w:val="en-US"/>
        </w:rPr>
        <w:t xml:space="preserve">technological </w:t>
      </w:r>
      <w:r w:rsidR="00286DE1" w:rsidRPr="00580401">
        <w:rPr>
          <w:lang w:val="en-US"/>
        </w:rPr>
        <w:t xml:space="preserve">vision on Li battery </w:t>
      </w:r>
      <w:r w:rsidR="00B3705C" w:rsidRPr="00580401">
        <w:rPr>
          <w:lang w:val="en-US"/>
        </w:rPr>
        <w:t xml:space="preserve">anode materials </w:t>
      </w:r>
      <w:r w:rsidR="00286DE1" w:rsidRPr="00580401">
        <w:rPr>
          <w:lang w:val="en-US"/>
        </w:rPr>
        <w:t>is to focus on secondary graphite production from raw materials selection, characterization, preparation</w:t>
      </w:r>
      <w:r w:rsidR="00832278" w:rsidRPr="00580401">
        <w:rPr>
          <w:lang w:val="en-US"/>
        </w:rPr>
        <w:t xml:space="preserve"> and formulation</w:t>
      </w:r>
      <w:r w:rsidR="00286DE1" w:rsidRPr="00580401">
        <w:rPr>
          <w:lang w:val="en-US"/>
        </w:rPr>
        <w:t>, blending, mixing, extrusion (or any other forming process), baking, and graphitizing and bringing on the market secondary graphite blocks at the right level of intrinsic material quality</w:t>
      </w:r>
      <w:r w:rsidR="00832278" w:rsidRPr="00580401">
        <w:rPr>
          <w:lang w:val="en-US"/>
        </w:rPr>
        <w:t xml:space="preserve"> ready for following operations. </w:t>
      </w:r>
    </w:p>
    <w:p w14:paraId="19256433" w14:textId="77777777" w:rsidR="006069F6" w:rsidRPr="00580401" w:rsidRDefault="00832278" w:rsidP="00EC498C">
      <w:pPr>
        <w:pStyle w:val="ITStandard"/>
        <w:rPr>
          <w:lang w:val="en-US"/>
        </w:rPr>
      </w:pPr>
      <w:r w:rsidRPr="00580401">
        <w:rPr>
          <w:lang w:val="en-US"/>
        </w:rPr>
        <w:t xml:space="preserve">From the IP point of view, </w:t>
      </w:r>
      <w:r w:rsidR="002A7B07" w:rsidRPr="00580401">
        <w:rPr>
          <w:lang w:val="en-US"/>
        </w:rPr>
        <w:t xml:space="preserve">Carbone </w:t>
      </w:r>
      <w:proofErr w:type="spellStart"/>
      <w:r w:rsidR="002A7B07" w:rsidRPr="00580401">
        <w:rPr>
          <w:lang w:val="en-US"/>
        </w:rPr>
        <w:t>Savoie</w:t>
      </w:r>
      <w:proofErr w:type="spellEnd"/>
      <w:r w:rsidR="002A7B07" w:rsidRPr="00580401">
        <w:rPr>
          <w:lang w:val="en-US"/>
        </w:rPr>
        <w:t xml:space="preserve"> </w:t>
      </w:r>
      <w:r w:rsidRPr="00580401">
        <w:rPr>
          <w:lang w:val="en-US"/>
        </w:rPr>
        <w:t>intend</w:t>
      </w:r>
      <w:r w:rsidR="002A7B07" w:rsidRPr="00580401">
        <w:rPr>
          <w:lang w:val="en-US"/>
        </w:rPr>
        <w:t>s</w:t>
      </w:r>
      <w:r w:rsidRPr="00580401">
        <w:rPr>
          <w:lang w:val="en-US"/>
        </w:rPr>
        <w:t xml:space="preserve"> to remain proprietary on the formulation and transformation processes from raw material to secondary synthetic graphite blocks</w:t>
      </w:r>
      <w:r w:rsidR="006D39E1" w:rsidRPr="00580401">
        <w:rPr>
          <w:lang w:val="en-US"/>
        </w:rPr>
        <w:t xml:space="preserve">, and therefore to exploit on </w:t>
      </w:r>
      <w:r w:rsidR="00815DAD" w:rsidRPr="00580401">
        <w:rPr>
          <w:lang w:val="en-US"/>
        </w:rPr>
        <w:t>its</w:t>
      </w:r>
      <w:r w:rsidR="006D39E1" w:rsidRPr="00580401">
        <w:rPr>
          <w:lang w:val="en-US"/>
        </w:rPr>
        <w:t xml:space="preserve"> own facilities the know-how developed, by </w:t>
      </w:r>
      <w:r w:rsidR="00086BAE" w:rsidRPr="00580401">
        <w:rPr>
          <w:lang w:val="en-US"/>
        </w:rPr>
        <w:t>producing up to 15,</w:t>
      </w:r>
      <w:r w:rsidR="006D39E1" w:rsidRPr="00580401">
        <w:rPr>
          <w:lang w:val="en-US"/>
        </w:rPr>
        <w:t>000</w:t>
      </w:r>
      <w:r w:rsidR="00AF3CEE" w:rsidRPr="00580401">
        <w:rPr>
          <w:lang w:val="en-US"/>
        </w:rPr>
        <w:t xml:space="preserve"> tons</w:t>
      </w:r>
      <w:r w:rsidR="006D39E1" w:rsidRPr="00580401">
        <w:rPr>
          <w:lang w:val="en-US"/>
        </w:rPr>
        <w:t xml:space="preserve"> </w:t>
      </w:r>
      <w:r w:rsidR="00AF3CEE" w:rsidRPr="00580401">
        <w:rPr>
          <w:lang w:val="en-US"/>
        </w:rPr>
        <w:t xml:space="preserve">per </w:t>
      </w:r>
      <w:r w:rsidR="006D39E1" w:rsidRPr="00580401">
        <w:rPr>
          <w:lang w:val="en-US"/>
        </w:rPr>
        <w:t>a year.</w:t>
      </w:r>
    </w:p>
    <w:p w14:paraId="19256434" w14:textId="77777777" w:rsidR="00FD2F2A" w:rsidRPr="00580401" w:rsidRDefault="00FD2F2A" w:rsidP="009944BE">
      <w:pPr>
        <w:pStyle w:val="N2"/>
        <w:rPr>
          <w:lang w:val="en-US"/>
        </w:rPr>
      </w:pPr>
      <w:bookmarkStart w:id="11" w:name="_Ref20507594"/>
      <w:bookmarkStart w:id="12" w:name="_Ref20507610"/>
      <w:bookmarkStart w:id="13" w:name="_Ref20507615"/>
      <w:bookmarkStart w:id="14" w:name="_Toc24645980"/>
      <w:r w:rsidRPr="00580401">
        <w:rPr>
          <w:lang w:val="en-US"/>
        </w:rPr>
        <w:lastRenderedPageBreak/>
        <w:t>Work Plan</w:t>
      </w:r>
      <w:bookmarkEnd w:id="11"/>
      <w:bookmarkEnd w:id="12"/>
      <w:bookmarkEnd w:id="13"/>
      <w:bookmarkEnd w:id="14"/>
    </w:p>
    <w:p w14:paraId="19256435" w14:textId="77777777" w:rsidR="000F6D0C" w:rsidRPr="00580401" w:rsidRDefault="000F6D0C" w:rsidP="000F6D0C">
      <w:pPr>
        <w:pStyle w:val="N3"/>
        <w:rPr>
          <w:lang w:val="en-US"/>
        </w:rPr>
      </w:pPr>
      <w:r w:rsidRPr="00580401">
        <w:rPr>
          <w:lang w:val="en-US"/>
        </w:rPr>
        <w:t>R&amp;D work plan</w:t>
      </w:r>
    </w:p>
    <w:p w14:paraId="19256436" w14:textId="77777777" w:rsidR="000F6D0C" w:rsidRPr="00580401" w:rsidRDefault="00815DAD" w:rsidP="000F6D0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anticipates a three</w:t>
      </w:r>
      <w:r w:rsidR="000F6D0C" w:rsidRPr="00580401">
        <w:rPr>
          <w:lang w:val="en-US"/>
        </w:rPr>
        <w:t>-year</w:t>
      </w:r>
      <w:r w:rsidR="00470F8E" w:rsidRPr="00580401">
        <w:rPr>
          <w:lang w:val="en-US"/>
        </w:rPr>
        <w:t xml:space="preserve"> R&amp;D&amp;I pr</w:t>
      </w:r>
      <w:r w:rsidR="000F6D0C" w:rsidRPr="00580401">
        <w:rPr>
          <w:lang w:val="en-US"/>
        </w:rPr>
        <w:t xml:space="preserve">ogram overlapping with also a </w:t>
      </w:r>
      <w:r w:rsidR="008428C5" w:rsidRPr="00580401">
        <w:rPr>
          <w:lang w:val="en-US"/>
        </w:rPr>
        <w:t>three</w:t>
      </w:r>
      <w:r w:rsidR="000F6D0C" w:rsidRPr="00580401">
        <w:rPr>
          <w:lang w:val="en-US"/>
        </w:rPr>
        <w:t xml:space="preserve">-year FID program from the </w:t>
      </w:r>
      <w:r w:rsidR="00F327F2" w:rsidRPr="00580401">
        <w:rPr>
          <w:lang w:val="en-US"/>
        </w:rPr>
        <w:t xml:space="preserve">4 </w:t>
      </w:r>
      <w:r w:rsidR="00470F8E" w:rsidRPr="00580401">
        <w:rPr>
          <w:lang w:val="en-US"/>
        </w:rPr>
        <w:t>work p</w:t>
      </w:r>
      <w:r w:rsidR="00F327F2" w:rsidRPr="00580401">
        <w:rPr>
          <w:lang w:val="en-US"/>
        </w:rPr>
        <w:t>lans</w:t>
      </w:r>
      <w:r w:rsidR="00470F8E" w:rsidRPr="00580401">
        <w:rPr>
          <w:lang w:val="en-US"/>
        </w:rPr>
        <w:t xml:space="preserve"> below</w:t>
      </w:r>
      <w:r w:rsidR="00F327F2" w:rsidRPr="00580401">
        <w:rPr>
          <w:lang w:val="en-US"/>
        </w:rPr>
        <w:t>.</w:t>
      </w:r>
      <w:r w:rsidR="00470F8E" w:rsidRPr="00580401">
        <w:rPr>
          <w:lang w:val="en-US"/>
        </w:rPr>
        <w:t xml:space="preserve"> </w:t>
      </w:r>
    </w:p>
    <w:p w14:paraId="19256437" w14:textId="77777777" w:rsidR="00470F8E" w:rsidRPr="00580401" w:rsidRDefault="000F6D0C" w:rsidP="000F6D0C">
      <w:pPr>
        <w:pStyle w:val="ITStandard"/>
        <w:rPr>
          <w:lang w:val="en-US"/>
        </w:rPr>
      </w:pPr>
      <w:r w:rsidRPr="00580401">
        <w:rPr>
          <w:lang w:val="en-US"/>
        </w:rPr>
        <w:t xml:space="preserve">All along the way, Carbone </w:t>
      </w:r>
      <w:proofErr w:type="spellStart"/>
      <w:r w:rsidRPr="00580401">
        <w:rPr>
          <w:lang w:val="en-US"/>
        </w:rPr>
        <w:t>Savoie</w:t>
      </w:r>
      <w:proofErr w:type="spellEnd"/>
      <w:r w:rsidRPr="00580401">
        <w:rPr>
          <w:lang w:val="en-US"/>
        </w:rPr>
        <w:t xml:space="preserve"> will have to </w:t>
      </w:r>
      <w:r w:rsidR="00815DAD" w:rsidRPr="00580401">
        <w:rPr>
          <w:lang w:val="en-US"/>
        </w:rPr>
        <w:t xml:space="preserve">partner with potential customer in order to </w:t>
      </w:r>
      <w:r w:rsidRPr="00580401">
        <w:rPr>
          <w:lang w:val="en-US"/>
        </w:rPr>
        <w:t>evaluate the performance</w:t>
      </w:r>
      <w:r w:rsidR="00470F8E" w:rsidRPr="00580401">
        <w:rPr>
          <w:lang w:val="en-US"/>
        </w:rPr>
        <w:t xml:space="preserve"> of the graphite powder</w:t>
      </w:r>
      <w:r w:rsidRPr="00580401">
        <w:rPr>
          <w:lang w:val="en-US"/>
        </w:rPr>
        <w:t xml:space="preserve"> from customer specification </w:t>
      </w:r>
      <w:r w:rsidR="00470F8E" w:rsidRPr="00580401">
        <w:rPr>
          <w:lang w:val="en-US"/>
        </w:rPr>
        <w:t xml:space="preserve">(crystallinity, </w:t>
      </w:r>
      <w:r w:rsidRPr="00580401">
        <w:rPr>
          <w:lang w:val="en-US"/>
        </w:rPr>
        <w:t xml:space="preserve">BET </w:t>
      </w:r>
      <w:r w:rsidR="00470F8E" w:rsidRPr="00580401">
        <w:rPr>
          <w:lang w:val="en-US"/>
        </w:rPr>
        <w:t>specific area, granulometry,</w:t>
      </w:r>
      <w:r w:rsidR="00815DAD" w:rsidRPr="00580401">
        <w:rPr>
          <w:lang w:val="en-US"/>
        </w:rPr>
        <w:t xml:space="preserve"> density, impurities) and test it</w:t>
      </w:r>
      <w:r w:rsidR="00470F8E" w:rsidRPr="00580401">
        <w:rPr>
          <w:lang w:val="en-US"/>
        </w:rPr>
        <w:t xml:space="preserve"> as anode material in a cell (ca</w:t>
      </w:r>
      <w:r w:rsidRPr="00580401">
        <w:rPr>
          <w:lang w:val="en-US"/>
        </w:rPr>
        <w:t xml:space="preserve">pacity, efficiency, cell life). </w:t>
      </w:r>
    </w:p>
    <w:p w14:paraId="19256438" w14:textId="77777777" w:rsidR="00470F8E" w:rsidRPr="00580401" w:rsidRDefault="00470F8E" w:rsidP="0058647D">
      <w:pPr>
        <w:pStyle w:val="ITStandard"/>
        <w:numPr>
          <w:ilvl w:val="0"/>
          <w:numId w:val="9"/>
        </w:numPr>
        <w:rPr>
          <w:strike/>
          <w:lang w:val="en-US"/>
        </w:rPr>
      </w:pPr>
      <w:r w:rsidRPr="00580401">
        <w:rPr>
          <w:b/>
          <w:lang w:val="en-US"/>
        </w:rPr>
        <w:t>WP1:</w:t>
      </w:r>
      <w:r w:rsidRPr="00580401">
        <w:rPr>
          <w:lang w:val="en-US"/>
        </w:rPr>
        <w:t xml:space="preserve"> </w:t>
      </w:r>
      <w:r w:rsidR="00FC13B9" w:rsidRPr="00580401">
        <w:rPr>
          <w:u w:val="single"/>
          <w:lang w:val="en-US"/>
        </w:rPr>
        <w:t xml:space="preserve"> Understanding &amp; Optimization of raw materials properties and forming on advanced materials</w:t>
      </w:r>
      <w:r w:rsidRPr="00580401">
        <w:rPr>
          <w:lang w:val="en-US"/>
        </w:rPr>
        <w:t xml:space="preserve">. </w:t>
      </w:r>
      <w:r w:rsidR="000F6D0C" w:rsidRPr="00580401">
        <w:rPr>
          <w:lang w:val="en-US"/>
        </w:rPr>
        <w:t xml:space="preserve">Raw materials are critical to obtain the expected final properties. </w:t>
      </w:r>
      <w:r w:rsidR="00D26292" w:rsidRPr="00580401">
        <w:rPr>
          <w:lang w:val="en-US"/>
        </w:rPr>
        <w:t xml:space="preserve">Carbone </w:t>
      </w:r>
      <w:proofErr w:type="spellStart"/>
      <w:r w:rsidR="00D26292" w:rsidRPr="00580401">
        <w:rPr>
          <w:lang w:val="en-US"/>
        </w:rPr>
        <w:t>Savoie</w:t>
      </w:r>
      <w:proofErr w:type="spellEnd"/>
      <w:r w:rsidR="00D26292" w:rsidRPr="00580401">
        <w:rPr>
          <w:lang w:val="en-US"/>
        </w:rPr>
        <w:t xml:space="preserve"> aims, with its partners, to develop an overall understanding of structures-to-properties all along the product transformation chain, starting with on raw material</w:t>
      </w:r>
      <w:r w:rsidR="000553C5" w:rsidRPr="00580401">
        <w:rPr>
          <w:lang w:val="en-US"/>
        </w:rPr>
        <w:t>s</w:t>
      </w:r>
      <w:r w:rsidR="00D26292" w:rsidRPr="00580401">
        <w:rPr>
          <w:lang w:val="en-US"/>
        </w:rPr>
        <w:t xml:space="preserve">. </w:t>
      </w:r>
      <w:r w:rsidRPr="00580401">
        <w:rPr>
          <w:lang w:val="en-US"/>
        </w:rPr>
        <w:t>These are basically coke and coal tar pitch as a binder and in addition potential additives</w:t>
      </w:r>
      <w:r w:rsidR="00631B63" w:rsidRPr="00580401">
        <w:rPr>
          <w:lang w:val="en-US"/>
        </w:rPr>
        <w:t xml:space="preserve"> and catalysts</w:t>
      </w:r>
      <w:r w:rsidRPr="00580401">
        <w:rPr>
          <w:lang w:val="en-US"/>
        </w:rPr>
        <w:t xml:space="preserve"> in order to modify the final properties of the graphite. The first step starts with the selection of the right coke in order to get the required properties mainly crystallinity, purity and ability to be milled at the right grain size distribution and shape with an acceptable yield. This coke must also be available at a low price with a sufficient stability and quantity in order to guarantee the deliveries to </w:t>
      </w:r>
      <w:r w:rsidR="00815DAD" w:rsidRPr="00580401">
        <w:rPr>
          <w:lang w:val="en-US"/>
        </w:rPr>
        <w:t xml:space="preserve">Carbone </w:t>
      </w:r>
      <w:proofErr w:type="spellStart"/>
      <w:r w:rsidR="00815DAD" w:rsidRPr="00580401">
        <w:rPr>
          <w:lang w:val="en-US"/>
        </w:rPr>
        <w:t>Savoie’s</w:t>
      </w:r>
      <w:proofErr w:type="spellEnd"/>
      <w:r w:rsidRPr="00580401">
        <w:rPr>
          <w:lang w:val="en-US"/>
        </w:rPr>
        <w:t xml:space="preserve"> customers. From </w:t>
      </w:r>
      <w:r w:rsidR="00815DAD" w:rsidRPr="00580401">
        <w:rPr>
          <w:lang w:val="en-US"/>
        </w:rPr>
        <w:t>its</w:t>
      </w:r>
      <w:r w:rsidRPr="00580401">
        <w:rPr>
          <w:lang w:val="en-US"/>
        </w:rPr>
        <w:t xml:space="preserve"> huge experience on cokes</w:t>
      </w:r>
      <w:r w:rsidR="00815DAD" w:rsidRPr="00580401">
        <w:rPr>
          <w:lang w:val="en-US"/>
        </w:rPr>
        <w:t xml:space="preserve">, Carbone </w:t>
      </w:r>
      <w:proofErr w:type="spellStart"/>
      <w:r w:rsidR="00815DAD" w:rsidRPr="00580401">
        <w:rPr>
          <w:lang w:val="en-US"/>
        </w:rPr>
        <w:t>Savoie</w:t>
      </w:r>
      <w:proofErr w:type="spellEnd"/>
      <w:r w:rsidRPr="00580401">
        <w:rPr>
          <w:lang w:val="en-US"/>
        </w:rPr>
        <w:t xml:space="preserve"> will choose some candidates either already referenced in </w:t>
      </w:r>
      <w:r w:rsidR="00815DAD" w:rsidRPr="00580401">
        <w:rPr>
          <w:lang w:val="en-US"/>
        </w:rPr>
        <w:t xml:space="preserve">its </w:t>
      </w:r>
      <w:r w:rsidRPr="00580401">
        <w:rPr>
          <w:lang w:val="en-US"/>
        </w:rPr>
        <w:t xml:space="preserve">data base or even new ones potentially fitting well with the targeted specifications for a good </w:t>
      </w:r>
      <w:r w:rsidR="00815DAD" w:rsidRPr="00580401">
        <w:rPr>
          <w:lang w:val="en-US"/>
        </w:rPr>
        <w:t xml:space="preserve">Anode materials </w:t>
      </w:r>
      <w:r w:rsidRPr="00580401">
        <w:rPr>
          <w:lang w:val="en-US"/>
        </w:rPr>
        <w:t xml:space="preserve">product. </w:t>
      </w:r>
      <w:r w:rsidR="00815DAD" w:rsidRPr="00580401">
        <w:rPr>
          <w:lang w:val="en-US"/>
        </w:rPr>
        <w:t xml:space="preserve">Carbone </w:t>
      </w:r>
      <w:proofErr w:type="spellStart"/>
      <w:r w:rsidR="00815DAD" w:rsidRPr="00580401">
        <w:rPr>
          <w:lang w:val="en-US"/>
        </w:rPr>
        <w:t>Savoie</w:t>
      </w:r>
      <w:proofErr w:type="spellEnd"/>
      <w:r w:rsidR="00815DAD" w:rsidRPr="00580401">
        <w:rPr>
          <w:lang w:val="en-US"/>
        </w:rPr>
        <w:t xml:space="preserve"> will </w:t>
      </w:r>
      <w:r w:rsidRPr="00580401">
        <w:rPr>
          <w:lang w:val="en-US"/>
        </w:rPr>
        <w:t xml:space="preserve">start with usual analysis </w:t>
      </w:r>
      <w:r w:rsidR="00815DAD" w:rsidRPr="00580401">
        <w:rPr>
          <w:lang w:val="en-US"/>
        </w:rPr>
        <w:t xml:space="preserve">such </w:t>
      </w:r>
      <w:r w:rsidRPr="00580401">
        <w:rPr>
          <w:lang w:val="en-US"/>
        </w:rPr>
        <w:t>as densities, ash conte</w:t>
      </w:r>
      <w:r w:rsidR="00815DAD" w:rsidRPr="00580401">
        <w:rPr>
          <w:lang w:val="en-US"/>
        </w:rPr>
        <w:t>nt, resistivity, hardness and it</w:t>
      </w:r>
      <w:r w:rsidRPr="00580401">
        <w:rPr>
          <w:lang w:val="en-US"/>
        </w:rPr>
        <w:t xml:space="preserve"> will have to take special care on full set of impurities (GDMS/ICP analysis) and </w:t>
      </w:r>
      <w:proofErr w:type="spellStart"/>
      <w:r w:rsidRPr="00580401">
        <w:rPr>
          <w:lang w:val="en-US"/>
        </w:rPr>
        <w:t>XRayDiffraction</w:t>
      </w:r>
      <w:proofErr w:type="spellEnd"/>
      <w:r w:rsidR="008428C5" w:rsidRPr="00580401">
        <w:rPr>
          <w:lang w:val="en-US"/>
        </w:rPr>
        <w:t>.</w:t>
      </w:r>
      <w:r w:rsidRPr="00580401">
        <w:rPr>
          <w:lang w:val="en-US"/>
        </w:rPr>
        <w:t xml:space="preserve"> After analysis, these cokes will have to be milled at different sizes down to </w:t>
      </w:r>
      <w:r w:rsidR="00631B63" w:rsidRPr="00580401">
        <w:rPr>
          <w:lang w:val="en-US"/>
        </w:rPr>
        <w:t xml:space="preserve">some </w:t>
      </w:r>
      <w:r w:rsidRPr="00580401">
        <w:rPr>
          <w:lang w:val="en-US"/>
        </w:rPr>
        <w:t xml:space="preserve">µm in </w:t>
      </w:r>
      <w:proofErr w:type="gramStart"/>
      <w:r w:rsidRPr="00580401">
        <w:rPr>
          <w:lang w:val="en-US"/>
        </w:rPr>
        <w:t>order  to</w:t>
      </w:r>
      <w:proofErr w:type="gramEnd"/>
      <w:r w:rsidRPr="00580401">
        <w:rPr>
          <w:lang w:val="en-US"/>
        </w:rPr>
        <w:t xml:space="preserve"> establish the influence of the grain size distribution on the final properties (Lc, d002, grindability) of the </w:t>
      </w:r>
      <w:r w:rsidR="00815DAD" w:rsidRPr="00580401">
        <w:rPr>
          <w:lang w:val="en-US"/>
        </w:rPr>
        <w:t xml:space="preserve">Anode materials </w:t>
      </w:r>
      <w:r w:rsidRPr="00580401">
        <w:rPr>
          <w:lang w:val="en-US"/>
        </w:rPr>
        <w:t>and on the yield of the full process.</w:t>
      </w:r>
    </w:p>
    <w:p w14:paraId="19256439" w14:textId="77777777" w:rsidR="00470F8E" w:rsidRPr="00580401" w:rsidRDefault="00470F8E" w:rsidP="00470F8E">
      <w:pPr>
        <w:pStyle w:val="ITStandard"/>
        <w:ind w:left="720"/>
        <w:rPr>
          <w:lang w:val="en-US"/>
        </w:rPr>
      </w:pPr>
      <w:r w:rsidRPr="00580401">
        <w:rPr>
          <w:lang w:val="en-US"/>
        </w:rPr>
        <w:t xml:space="preserve">The binder </w:t>
      </w:r>
      <w:r w:rsidR="000553C5" w:rsidRPr="00580401">
        <w:rPr>
          <w:lang w:val="en-US"/>
        </w:rPr>
        <w:t>(</w:t>
      </w:r>
      <w:r w:rsidRPr="00580401">
        <w:rPr>
          <w:lang w:val="en-US"/>
        </w:rPr>
        <w:t>usually a coal tar pitch</w:t>
      </w:r>
      <w:r w:rsidR="000553C5" w:rsidRPr="00580401">
        <w:rPr>
          <w:lang w:val="en-US"/>
        </w:rPr>
        <w:t>)</w:t>
      </w:r>
      <w:r w:rsidRPr="00580401">
        <w:rPr>
          <w:lang w:val="en-US"/>
        </w:rPr>
        <w:t xml:space="preserve"> will also be involved in the program as it has a significant influence on the impurities and on the int</w:t>
      </w:r>
      <w:r w:rsidR="000553C5" w:rsidRPr="00580401">
        <w:rPr>
          <w:lang w:val="en-US"/>
        </w:rPr>
        <w:t>er</w:t>
      </w:r>
      <w:r w:rsidR="00815DAD" w:rsidRPr="00580401">
        <w:rPr>
          <w:lang w:val="en-US"/>
        </w:rPr>
        <w:t>action with the dry materials. The b</w:t>
      </w:r>
      <w:r w:rsidR="000553C5" w:rsidRPr="00580401">
        <w:rPr>
          <w:lang w:val="en-US"/>
        </w:rPr>
        <w:t xml:space="preserve">inder </w:t>
      </w:r>
      <w:r w:rsidRPr="00580401">
        <w:rPr>
          <w:lang w:val="en-US"/>
        </w:rPr>
        <w:t>plays a significant role on the final structu</w:t>
      </w:r>
      <w:r w:rsidR="000553C5" w:rsidRPr="00580401">
        <w:rPr>
          <w:lang w:val="en-US"/>
        </w:rPr>
        <w:t xml:space="preserve">re of the graphite. The binder </w:t>
      </w:r>
      <w:r w:rsidRPr="00580401">
        <w:rPr>
          <w:lang w:val="en-US"/>
        </w:rPr>
        <w:t xml:space="preserve">is first transformed during the first thermal treatment, typically at about 800 to 900°C, and then graphitized during the graphitization process. </w:t>
      </w:r>
      <w:r w:rsidR="000553C5" w:rsidRPr="00580401">
        <w:rPr>
          <w:lang w:val="en-US"/>
        </w:rPr>
        <w:t>Binder</w:t>
      </w:r>
      <w:r w:rsidR="00815DAD" w:rsidRPr="00580401">
        <w:rPr>
          <w:lang w:val="en-US"/>
        </w:rPr>
        <w:t>’s</w:t>
      </w:r>
      <w:r w:rsidR="000553C5" w:rsidRPr="00580401">
        <w:rPr>
          <w:lang w:val="en-US"/>
        </w:rPr>
        <w:t xml:space="preserve"> type and specifications have</w:t>
      </w:r>
      <w:r w:rsidRPr="00580401">
        <w:rPr>
          <w:lang w:val="en-US"/>
        </w:rPr>
        <w:t xml:space="preserve"> an influence on the different chemicals involved in these different processes due to the reaction with coke and additives. </w:t>
      </w:r>
      <w:r w:rsidR="000553C5" w:rsidRPr="00580401">
        <w:rPr>
          <w:lang w:val="en-US"/>
        </w:rPr>
        <w:t xml:space="preserve">Carbone </w:t>
      </w:r>
      <w:proofErr w:type="spellStart"/>
      <w:r w:rsidR="000553C5" w:rsidRPr="00580401">
        <w:rPr>
          <w:lang w:val="en-US"/>
        </w:rPr>
        <w:t>Savoie</w:t>
      </w:r>
      <w:proofErr w:type="spellEnd"/>
      <w:r w:rsidR="000553C5" w:rsidRPr="00580401">
        <w:rPr>
          <w:lang w:val="en-US"/>
        </w:rPr>
        <w:t xml:space="preserve"> </w:t>
      </w:r>
      <w:r w:rsidRPr="00580401">
        <w:rPr>
          <w:lang w:val="en-US"/>
        </w:rPr>
        <w:t xml:space="preserve">will </w:t>
      </w:r>
      <w:r w:rsidR="000553C5" w:rsidRPr="00580401">
        <w:rPr>
          <w:lang w:val="en-US"/>
        </w:rPr>
        <w:t>therefore test</w:t>
      </w:r>
      <w:r w:rsidRPr="00580401">
        <w:rPr>
          <w:lang w:val="en-US"/>
        </w:rPr>
        <w:t xml:space="preserve"> different types of binders referenced in </w:t>
      </w:r>
      <w:r w:rsidR="00815DAD" w:rsidRPr="00580401">
        <w:rPr>
          <w:lang w:val="en-US"/>
        </w:rPr>
        <w:t>its</w:t>
      </w:r>
      <w:r w:rsidRPr="00580401">
        <w:rPr>
          <w:lang w:val="en-US"/>
        </w:rPr>
        <w:t xml:space="preserve"> data base in order to </w:t>
      </w:r>
      <w:r w:rsidR="00815DAD" w:rsidRPr="00580401">
        <w:rPr>
          <w:lang w:val="en-US"/>
        </w:rPr>
        <w:t xml:space="preserve">evaluate </w:t>
      </w:r>
      <w:r w:rsidRPr="00580401">
        <w:rPr>
          <w:lang w:val="en-US"/>
        </w:rPr>
        <w:t>the i</w:t>
      </w:r>
      <w:r w:rsidR="00815DAD" w:rsidRPr="00580401">
        <w:rPr>
          <w:lang w:val="en-US"/>
        </w:rPr>
        <w:t>nfluence of the main properties: M</w:t>
      </w:r>
      <w:r w:rsidRPr="00580401">
        <w:rPr>
          <w:lang w:val="en-US"/>
        </w:rPr>
        <w:t xml:space="preserve">ettler point, coke yield, density, viscosity, impurities, wettability, </w:t>
      </w:r>
      <w:proofErr w:type="spellStart"/>
      <w:r w:rsidRPr="00580401">
        <w:rPr>
          <w:lang w:val="en-US"/>
        </w:rPr>
        <w:t>graphitability</w:t>
      </w:r>
      <w:proofErr w:type="spellEnd"/>
      <w:r w:rsidRPr="00580401">
        <w:rPr>
          <w:lang w:val="en-US"/>
        </w:rPr>
        <w:t xml:space="preserve"> on the final properties targeted for the </w:t>
      </w:r>
      <w:r w:rsidR="00815DAD" w:rsidRPr="00580401">
        <w:rPr>
          <w:lang w:val="en-US"/>
        </w:rPr>
        <w:t>Anode materials</w:t>
      </w:r>
      <w:r w:rsidRPr="00580401">
        <w:rPr>
          <w:lang w:val="en-US"/>
        </w:rPr>
        <w:t xml:space="preserve"> product.</w:t>
      </w:r>
    </w:p>
    <w:p w14:paraId="1925643A" w14:textId="77777777" w:rsidR="00470F8E" w:rsidRPr="00580401" w:rsidRDefault="00470F8E" w:rsidP="00470F8E">
      <w:pPr>
        <w:pStyle w:val="ITStandard"/>
        <w:ind w:left="720"/>
        <w:rPr>
          <w:lang w:val="en-US"/>
        </w:rPr>
      </w:pPr>
      <w:r w:rsidRPr="00580401">
        <w:rPr>
          <w:lang w:val="en-US"/>
        </w:rPr>
        <w:t>The third main component</w:t>
      </w:r>
      <w:r w:rsidR="00815DAD" w:rsidRPr="00580401">
        <w:rPr>
          <w:lang w:val="en-US"/>
        </w:rPr>
        <w:t>s</w:t>
      </w:r>
      <w:r w:rsidRPr="00580401">
        <w:rPr>
          <w:lang w:val="en-US"/>
        </w:rPr>
        <w:t xml:space="preserve"> to be involved in the R&amp;D program are the additives for improving the ability to get a better graphite regarding crystallinity (Lc, d002 XRD or Raman) and potentially to have an effect on the final structure of the graphite to be efficiently milled at the right shape. </w:t>
      </w:r>
      <w:r w:rsidR="00815DAD" w:rsidRPr="00580401">
        <w:rPr>
          <w:lang w:val="en-US"/>
        </w:rPr>
        <w:t xml:space="preserve">Carbone </w:t>
      </w:r>
      <w:proofErr w:type="spellStart"/>
      <w:r w:rsidR="00815DAD" w:rsidRPr="00580401">
        <w:rPr>
          <w:lang w:val="en-US"/>
        </w:rPr>
        <w:t>Savoie</w:t>
      </w:r>
      <w:proofErr w:type="spellEnd"/>
      <w:r w:rsidRPr="00580401">
        <w:rPr>
          <w:lang w:val="en-US"/>
        </w:rPr>
        <w:t xml:space="preserve"> will have to include different chemical elements at different amount, level of purity and granulometry.</w:t>
      </w:r>
    </w:p>
    <w:p w14:paraId="1925643B" w14:textId="77777777" w:rsidR="00470F8E" w:rsidRPr="00580401" w:rsidRDefault="00470F8E" w:rsidP="00470F8E">
      <w:pPr>
        <w:pStyle w:val="ITStandard"/>
        <w:ind w:left="720"/>
        <w:rPr>
          <w:lang w:val="en-US"/>
        </w:rPr>
      </w:pPr>
      <w:r w:rsidRPr="00580401">
        <w:rPr>
          <w:lang w:val="en-US"/>
        </w:rPr>
        <w:lastRenderedPageBreak/>
        <w:t xml:space="preserve">As </w:t>
      </w:r>
      <w:r w:rsidR="00815DAD" w:rsidRPr="00580401">
        <w:rPr>
          <w:lang w:val="en-US"/>
        </w:rPr>
        <w:t xml:space="preserve">Carbone </w:t>
      </w:r>
      <w:proofErr w:type="spellStart"/>
      <w:r w:rsidR="00815DAD" w:rsidRPr="00580401">
        <w:rPr>
          <w:lang w:val="en-US"/>
        </w:rPr>
        <w:t>Savoie</w:t>
      </w:r>
      <w:proofErr w:type="spellEnd"/>
      <w:r w:rsidRPr="00580401">
        <w:rPr>
          <w:lang w:val="en-US"/>
        </w:rPr>
        <w:t xml:space="preserve"> </w:t>
      </w:r>
      <w:r w:rsidR="00815DAD" w:rsidRPr="00580401">
        <w:rPr>
          <w:lang w:val="en-US"/>
        </w:rPr>
        <w:t xml:space="preserve">has </w:t>
      </w:r>
      <w:r w:rsidRPr="00580401">
        <w:rPr>
          <w:lang w:val="en-US"/>
        </w:rPr>
        <w:t>different raw materials at different levels</w:t>
      </w:r>
      <w:r w:rsidR="00815DAD" w:rsidRPr="00580401">
        <w:rPr>
          <w:lang w:val="en-US"/>
        </w:rPr>
        <w:t xml:space="preserve"> of properties, it </w:t>
      </w:r>
      <w:r w:rsidRPr="00580401">
        <w:rPr>
          <w:lang w:val="en-US"/>
        </w:rPr>
        <w:t>intend</w:t>
      </w:r>
      <w:r w:rsidR="00815DAD" w:rsidRPr="00580401">
        <w:rPr>
          <w:lang w:val="en-US"/>
        </w:rPr>
        <w:t>s</w:t>
      </w:r>
      <w:r w:rsidRPr="00580401">
        <w:rPr>
          <w:lang w:val="en-US"/>
        </w:rPr>
        <w:t xml:space="preserve"> to work with a design of experiment process in order to optimize the efficiency of the WP1. After the full analysis of these raw materials</w:t>
      </w:r>
      <w:r w:rsidR="00815DAD" w:rsidRPr="00580401">
        <w:rPr>
          <w:lang w:val="en-US"/>
        </w:rPr>
        <w:t>,</w:t>
      </w:r>
      <w:r w:rsidRPr="00580401">
        <w:rPr>
          <w:lang w:val="en-US"/>
        </w:rPr>
        <w:t xml:space="preserve"> </w:t>
      </w:r>
      <w:r w:rsidR="00815DAD" w:rsidRPr="00580401">
        <w:rPr>
          <w:lang w:val="en-US"/>
        </w:rPr>
        <w:t xml:space="preserve">Carbone </w:t>
      </w:r>
      <w:proofErr w:type="spellStart"/>
      <w:r w:rsidR="00815DAD" w:rsidRPr="00580401">
        <w:rPr>
          <w:lang w:val="en-US"/>
        </w:rPr>
        <w:t>Savoie</w:t>
      </w:r>
      <w:proofErr w:type="spellEnd"/>
      <w:r w:rsidR="00815DAD" w:rsidRPr="00580401">
        <w:rPr>
          <w:lang w:val="en-US"/>
        </w:rPr>
        <w:t xml:space="preserve"> </w:t>
      </w:r>
      <w:r w:rsidRPr="00580401">
        <w:rPr>
          <w:lang w:val="en-US"/>
        </w:rPr>
        <w:t>will produce laboratory and then fine-tuned pilot samples through the DOE to include the different factors, the samples will be shaped, baked and gra</w:t>
      </w:r>
      <w:r w:rsidR="00815DAD" w:rsidRPr="00580401">
        <w:rPr>
          <w:lang w:val="en-US"/>
        </w:rPr>
        <w:t>phitized at pilot scale. At this</w:t>
      </w:r>
      <w:r w:rsidRPr="00580401">
        <w:rPr>
          <w:lang w:val="en-US"/>
        </w:rPr>
        <w:t xml:space="preserve"> stage </w:t>
      </w:r>
      <w:r w:rsidR="00815DAD" w:rsidRPr="00580401">
        <w:rPr>
          <w:lang w:val="en-US"/>
        </w:rPr>
        <w:t xml:space="preserve">Carbone </w:t>
      </w:r>
      <w:proofErr w:type="spellStart"/>
      <w:r w:rsidR="00815DAD" w:rsidRPr="00580401">
        <w:rPr>
          <w:lang w:val="en-US"/>
        </w:rPr>
        <w:t>Savoie</w:t>
      </w:r>
      <w:proofErr w:type="spellEnd"/>
      <w:r w:rsidR="00815DAD" w:rsidRPr="00580401">
        <w:rPr>
          <w:lang w:val="en-US"/>
        </w:rPr>
        <w:t xml:space="preserve"> </w:t>
      </w:r>
      <w:r w:rsidRPr="00580401">
        <w:rPr>
          <w:lang w:val="en-US"/>
        </w:rPr>
        <w:t xml:space="preserve">will analyze the graphite </w:t>
      </w:r>
      <w:r w:rsidR="00815DAD" w:rsidRPr="00580401">
        <w:rPr>
          <w:lang w:val="en-US"/>
        </w:rPr>
        <w:t xml:space="preserve">it </w:t>
      </w:r>
      <w:r w:rsidRPr="00580401">
        <w:rPr>
          <w:lang w:val="en-US"/>
        </w:rPr>
        <w:t>get</w:t>
      </w:r>
      <w:r w:rsidR="00815DAD" w:rsidRPr="00580401">
        <w:rPr>
          <w:lang w:val="en-US"/>
        </w:rPr>
        <w:t>s</w:t>
      </w:r>
      <w:r w:rsidRPr="00580401">
        <w:rPr>
          <w:lang w:val="en-US"/>
        </w:rPr>
        <w:t xml:space="preserve"> mainly for impurities (GDMS, ICP), XRD (Lc, d002), grindability (yield) and then specific area (BET) and cell performance (capacity, efficiency, cell life)</w:t>
      </w:r>
      <w:r w:rsidR="000553C5" w:rsidRPr="00580401">
        <w:rPr>
          <w:lang w:val="en-US"/>
        </w:rPr>
        <w:t>.</w:t>
      </w:r>
    </w:p>
    <w:p w14:paraId="1925643C" w14:textId="77777777" w:rsidR="00470F8E" w:rsidRPr="00580401" w:rsidRDefault="00470F8E" w:rsidP="00470F8E">
      <w:pPr>
        <w:pStyle w:val="ITStandard"/>
        <w:ind w:left="720"/>
        <w:rPr>
          <w:strike/>
          <w:lang w:val="en-US"/>
        </w:rPr>
      </w:pPr>
      <w:r w:rsidRPr="00580401">
        <w:rPr>
          <w:lang w:val="en-US"/>
        </w:rPr>
        <w:t>Finally</w:t>
      </w:r>
      <w:r w:rsidR="000553C5" w:rsidRPr="00580401">
        <w:rPr>
          <w:lang w:val="en-US"/>
        </w:rPr>
        <w:t>,</w:t>
      </w:r>
      <w:r w:rsidRPr="00580401">
        <w:rPr>
          <w:lang w:val="en-US"/>
        </w:rPr>
        <w:t xml:space="preserve"> from the previous pilot results </w:t>
      </w:r>
      <w:r w:rsidR="0099728A" w:rsidRPr="00580401">
        <w:rPr>
          <w:lang w:val="en-US"/>
        </w:rPr>
        <w:t xml:space="preserve">Carbone </w:t>
      </w:r>
      <w:proofErr w:type="spellStart"/>
      <w:r w:rsidR="0099728A" w:rsidRPr="00580401">
        <w:rPr>
          <w:lang w:val="en-US"/>
        </w:rPr>
        <w:t>Savoie</w:t>
      </w:r>
      <w:proofErr w:type="spellEnd"/>
      <w:r w:rsidR="0099728A" w:rsidRPr="00580401">
        <w:rPr>
          <w:lang w:val="en-US"/>
        </w:rPr>
        <w:t xml:space="preserve"> </w:t>
      </w:r>
      <w:r w:rsidRPr="00580401">
        <w:rPr>
          <w:lang w:val="en-US"/>
        </w:rPr>
        <w:t xml:space="preserve">will choose some specific defined parameters in order to check the main effects at the industrial scales thanks </w:t>
      </w:r>
      <w:r w:rsidR="0099728A" w:rsidRPr="00580401">
        <w:rPr>
          <w:lang w:val="en-US"/>
        </w:rPr>
        <w:t xml:space="preserve">to </w:t>
      </w:r>
      <w:r w:rsidRPr="00580401">
        <w:rPr>
          <w:lang w:val="en-US"/>
        </w:rPr>
        <w:t xml:space="preserve">a series of industrial </w:t>
      </w:r>
      <w:r w:rsidR="0099728A" w:rsidRPr="00580401">
        <w:rPr>
          <w:lang w:val="en-US"/>
        </w:rPr>
        <w:t xml:space="preserve">trials with basically about </w:t>
      </w:r>
      <w:r w:rsidR="00864A29" w:rsidRPr="00580401">
        <w:rPr>
          <w:lang w:val="en-US"/>
        </w:rPr>
        <w:t>150 to 300</w:t>
      </w:r>
      <w:r w:rsidR="0099728A" w:rsidRPr="00580401">
        <w:rPr>
          <w:lang w:val="en-US"/>
        </w:rPr>
        <w:t xml:space="preserve"> tons</w:t>
      </w:r>
      <w:r w:rsidRPr="00580401">
        <w:rPr>
          <w:lang w:val="en-US"/>
        </w:rPr>
        <w:t xml:space="preserve"> of shaped green product each time. This will involve the preparation, characterization of the raw material including </w:t>
      </w:r>
      <w:proofErr w:type="spellStart"/>
      <w:r w:rsidRPr="00580401">
        <w:rPr>
          <w:lang w:val="en-US"/>
        </w:rPr>
        <w:t>micronization</w:t>
      </w:r>
      <w:proofErr w:type="spellEnd"/>
      <w:r w:rsidRPr="00580401">
        <w:rPr>
          <w:lang w:val="en-US"/>
        </w:rPr>
        <w:t xml:space="preserve"> and the full process till the characterization of the final synthetic graphite as already described for the pilot samples.</w:t>
      </w:r>
    </w:p>
    <w:p w14:paraId="1925643D" w14:textId="0E3F185D" w:rsidR="00470F8E" w:rsidRDefault="00470F8E" w:rsidP="00470F8E">
      <w:pPr>
        <w:pStyle w:val="ITStandard"/>
        <w:ind w:left="720"/>
        <w:rPr>
          <w:strike/>
          <w:lang w:val="en-US"/>
        </w:rPr>
      </w:pPr>
    </w:p>
    <w:p w14:paraId="259669F3" w14:textId="77777777" w:rsidR="001376B9" w:rsidRPr="00580401" w:rsidRDefault="001376B9" w:rsidP="00470F8E">
      <w:pPr>
        <w:pStyle w:val="ITStandard"/>
        <w:ind w:left="720"/>
        <w:rPr>
          <w:strike/>
          <w:lang w:val="en-US"/>
        </w:rPr>
      </w:pPr>
    </w:p>
    <w:p w14:paraId="1925643E" w14:textId="77777777" w:rsidR="00470F8E" w:rsidRPr="00580401" w:rsidRDefault="00470F8E" w:rsidP="0058647D">
      <w:pPr>
        <w:pStyle w:val="ITStandard"/>
        <w:numPr>
          <w:ilvl w:val="0"/>
          <w:numId w:val="9"/>
        </w:numPr>
        <w:rPr>
          <w:lang w:val="en-US"/>
        </w:rPr>
      </w:pPr>
      <w:r w:rsidRPr="00580401">
        <w:rPr>
          <w:b/>
          <w:lang w:val="en-US"/>
        </w:rPr>
        <w:t>WP2:</w:t>
      </w:r>
      <w:r w:rsidRPr="00580401">
        <w:rPr>
          <w:lang w:val="en-US"/>
        </w:rPr>
        <w:t xml:space="preserve"> </w:t>
      </w:r>
      <w:r w:rsidR="00FC13B9" w:rsidRPr="00580401">
        <w:rPr>
          <w:u w:val="single"/>
          <w:lang w:val="en-US"/>
        </w:rPr>
        <w:t xml:space="preserve"> Optimization of an innovative Upstream (baking, graphitizing) process for advanced materials</w:t>
      </w:r>
      <w:r w:rsidRPr="00580401">
        <w:rPr>
          <w:lang w:val="en-US"/>
        </w:rPr>
        <w:t xml:space="preserve">. As already mentioned the thermal treatments (baking, graphitization) have a significant impact on the </w:t>
      </w:r>
      <w:proofErr w:type="spellStart"/>
      <w:r w:rsidRPr="00580401">
        <w:rPr>
          <w:lang w:val="en-US"/>
        </w:rPr>
        <w:t>physicochemistry</w:t>
      </w:r>
      <w:proofErr w:type="spellEnd"/>
      <w:r w:rsidRPr="00580401">
        <w:rPr>
          <w:lang w:val="en-US"/>
        </w:rPr>
        <w:t xml:space="preserve"> of the process and so on the different species, mainly with the presence of additives, developed and transformed all along the process up to the final temperature at 3000°C. </w:t>
      </w:r>
      <w:r w:rsidR="0060118F" w:rsidRPr="00580401">
        <w:rPr>
          <w:lang w:val="en-US"/>
        </w:rPr>
        <w:t xml:space="preserve">Carbone </w:t>
      </w:r>
      <w:proofErr w:type="spellStart"/>
      <w:r w:rsidR="0060118F" w:rsidRPr="00580401">
        <w:rPr>
          <w:lang w:val="en-US"/>
        </w:rPr>
        <w:t>Savoie</w:t>
      </w:r>
      <w:proofErr w:type="spellEnd"/>
      <w:r w:rsidRPr="00580401">
        <w:rPr>
          <w:lang w:val="en-US"/>
        </w:rPr>
        <w:t xml:space="preserve"> will take the advantage of the samples shaped at the WP1 in order to work on the baking and graphitization pr</w:t>
      </w:r>
      <w:r w:rsidR="000553C5" w:rsidRPr="00580401">
        <w:rPr>
          <w:lang w:val="en-US"/>
        </w:rPr>
        <w:t xml:space="preserve">ocess. </w:t>
      </w:r>
      <w:r w:rsidRPr="00580401">
        <w:rPr>
          <w:lang w:val="en-US"/>
        </w:rPr>
        <w:t xml:space="preserve">The first step will be from modelling of the process to define different thermal curves to be tested in order to influence the kinetics of </w:t>
      </w:r>
      <w:proofErr w:type="gramStart"/>
      <w:r w:rsidRPr="00580401">
        <w:rPr>
          <w:lang w:val="en-US"/>
        </w:rPr>
        <w:t>transformation.</w:t>
      </w:r>
      <w:r w:rsidR="000553C5" w:rsidRPr="00580401">
        <w:rPr>
          <w:lang w:val="en-US"/>
        </w:rPr>
        <w:t>.</w:t>
      </w:r>
      <w:proofErr w:type="gramEnd"/>
      <w:r w:rsidR="000553C5" w:rsidRPr="00580401">
        <w:rPr>
          <w:lang w:val="en-US"/>
        </w:rPr>
        <w:t xml:space="preserve"> These curves</w:t>
      </w:r>
      <w:r w:rsidRPr="00580401">
        <w:rPr>
          <w:lang w:val="en-US"/>
        </w:rPr>
        <w:t xml:space="preserve"> will be tested at pilot and then at industrial scale. The final graphite products will be analyzed as already described hereabove as well as different analysis at the different step to follow the evolution of the </w:t>
      </w:r>
      <w:proofErr w:type="spellStart"/>
      <w:r w:rsidRPr="00580401">
        <w:rPr>
          <w:lang w:val="en-US"/>
        </w:rPr>
        <w:t>physicochemicals</w:t>
      </w:r>
      <w:proofErr w:type="spellEnd"/>
      <w:r w:rsidRPr="00580401">
        <w:rPr>
          <w:lang w:val="en-US"/>
        </w:rPr>
        <w:t xml:space="preserve"> species (including SEM)</w:t>
      </w:r>
    </w:p>
    <w:p w14:paraId="1925643F" w14:textId="3D0C7EC1" w:rsidR="00470F8E" w:rsidRPr="00580401" w:rsidRDefault="000553C5" w:rsidP="00470F8E">
      <w:pPr>
        <w:pStyle w:val="ITStandard"/>
        <w:ind w:left="360"/>
        <w:rPr>
          <w:lang w:val="en-US"/>
        </w:rPr>
      </w:pPr>
      <w:r w:rsidRPr="00580401">
        <w:rPr>
          <w:lang w:val="en-US"/>
        </w:rPr>
        <w:t xml:space="preserve">As discussed in the section 1.4 on technical locks, one of the main technical lock is related to </w:t>
      </w:r>
      <w:r w:rsidR="00470F8E" w:rsidRPr="00580401">
        <w:rPr>
          <w:lang w:val="en-US"/>
        </w:rPr>
        <w:t xml:space="preserve">the </w:t>
      </w:r>
      <w:r w:rsidRPr="00580401">
        <w:rPr>
          <w:lang w:val="en-US"/>
        </w:rPr>
        <w:t xml:space="preserve">difficulty to maintain temperature at 3,000°C to increase crystallinity during graphitization. Carbone </w:t>
      </w:r>
      <w:proofErr w:type="spellStart"/>
      <w:r w:rsidRPr="00580401">
        <w:rPr>
          <w:lang w:val="en-US"/>
        </w:rPr>
        <w:t>Savoie</w:t>
      </w:r>
      <w:proofErr w:type="spellEnd"/>
      <w:r w:rsidRPr="00580401">
        <w:rPr>
          <w:lang w:val="en-US"/>
        </w:rPr>
        <w:t xml:space="preserve"> </w:t>
      </w:r>
      <w:r w:rsidR="00470F8E" w:rsidRPr="00580401">
        <w:rPr>
          <w:lang w:val="en-US"/>
        </w:rPr>
        <w:t xml:space="preserve">will focus </w:t>
      </w:r>
      <w:r w:rsidR="0060118F" w:rsidRPr="00580401">
        <w:rPr>
          <w:lang w:val="en-US"/>
        </w:rPr>
        <w:t xml:space="preserve">on that process and </w:t>
      </w:r>
      <w:r w:rsidR="00470F8E" w:rsidRPr="00580401">
        <w:rPr>
          <w:lang w:val="en-US"/>
        </w:rPr>
        <w:t xml:space="preserve">baking will also be </w:t>
      </w:r>
      <w:r w:rsidR="0060118F" w:rsidRPr="00580401">
        <w:rPr>
          <w:lang w:val="en-US"/>
        </w:rPr>
        <w:t>also studied</w:t>
      </w:r>
      <w:r w:rsidR="00470F8E" w:rsidRPr="00580401">
        <w:rPr>
          <w:lang w:val="en-US"/>
        </w:rPr>
        <w:t xml:space="preserve">. </w:t>
      </w:r>
      <w:r w:rsidRPr="00580401">
        <w:rPr>
          <w:lang w:val="en-US"/>
        </w:rPr>
        <w:t>Regarding</w:t>
      </w:r>
      <w:r w:rsidR="00470F8E" w:rsidRPr="00580401">
        <w:rPr>
          <w:lang w:val="en-US"/>
        </w:rPr>
        <w:t xml:space="preserve"> the thermal curve</w:t>
      </w:r>
      <w:r w:rsidRPr="00580401">
        <w:rPr>
          <w:lang w:val="en-US"/>
        </w:rPr>
        <w:t>,</w:t>
      </w:r>
      <w:r w:rsidR="00470F8E" w:rsidRPr="00580401">
        <w:rPr>
          <w:lang w:val="en-US"/>
        </w:rPr>
        <w:t xml:space="preserve"> </w:t>
      </w:r>
      <w:r w:rsidR="0060118F" w:rsidRPr="00580401">
        <w:rPr>
          <w:lang w:val="en-US"/>
        </w:rPr>
        <w:t xml:space="preserve">Carbone </w:t>
      </w:r>
      <w:proofErr w:type="spellStart"/>
      <w:r w:rsidR="0060118F" w:rsidRPr="00580401">
        <w:rPr>
          <w:lang w:val="en-US"/>
        </w:rPr>
        <w:t>Savoie</w:t>
      </w:r>
      <w:proofErr w:type="spellEnd"/>
      <w:r w:rsidR="00470F8E" w:rsidRPr="00580401">
        <w:rPr>
          <w:lang w:val="en-US"/>
        </w:rPr>
        <w:t xml:space="preserve"> will start with the modelling of the process considering </w:t>
      </w:r>
      <w:r w:rsidRPr="00580401">
        <w:rPr>
          <w:lang w:val="en-US"/>
        </w:rPr>
        <w:t>product and coke packing</w:t>
      </w:r>
      <w:r w:rsidR="00470F8E" w:rsidRPr="00580401">
        <w:rPr>
          <w:lang w:val="en-US"/>
        </w:rPr>
        <w:t xml:space="preserve">. Starting from the thermal balance </w:t>
      </w:r>
      <w:r w:rsidR="00634792">
        <w:rPr>
          <w:lang w:val="en-US"/>
        </w:rPr>
        <w:t>the company</w:t>
      </w:r>
      <w:r w:rsidR="00634792" w:rsidRPr="00580401">
        <w:rPr>
          <w:lang w:val="en-US"/>
        </w:rPr>
        <w:t xml:space="preserve"> </w:t>
      </w:r>
      <w:r w:rsidR="00470F8E" w:rsidRPr="00580401">
        <w:rPr>
          <w:lang w:val="en-US"/>
        </w:rPr>
        <w:t xml:space="preserve">will define the kinetics of transformation of the products considering the transformation to graphite and transformation / diffusion with temperature for the </w:t>
      </w:r>
      <w:r w:rsidR="00356078" w:rsidRPr="00580401">
        <w:rPr>
          <w:lang w:val="en-US"/>
        </w:rPr>
        <w:t>physicochemical</w:t>
      </w:r>
      <w:r w:rsidR="00470F8E" w:rsidRPr="00580401">
        <w:rPr>
          <w:lang w:val="en-US"/>
        </w:rPr>
        <w:t xml:space="preserve"> species. The tested curved will included the temperature ramp up section and also the time and level at final temperature. The final graphite products will be analyzed as already described hereabove as well as different analysis at the different step to follow the evolution of the </w:t>
      </w:r>
      <w:r w:rsidR="00356078" w:rsidRPr="00580401">
        <w:rPr>
          <w:lang w:val="en-US"/>
        </w:rPr>
        <w:t>physicochemical</w:t>
      </w:r>
      <w:r w:rsidR="00470F8E" w:rsidRPr="00580401">
        <w:rPr>
          <w:lang w:val="en-US"/>
        </w:rPr>
        <w:t xml:space="preserve"> </w:t>
      </w:r>
      <w:r w:rsidRPr="00580401">
        <w:rPr>
          <w:lang w:val="en-US"/>
        </w:rPr>
        <w:t>specifications</w:t>
      </w:r>
      <w:r w:rsidR="00470F8E" w:rsidRPr="00580401">
        <w:rPr>
          <w:lang w:val="en-US"/>
        </w:rPr>
        <w:t>.</w:t>
      </w:r>
    </w:p>
    <w:p w14:paraId="19256440" w14:textId="77777777" w:rsidR="00470F8E" w:rsidRPr="00580401" w:rsidRDefault="00470F8E" w:rsidP="00470F8E">
      <w:pPr>
        <w:pStyle w:val="ITStandard"/>
        <w:ind w:left="360"/>
        <w:rPr>
          <w:lang w:val="en-US"/>
        </w:rPr>
      </w:pPr>
      <w:r w:rsidRPr="00580401">
        <w:rPr>
          <w:lang w:val="en-US"/>
        </w:rPr>
        <w:t xml:space="preserve">A special care will be </w:t>
      </w:r>
      <w:r w:rsidR="0060118F" w:rsidRPr="00580401">
        <w:rPr>
          <w:lang w:val="en-US"/>
        </w:rPr>
        <w:t xml:space="preserve">dedicated to </w:t>
      </w:r>
      <w:r w:rsidR="000553C5" w:rsidRPr="00580401">
        <w:rPr>
          <w:lang w:val="en-US"/>
        </w:rPr>
        <w:t>packing</w:t>
      </w:r>
      <w:r w:rsidRPr="00580401">
        <w:rPr>
          <w:lang w:val="en-US"/>
        </w:rPr>
        <w:t xml:space="preserve"> itself as </w:t>
      </w:r>
      <w:r w:rsidR="0060118F" w:rsidRPr="00580401">
        <w:rPr>
          <w:lang w:val="en-US"/>
        </w:rPr>
        <w:t xml:space="preserve">Carbone </w:t>
      </w:r>
      <w:proofErr w:type="spellStart"/>
      <w:r w:rsidR="0060118F" w:rsidRPr="00580401">
        <w:rPr>
          <w:lang w:val="en-US"/>
        </w:rPr>
        <w:t>Savoie</w:t>
      </w:r>
      <w:proofErr w:type="spellEnd"/>
      <w:r w:rsidRPr="00580401">
        <w:rPr>
          <w:lang w:val="en-US"/>
        </w:rPr>
        <w:t xml:space="preserve"> forecast</w:t>
      </w:r>
      <w:r w:rsidR="0060118F" w:rsidRPr="00580401">
        <w:rPr>
          <w:lang w:val="en-US"/>
        </w:rPr>
        <w:t>s</w:t>
      </w:r>
      <w:r w:rsidRPr="00580401">
        <w:rPr>
          <w:lang w:val="en-US"/>
        </w:rPr>
        <w:t xml:space="preserve"> to have chemical reaction with the different </w:t>
      </w:r>
      <w:r w:rsidR="000553C5" w:rsidRPr="00580401">
        <w:rPr>
          <w:lang w:val="en-US"/>
        </w:rPr>
        <w:t>catalyzers</w:t>
      </w:r>
      <w:r w:rsidRPr="00580401">
        <w:rPr>
          <w:lang w:val="en-US"/>
        </w:rPr>
        <w:t xml:space="preserve"> </w:t>
      </w:r>
      <w:r w:rsidR="000553C5" w:rsidRPr="00580401">
        <w:rPr>
          <w:lang w:val="en-US"/>
        </w:rPr>
        <w:t>improving the crystallinity</w:t>
      </w:r>
      <w:r w:rsidRPr="00580401">
        <w:rPr>
          <w:lang w:val="en-US"/>
        </w:rPr>
        <w:t xml:space="preserve">. </w:t>
      </w:r>
      <w:r w:rsidR="0060118F" w:rsidRPr="00580401">
        <w:rPr>
          <w:lang w:val="en-US"/>
        </w:rPr>
        <w:t xml:space="preserve">Carbone </w:t>
      </w:r>
      <w:proofErr w:type="spellStart"/>
      <w:r w:rsidR="0060118F" w:rsidRPr="00580401">
        <w:rPr>
          <w:lang w:val="en-US"/>
        </w:rPr>
        <w:t>Savoie</w:t>
      </w:r>
      <w:proofErr w:type="spellEnd"/>
      <w:r w:rsidRPr="00580401">
        <w:rPr>
          <w:lang w:val="en-US"/>
        </w:rPr>
        <w:t xml:space="preserve"> will test different type </w:t>
      </w:r>
      <w:r w:rsidR="000553C5" w:rsidRPr="00580401">
        <w:rPr>
          <w:lang w:val="en-US"/>
        </w:rPr>
        <w:t xml:space="preserve">of packing, at different </w:t>
      </w:r>
      <w:r w:rsidR="00356078" w:rsidRPr="00580401">
        <w:rPr>
          <w:lang w:val="en-US"/>
        </w:rPr>
        <w:t xml:space="preserve">particle size distribution </w:t>
      </w:r>
      <w:r w:rsidRPr="00580401">
        <w:rPr>
          <w:lang w:val="en-US"/>
        </w:rPr>
        <w:t xml:space="preserve">in order to optimize the </w:t>
      </w:r>
      <w:r w:rsidR="006E70B5" w:rsidRPr="00580401">
        <w:rPr>
          <w:lang w:val="en-US"/>
        </w:rPr>
        <w:t xml:space="preserve">cleaning and recycling </w:t>
      </w:r>
      <w:r w:rsidRPr="00580401">
        <w:rPr>
          <w:lang w:val="en-US"/>
        </w:rPr>
        <w:t xml:space="preserve">process. The pack will be </w:t>
      </w:r>
      <w:r w:rsidR="00356078" w:rsidRPr="00580401">
        <w:rPr>
          <w:lang w:val="en-US"/>
        </w:rPr>
        <w:t>analyzed</w:t>
      </w:r>
      <w:r w:rsidRPr="00580401">
        <w:rPr>
          <w:lang w:val="en-US"/>
        </w:rPr>
        <w:t xml:space="preserve"> for </w:t>
      </w:r>
      <w:r w:rsidR="00356078" w:rsidRPr="00580401">
        <w:rPr>
          <w:lang w:val="en-US"/>
        </w:rPr>
        <w:t>particle size distribution</w:t>
      </w:r>
      <w:r w:rsidRPr="00580401">
        <w:rPr>
          <w:lang w:val="en-US"/>
        </w:rPr>
        <w:t xml:space="preserve"> and impurities / hardness.  </w:t>
      </w:r>
    </w:p>
    <w:p w14:paraId="19256441" w14:textId="65DA32D7" w:rsidR="00470F8E" w:rsidRPr="00580401" w:rsidRDefault="00470F8E" w:rsidP="0058647D">
      <w:pPr>
        <w:pStyle w:val="ITStandard"/>
        <w:numPr>
          <w:ilvl w:val="0"/>
          <w:numId w:val="9"/>
        </w:numPr>
        <w:rPr>
          <w:lang w:val="en-US"/>
        </w:rPr>
      </w:pPr>
      <w:r w:rsidRPr="00580401">
        <w:rPr>
          <w:b/>
          <w:lang w:val="en-US"/>
        </w:rPr>
        <w:lastRenderedPageBreak/>
        <w:t>WP3</w:t>
      </w:r>
      <w:r w:rsidRPr="00580401">
        <w:rPr>
          <w:lang w:val="en-US"/>
        </w:rPr>
        <w:t>:</w:t>
      </w:r>
      <w:r w:rsidR="00FC13B9" w:rsidRPr="00580401">
        <w:rPr>
          <w:u w:val="single"/>
          <w:lang w:val="en-US"/>
        </w:rPr>
        <w:t xml:space="preserve"> Optimization of an innovative Downstream (milling, micronizing, shaping, coating) process on advanced materials</w:t>
      </w:r>
      <w:r w:rsidR="0060118F" w:rsidRPr="00580401">
        <w:rPr>
          <w:u w:val="single"/>
          <w:lang w:val="en-US"/>
        </w:rPr>
        <w:t>:</w:t>
      </w:r>
      <w:r w:rsidRPr="00580401">
        <w:rPr>
          <w:lang w:val="en-US"/>
        </w:rPr>
        <w:t xml:space="preserve"> </w:t>
      </w:r>
      <w:r w:rsidR="0060118F" w:rsidRPr="00580401">
        <w:rPr>
          <w:lang w:val="en-US"/>
        </w:rPr>
        <w:t xml:space="preserve">Basically, </w:t>
      </w:r>
      <w:r w:rsidRPr="00580401">
        <w:rPr>
          <w:lang w:val="en-US"/>
        </w:rPr>
        <w:t xml:space="preserve">the content of this third WP is to </w:t>
      </w:r>
      <w:r w:rsidR="006E70B5" w:rsidRPr="00580401">
        <w:rPr>
          <w:lang w:val="en-US"/>
        </w:rPr>
        <w:t>recover</w:t>
      </w:r>
      <w:r w:rsidRPr="00580401">
        <w:rPr>
          <w:lang w:val="en-US"/>
        </w:rPr>
        <w:t xml:space="preserve"> the right </w:t>
      </w:r>
      <w:r w:rsidR="00356078" w:rsidRPr="00580401">
        <w:rPr>
          <w:lang w:val="en-US"/>
        </w:rPr>
        <w:t>particle</w:t>
      </w:r>
      <w:r w:rsidR="006E70B5" w:rsidRPr="00580401">
        <w:rPr>
          <w:lang w:val="en-US"/>
        </w:rPr>
        <w:t xml:space="preserve"> size distribution from a block. Optimizing the </w:t>
      </w:r>
      <w:r w:rsidRPr="00580401">
        <w:rPr>
          <w:lang w:val="en-US"/>
        </w:rPr>
        <w:t xml:space="preserve">yield and </w:t>
      </w:r>
      <w:r w:rsidR="006E70B5" w:rsidRPr="00580401">
        <w:rPr>
          <w:lang w:val="en-US"/>
        </w:rPr>
        <w:t xml:space="preserve">protecting </w:t>
      </w:r>
      <w:r w:rsidRPr="00580401">
        <w:rPr>
          <w:lang w:val="en-US"/>
        </w:rPr>
        <w:t xml:space="preserve">targeted properties </w:t>
      </w:r>
      <w:r w:rsidR="006E70B5" w:rsidRPr="00580401">
        <w:rPr>
          <w:lang w:val="en-US"/>
        </w:rPr>
        <w:t xml:space="preserve">during </w:t>
      </w:r>
      <w:proofErr w:type="spellStart"/>
      <w:r w:rsidRPr="00580401">
        <w:rPr>
          <w:lang w:val="en-US"/>
        </w:rPr>
        <w:t>micronization</w:t>
      </w:r>
      <w:proofErr w:type="spellEnd"/>
      <w:r w:rsidRPr="00580401">
        <w:rPr>
          <w:lang w:val="en-US"/>
        </w:rPr>
        <w:t xml:space="preserve"> process</w:t>
      </w:r>
      <w:r w:rsidR="006E70B5" w:rsidRPr="00580401">
        <w:rPr>
          <w:lang w:val="en-US"/>
        </w:rPr>
        <w:t xml:space="preserve"> is today a technical lock</w:t>
      </w:r>
      <w:r w:rsidR="0060118F" w:rsidRPr="00580401">
        <w:rPr>
          <w:lang w:val="en-US"/>
        </w:rPr>
        <w:t xml:space="preserve">. Carbone </w:t>
      </w:r>
      <w:proofErr w:type="spellStart"/>
      <w:r w:rsidR="0060118F" w:rsidRPr="00580401">
        <w:rPr>
          <w:lang w:val="en-US"/>
        </w:rPr>
        <w:t>Savoie</w:t>
      </w:r>
      <w:proofErr w:type="spellEnd"/>
      <w:r w:rsidR="0060118F" w:rsidRPr="00580401">
        <w:rPr>
          <w:lang w:val="en-US"/>
        </w:rPr>
        <w:t xml:space="preserve"> has</w:t>
      </w:r>
      <w:r w:rsidRPr="00580401">
        <w:rPr>
          <w:lang w:val="en-US"/>
        </w:rPr>
        <w:t xml:space="preserve"> already mentioned the study of the influence of different factors on the physicochemical species all along the proc</w:t>
      </w:r>
      <w:r w:rsidR="0060118F" w:rsidRPr="00580401">
        <w:rPr>
          <w:lang w:val="en-US"/>
        </w:rPr>
        <w:t xml:space="preserve">ess including the raw materials, </w:t>
      </w:r>
      <w:r w:rsidRPr="00580401">
        <w:rPr>
          <w:lang w:val="en-US"/>
        </w:rPr>
        <w:t xml:space="preserve">which is of great importance on the final structure of the </w:t>
      </w:r>
      <w:r w:rsidR="0060118F" w:rsidRPr="00580401">
        <w:rPr>
          <w:lang w:val="en-US"/>
        </w:rPr>
        <w:t xml:space="preserve">synthetic </w:t>
      </w:r>
      <w:r w:rsidRPr="00580401">
        <w:rPr>
          <w:lang w:val="en-US"/>
        </w:rPr>
        <w:t>graphite products as well as the graphitization process parameters. Taking advantage of the samples prepared in WP1</w:t>
      </w:r>
      <w:r w:rsidR="00634792">
        <w:rPr>
          <w:lang w:val="en-US"/>
        </w:rPr>
        <w:t>,</w:t>
      </w:r>
      <w:r w:rsidRPr="00580401">
        <w:rPr>
          <w:lang w:val="en-US"/>
        </w:rPr>
        <w:t xml:space="preserve"> </w:t>
      </w:r>
      <w:r w:rsidR="00634792">
        <w:rPr>
          <w:lang w:val="en-US"/>
        </w:rPr>
        <w:t xml:space="preserve">Carbone </w:t>
      </w:r>
      <w:proofErr w:type="spellStart"/>
      <w:r w:rsidR="00634792">
        <w:rPr>
          <w:lang w:val="en-US"/>
        </w:rPr>
        <w:t>Savoie</w:t>
      </w:r>
      <w:proofErr w:type="spellEnd"/>
      <w:r w:rsidR="00634792" w:rsidRPr="00580401">
        <w:rPr>
          <w:lang w:val="en-US"/>
        </w:rPr>
        <w:t xml:space="preserve"> </w:t>
      </w:r>
      <w:r w:rsidRPr="00580401">
        <w:rPr>
          <w:lang w:val="en-US"/>
        </w:rPr>
        <w:t xml:space="preserve">will test at pilot and then </w:t>
      </w:r>
      <w:r w:rsidR="0060118F" w:rsidRPr="00580401">
        <w:rPr>
          <w:lang w:val="en-US"/>
        </w:rPr>
        <w:t>at industrial scale</w:t>
      </w:r>
      <w:r w:rsidRPr="00580401">
        <w:rPr>
          <w:lang w:val="en-US"/>
        </w:rPr>
        <w:t xml:space="preserve"> different graphitization final conditions in order to determine the optimum </w:t>
      </w:r>
      <w:r w:rsidR="0060118F" w:rsidRPr="00580401">
        <w:rPr>
          <w:lang w:val="en-US"/>
        </w:rPr>
        <w:t xml:space="preserve">- </w:t>
      </w:r>
      <w:r w:rsidRPr="00580401">
        <w:rPr>
          <w:lang w:val="en-US"/>
        </w:rPr>
        <w:t xml:space="preserve">including raw materials and process </w:t>
      </w:r>
      <w:r w:rsidR="0060118F" w:rsidRPr="00580401">
        <w:rPr>
          <w:lang w:val="en-US"/>
        </w:rPr>
        <w:t xml:space="preserve">- </w:t>
      </w:r>
      <w:r w:rsidRPr="00580401">
        <w:rPr>
          <w:lang w:val="en-US"/>
        </w:rPr>
        <w:t>to get the structure allowing to get the targeted properties and the best yield at the end. That will include also the test of different types of milling</w:t>
      </w:r>
      <w:r w:rsidR="006E70B5" w:rsidRPr="00580401">
        <w:rPr>
          <w:lang w:val="en-US"/>
        </w:rPr>
        <w:t xml:space="preserve"> with </w:t>
      </w:r>
      <w:r w:rsidR="0060118F" w:rsidRPr="00580401">
        <w:rPr>
          <w:lang w:val="en-US"/>
        </w:rPr>
        <w:t xml:space="preserve">Carbone </w:t>
      </w:r>
      <w:proofErr w:type="spellStart"/>
      <w:r w:rsidR="0060118F" w:rsidRPr="00580401">
        <w:rPr>
          <w:lang w:val="en-US"/>
        </w:rPr>
        <w:t>Savoie’s</w:t>
      </w:r>
      <w:proofErr w:type="spellEnd"/>
      <w:r w:rsidR="006E70B5" w:rsidRPr="00580401">
        <w:rPr>
          <w:lang w:val="en-US"/>
        </w:rPr>
        <w:t xml:space="preserve"> milling and grinding expert (outside the IPCEI</w:t>
      </w:r>
      <w:r w:rsidR="008A7AB3" w:rsidRPr="00580401">
        <w:rPr>
          <w:lang w:val="en-US"/>
        </w:rPr>
        <w:t xml:space="preserve"> on Batteries</w:t>
      </w:r>
      <w:r w:rsidR="006E70B5" w:rsidRPr="00580401">
        <w:rPr>
          <w:lang w:val="en-US"/>
        </w:rPr>
        <w:t>)</w:t>
      </w:r>
      <w:r w:rsidRPr="00580401">
        <w:rPr>
          <w:lang w:val="en-US"/>
        </w:rPr>
        <w:t xml:space="preserve">. </w:t>
      </w:r>
      <w:r w:rsidR="006E70B5" w:rsidRPr="00580401">
        <w:rPr>
          <w:lang w:val="en-US"/>
        </w:rPr>
        <w:t>In order to simplify the c</w:t>
      </w:r>
      <w:r w:rsidRPr="00580401">
        <w:rPr>
          <w:lang w:val="en-US"/>
        </w:rPr>
        <w:t xml:space="preserve">haracterization on pilot and </w:t>
      </w:r>
      <w:r w:rsidR="006E70B5" w:rsidRPr="00580401">
        <w:rPr>
          <w:lang w:val="en-US"/>
        </w:rPr>
        <w:t xml:space="preserve">first </w:t>
      </w:r>
      <w:r w:rsidRPr="00580401">
        <w:rPr>
          <w:lang w:val="en-US"/>
        </w:rPr>
        <w:t>industrial</w:t>
      </w:r>
      <w:r w:rsidR="006E70B5" w:rsidRPr="00580401">
        <w:rPr>
          <w:lang w:val="en-US"/>
        </w:rPr>
        <w:t xml:space="preserve"> </w:t>
      </w:r>
      <w:r w:rsidR="00356078" w:rsidRPr="00580401">
        <w:rPr>
          <w:lang w:val="en-US"/>
        </w:rPr>
        <w:t>equipment</w:t>
      </w:r>
      <w:r w:rsidRPr="00580401">
        <w:rPr>
          <w:lang w:val="en-US"/>
        </w:rPr>
        <w:t xml:space="preserve"> </w:t>
      </w:r>
      <w:r w:rsidR="006E70B5" w:rsidRPr="00580401">
        <w:rPr>
          <w:lang w:val="en-US"/>
        </w:rPr>
        <w:t xml:space="preserve">Carbone </w:t>
      </w:r>
      <w:proofErr w:type="spellStart"/>
      <w:r w:rsidR="006E70B5" w:rsidRPr="00580401">
        <w:rPr>
          <w:lang w:val="en-US"/>
        </w:rPr>
        <w:t>Savoie</w:t>
      </w:r>
      <w:proofErr w:type="spellEnd"/>
      <w:r w:rsidRPr="00580401">
        <w:rPr>
          <w:lang w:val="en-US"/>
        </w:rPr>
        <w:t xml:space="preserve"> will focus here on </w:t>
      </w:r>
      <w:r w:rsidR="006E70B5" w:rsidRPr="00580401">
        <w:rPr>
          <w:lang w:val="en-US"/>
        </w:rPr>
        <w:t>the product</w:t>
      </w:r>
      <w:r w:rsidRPr="00580401">
        <w:rPr>
          <w:lang w:val="en-US"/>
        </w:rPr>
        <w:t xml:space="preserve"> structure (porosity, pores s</w:t>
      </w:r>
      <w:r w:rsidR="0060118F" w:rsidRPr="00580401">
        <w:rPr>
          <w:lang w:val="en-US"/>
        </w:rPr>
        <w:t>ize distribution, permeability</w:t>
      </w:r>
      <w:r w:rsidRPr="00580401">
        <w:rPr>
          <w:lang w:val="en-US"/>
        </w:rPr>
        <w:t>, grindability, hardness, micro granular distribution).</w:t>
      </w:r>
    </w:p>
    <w:p w14:paraId="19256442" w14:textId="77777777" w:rsidR="00652643" w:rsidRPr="00580401" w:rsidRDefault="00470F8E" w:rsidP="0058647D">
      <w:pPr>
        <w:pStyle w:val="ITStandard"/>
        <w:numPr>
          <w:ilvl w:val="0"/>
          <w:numId w:val="9"/>
        </w:numPr>
        <w:rPr>
          <w:lang w:val="en-US"/>
        </w:rPr>
      </w:pPr>
      <w:r w:rsidRPr="00580401">
        <w:rPr>
          <w:b/>
          <w:lang w:val="en-US"/>
        </w:rPr>
        <w:t>WP4</w:t>
      </w:r>
      <w:r w:rsidRPr="00580401">
        <w:rPr>
          <w:lang w:val="en-US"/>
        </w:rPr>
        <w:t>:</w:t>
      </w:r>
      <w:r w:rsidR="00FC13B9" w:rsidRPr="00580401">
        <w:rPr>
          <w:u w:val="single"/>
          <w:lang w:val="en-US"/>
        </w:rPr>
        <w:t xml:space="preserve"> Integrated industrial production Upstream &amp; Downstream scale up (FID)</w:t>
      </w:r>
      <w:r w:rsidR="006E70B5" w:rsidRPr="00580401">
        <w:rPr>
          <w:lang w:val="en-US"/>
        </w:rPr>
        <w:t xml:space="preserve">: </w:t>
      </w:r>
      <w:r w:rsidRPr="00580401">
        <w:rPr>
          <w:lang w:val="en-US"/>
        </w:rPr>
        <w:t>In the meantime</w:t>
      </w:r>
      <w:r w:rsidR="006E70B5" w:rsidRPr="00580401">
        <w:rPr>
          <w:lang w:val="en-US"/>
        </w:rPr>
        <w:t>,</w:t>
      </w:r>
      <w:r w:rsidRPr="00580401">
        <w:rPr>
          <w:lang w:val="en-US"/>
        </w:rPr>
        <w:t xml:space="preserve"> Carbone </w:t>
      </w:r>
      <w:proofErr w:type="spellStart"/>
      <w:r w:rsidRPr="00580401">
        <w:rPr>
          <w:lang w:val="en-US"/>
        </w:rPr>
        <w:t>Savoie</w:t>
      </w:r>
      <w:proofErr w:type="spellEnd"/>
      <w:r w:rsidRPr="00580401">
        <w:rPr>
          <w:lang w:val="en-US"/>
        </w:rPr>
        <w:t xml:space="preserve"> </w:t>
      </w:r>
      <w:r w:rsidR="006E70B5" w:rsidRPr="00580401">
        <w:rPr>
          <w:lang w:val="en-US"/>
        </w:rPr>
        <w:t>will</w:t>
      </w:r>
      <w:r w:rsidRPr="00580401">
        <w:rPr>
          <w:lang w:val="en-US"/>
        </w:rPr>
        <w:t xml:space="preserve"> start industrial trials in order to validate the </w:t>
      </w:r>
      <w:r w:rsidR="00A2616D" w:rsidRPr="00580401">
        <w:rPr>
          <w:lang w:val="en-US"/>
        </w:rPr>
        <w:t xml:space="preserve">R&amp;D findings </w:t>
      </w:r>
      <w:r w:rsidRPr="00580401">
        <w:rPr>
          <w:lang w:val="en-US"/>
        </w:rPr>
        <w:t>in operational conditions and</w:t>
      </w:r>
      <w:r w:rsidR="00A2616D" w:rsidRPr="00580401">
        <w:rPr>
          <w:lang w:val="en-US"/>
        </w:rPr>
        <w:t xml:space="preserve"> develop innovative solutions to</w:t>
      </w:r>
      <w:r w:rsidRPr="00580401">
        <w:rPr>
          <w:lang w:val="en-US"/>
        </w:rPr>
        <w:t xml:space="preserve"> scal</w:t>
      </w:r>
      <w:r w:rsidR="00A2616D" w:rsidRPr="00580401">
        <w:rPr>
          <w:lang w:val="en-US"/>
        </w:rPr>
        <w:t>e up these new processes</w:t>
      </w:r>
      <w:r w:rsidRPr="00580401">
        <w:rPr>
          <w:lang w:val="en-US"/>
        </w:rPr>
        <w:t xml:space="preserve"> </w:t>
      </w:r>
      <w:r w:rsidR="00A2616D" w:rsidRPr="00580401">
        <w:rPr>
          <w:lang w:val="en-US"/>
        </w:rPr>
        <w:t>to 500-time larger equipment</w:t>
      </w:r>
      <w:r w:rsidR="0060118F" w:rsidRPr="00580401">
        <w:rPr>
          <w:lang w:val="en-US"/>
        </w:rPr>
        <w:t xml:space="preserve">. As already mentioned, </w:t>
      </w:r>
      <w:r w:rsidRPr="00580401">
        <w:rPr>
          <w:lang w:val="en-US"/>
        </w:rPr>
        <w:t xml:space="preserve">Carbone </w:t>
      </w:r>
      <w:proofErr w:type="spellStart"/>
      <w:r w:rsidRPr="00580401">
        <w:rPr>
          <w:lang w:val="en-US"/>
        </w:rPr>
        <w:t>Savoie</w:t>
      </w:r>
      <w:proofErr w:type="spellEnd"/>
      <w:r w:rsidRPr="00580401">
        <w:rPr>
          <w:lang w:val="en-US"/>
        </w:rPr>
        <w:t xml:space="preserve"> </w:t>
      </w:r>
      <w:r w:rsidR="0060118F" w:rsidRPr="00580401">
        <w:rPr>
          <w:lang w:val="en-US"/>
        </w:rPr>
        <w:t xml:space="preserve">will start with </w:t>
      </w:r>
      <w:r w:rsidR="00BC406D" w:rsidRPr="00580401">
        <w:rPr>
          <w:lang w:val="en-US"/>
        </w:rPr>
        <w:t xml:space="preserve">4 </w:t>
      </w:r>
      <w:r w:rsidR="0060118F" w:rsidRPr="00580401">
        <w:rPr>
          <w:lang w:val="en-US"/>
        </w:rPr>
        <w:t xml:space="preserve">batches of about </w:t>
      </w:r>
      <w:r w:rsidR="00BC406D" w:rsidRPr="00580401">
        <w:rPr>
          <w:lang w:val="en-US"/>
        </w:rPr>
        <w:t>1</w:t>
      </w:r>
      <w:r w:rsidR="0060118F" w:rsidRPr="00580401">
        <w:rPr>
          <w:lang w:val="en-US"/>
        </w:rPr>
        <w:t>50 tons</w:t>
      </w:r>
      <w:r w:rsidRPr="00580401">
        <w:rPr>
          <w:lang w:val="en-US"/>
        </w:rPr>
        <w:t xml:space="preserve"> for the R&amp;D&amp;I </w:t>
      </w:r>
      <w:r w:rsidR="0060118F" w:rsidRPr="00580401">
        <w:rPr>
          <w:lang w:val="en-US"/>
        </w:rPr>
        <w:t>phase</w:t>
      </w:r>
      <w:r w:rsidR="00AF0522" w:rsidRPr="00580401">
        <w:rPr>
          <w:lang w:val="en-US"/>
        </w:rPr>
        <w:t xml:space="preserve"> until the right formulation has been determined</w:t>
      </w:r>
      <w:r w:rsidR="0060118F" w:rsidRPr="00580401">
        <w:rPr>
          <w:lang w:val="en-US"/>
        </w:rPr>
        <w:t>. Then</w:t>
      </w:r>
      <w:r w:rsidR="00A2616D" w:rsidRPr="00580401">
        <w:rPr>
          <w:lang w:val="en-US"/>
        </w:rPr>
        <w:t xml:space="preserve">, from FID loop number </w:t>
      </w:r>
      <w:r w:rsidR="00BC406D" w:rsidRPr="00580401">
        <w:rPr>
          <w:lang w:val="en-US"/>
        </w:rPr>
        <w:t>5</w:t>
      </w:r>
      <w:r w:rsidR="00A2616D" w:rsidRPr="00580401">
        <w:rPr>
          <w:lang w:val="en-US"/>
        </w:rPr>
        <w:t xml:space="preserve"> Carbone </w:t>
      </w:r>
      <w:proofErr w:type="spellStart"/>
      <w:r w:rsidR="00A2616D" w:rsidRPr="00580401">
        <w:rPr>
          <w:lang w:val="en-US"/>
        </w:rPr>
        <w:t>Savoie</w:t>
      </w:r>
      <w:proofErr w:type="spellEnd"/>
      <w:r w:rsidR="0060118F" w:rsidRPr="00580401">
        <w:rPr>
          <w:lang w:val="en-US"/>
        </w:rPr>
        <w:t xml:space="preserve"> will increase batch</w:t>
      </w:r>
      <w:r w:rsidR="00A2616D" w:rsidRPr="00580401">
        <w:rPr>
          <w:lang w:val="en-US"/>
        </w:rPr>
        <w:t xml:space="preserve"> size</w:t>
      </w:r>
      <w:r w:rsidR="0060118F" w:rsidRPr="00580401">
        <w:rPr>
          <w:lang w:val="en-US"/>
        </w:rPr>
        <w:t xml:space="preserve"> to </w:t>
      </w:r>
      <w:r w:rsidR="00BC406D" w:rsidRPr="00580401">
        <w:rPr>
          <w:lang w:val="en-US"/>
        </w:rPr>
        <w:t>300</w:t>
      </w:r>
      <w:r w:rsidR="0060118F" w:rsidRPr="00580401">
        <w:rPr>
          <w:lang w:val="en-US"/>
        </w:rPr>
        <w:t xml:space="preserve"> tons</w:t>
      </w:r>
      <w:r w:rsidRPr="00580401">
        <w:rPr>
          <w:lang w:val="en-US"/>
        </w:rPr>
        <w:t xml:space="preserve"> for the FID</w:t>
      </w:r>
      <w:r w:rsidR="0060118F" w:rsidRPr="00580401">
        <w:rPr>
          <w:lang w:val="en-US"/>
        </w:rPr>
        <w:t xml:space="preserve"> in order to be as representative as possible from the industrial conditions</w:t>
      </w:r>
      <w:r w:rsidR="00AF0522" w:rsidRPr="00580401">
        <w:rPr>
          <w:lang w:val="en-US"/>
        </w:rPr>
        <w:t xml:space="preserve"> and to assess the dispersion of upstream processes (baking and graphitization)</w:t>
      </w:r>
      <w:r w:rsidRPr="00580401">
        <w:rPr>
          <w:lang w:val="en-US"/>
        </w:rPr>
        <w:t xml:space="preserve">. </w:t>
      </w:r>
      <w:r w:rsidR="0060118F" w:rsidRPr="00580401">
        <w:rPr>
          <w:lang w:val="en-US"/>
        </w:rPr>
        <w:t xml:space="preserve">Carbone </w:t>
      </w:r>
      <w:proofErr w:type="spellStart"/>
      <w:r w:rsidR="0060118F" w:rsidRPr="00580401">
        <w:rPr>
          <w:lang w:val="en-US"/>
        </w:rPr>
        <w:t>Savoie</w:t>
      </w:r>
      <w:proofErr w:type="spellEnd"/>
      <w:r w:rsidR="0060118F" w:rsidRPr="00580401">
        <w:rPr>
          <w:lang w:val="en-US"/>
        </w:rPr>
        <w:t xml:space="preserve"> </w:t>
      </w:r>
      <w:r w:rsidRPr="00580401">
        <w:rPr>
          <w:lang w:val="en-US"/>
        </w:rPr>
        <w:t>forecast</w:t>
      </w:r>
      <w:r w:rsidR="0060118F" w:rsidRPr="00580401">
        <w:rPr>
          <w:lang w:val="en-US"/>
        </w:rPr>
        <w:t>s</w:t>
      </w:r>
      <w:r w:rsidRPr="00580401">
        <w:rPr>
          <w:lang w:val="en-US"/>
        </w:rPr>
        <w:t xml:space="preserve"> at least </w:t>
      </w:r>
      <w:r w:rsidR="0060118F" w:rsidRPr="00580401">
        <w:rPr>
          <w:lang w:val="en-US"/>
        </w:rPr>
        <w:t>twelve (12)</w:t>
      </w:r>
      <w:r w:rsidRPr="00580401">
        <w:rPr>
          <w:lang w:val="en-US"/>
        </w:rPr>
        <w:t xml:space="preserve"> industrial de</w:t>
      </w:r>
      <w:r w:rsidR="0060118F" w:rsidRPr="00580401">
        <w:rPr>
          <w:lang w:val="en-US"/>
        </w:rPr>
        <w:t>velopment trials all along the three</w:t>
      </w:r>
      <w:r w:rsidRPr="00580401">
        <w:rPr>
          <w:lang w:val="en-US"/>
        </w:rPr>
        <w:t xml:space="preserve"> years of the FID period</w:t>
      </w:r>
      <w:r w:rsidR="00A2616D" w:rsidRPr="00580401">
        <w:rPr>
          <w:rStyle w:val="FootnoteReference"/>
          <w:lang w:val="en-US"/>
        </w:rPr>
        <w:footnoteReference w:id="19"/>
      </w:r>
      <w:r w:rsidRPr="00580401">
        <w:rPr>
          <w:lang w:val="en-US"/>
        </w:rPr>
        <w:t xml:space="preserve">. The scheduled overlapping between R&amp;D&amp;I and FID periods allows </w:t>
      </w:r>
      <w:r w:rsidR="0060118F" w:rsidRPr="00580401">
        <w:rPr>
          <w:lang w:val="en-US"/>
        </w:rPr>
        <w:t xml:space="preserve">Carbone </w:t>
      </w:r>
      <w:proofErr w:type="spellStart"/>
      <w:r w:rsidR="0060118F" w:rsidRPr="00580401">
        <w:rPr>
          <w:lang w:val="en-US"/>
        </w:rPr>
        <w:t>Savoie</w:t>
      </w:r>
      <w:proofErr w:type="spellEnd"/>
      <w:r w:rsidRPr="00580401">
        <w:rPr>
          <w:lang w:val="en-US"/>
        </w:rPr>
        <w:t xml:space="preserve"> to take into account the scale up </w:t>
      </w:r>
      <w:r w:rsidR="0060118F" w:rsidRPr="00580401">
        <w:rPr>
          <w:lang w:val="en-US"/>
        </w:rPr>
        <w:t xml:space="preserve">trials and errors </w:t>
      </w:r>
      <w:r w:rsidRPr="00580401">
        <w:rPr>
          <w:lang w:val="en-US"/>
        </w:rPr>
        <w:t>and so to readjust if necessary some</w:t>
      </w:r>
      <w:r w:rsidR="00356078" w:rsidRPr="00580401">
        <w:rPr>
          <w:lang w:val="en-US"/>
        </w:rPr>
        <w:t xml:space="preserve"> factors and effects in the R&amp;D</w:t>
      </w:r>
      <w:r w:rsidR="00A2616D" w:rsidRPr="00580401">
        <w:rPr>
          <w:lang w:val="en-US"/>
        </w:rPr>
        <w:t xml:space="preserve"> lab</w:t>
      </w:r>
      <w:r w:rsidR="00356078" w:rsidRPr="00580401">
        <w:rPr>
          <w:lang w:val="en-US"/>
        </w:rPr>
        <w:t xml:space="preserve"> </w:t>
      </w:r>
      <w:r w:rsidRPr="00580401">
        <w:rPr>
          <w:lang w:val="en-US"/>
        </w:rPr>
        <w:t>program. For the FID</w:t>
      </w:r>
      <w:r w:rsidR="0060118F" w:rsidRPr="00580401">
        <w:rPr>
          <w:lang w:val="en-US"/>
        </w:rPr>
        <w:t xml:space="preserve">, Carbone </w:t>
      </w:r>
      <w:proofErr w:type="spellStart"/>
      <w:r w:rsidR="0060118F" w:rsidRPr="00580401">
        <w:rPr>
          <w:lang w:val="en-US"/>
        </w:rPr>
        <w:t>Savoie</w:t>
      </w:r>
      <w:proofErr w:type="spellEnd"/>
      <w:r w:rsidRPr="00580401">
        <w:rPr>
          <w:lang w:val="en-US"/>
        </w:rPr>
        <w:t xml:space="preserve"> will have again to include all the different characterization from the raw materials to the final products including impurities (</w:t>
      </w:r>
      <w:proofErr w:type="spellStart"/>
      <w:r w:rsidRPr="00580401">
        <w:rPr>
          <w:lang w:val="en-US"/>
        </w:rPr>
        <w:t>FluoX</w:t>
      </w:r>
      <w:proofErr w:type="spellEnd"/>
      <w:r w:rsidRPr="00580401">
        <w:rPr>
          <w:lang w:val="en-US"/>
        </w:rPr>
        <w:t>, GDMS or ICP), crystallinity (Lc d002 XRD, Raman), structure (pores distribution, permeability), yield (grindability, hardness, granular distribution), and cell performance (capacity, efficiency, cell life)</w:t>
      </w:r>
      <w:r w:rsidR="00677834" w:rsidRPr="00580401">
        <w:rPr>
          <w:lang w:val="en-US"/>
        </w:rPr>
        <w:t xml:space="preserve"> </w:t>
      </w:r>
    </w:p>
    <w:p w14:paraId="19256443" w14:textId="77777777" w:rsidR="006E70B5" w:rsidRPr="00580401" w:rsidRDefault="006E70B5" w:rsidP="005B50B5">
      <w:pPr>
        <w:pStyle w:val="ITStandard"/>
        <w:ind w:left="720"/>
        <w:rPr>
          <w:lang w:val="en-US"/>
        </w:rPr>
      </w:pPr>
    </w:p>
    <w:tbl>
      <w:tblPr>
        <w:tblStyle w:val="TableGrid"/>
        <w:tblW w:w="0" w:type="auto"/>
        <w:tblInd w:w="108" w:type="dxa"/>
        <w:tblLook w:val="04A0" w:firstRow="1" w:lastRow="0" w:firstColumn="1" w:lastColumn="0" w:noHBand="0" w:noVBand="1"/>
      </w:tblPr>
      <w:tblGrid>
        <w:gridCol w:w="834"/>
        <w:gridCol w:w="754"/>
        <w:gridCol w:w="4649"/>
        <w:gridCol w:w="1163"/>
        <w:gridCol w:w="1554"/>
      </w:tblGrid>
      <w:tr w:rsidR="006E70B5" w:rsidRPr="00580401" w14:paraId="1925644B" w14:textId="77777777" w:rsidTr="00BC406D">
        <w:trPr>
          <w:trHeight w:val="765"/>
          <w:tblHeader/>
        </w:trPr>
        <w:tc>
          <w:tcPr>
            <w:tcW w:w="834" w:type="dxa"/>
            <w:shd w:val="clear" w:color="auto" w:fill="000000" w:themeFill="text1"/>
            <w:vAlign w:val="center"/>
          </w:tcPr>
          <w:p w14:paraId="19256444" w14:textId="77777777" w:rsidR="00470F8E" w:rsidRPr="00580401" w:rsidRDefault="00470F8E" w:rsidP="00A9597B">
            <w:pPr>
              <w:pStyle w:val="ITAbsatzohneNr"/>
              <w:jc w:val="center"/>
              <w:rPr>
                <w:rFonts w:cs="Arial"/>
                <w:b/>
                <w:bCs/>
                <w:sz w:val="22"/>
                <w:szCs w:val="22"/>
                <w:lang w:val="en-US"/>
              </w:rPr>
            </w:pPr>
            <w:r w:rsidRPr="00580401" w:rsidDel="00D82F3C">
              <w:rPr>
                <w:lang w:val="en-US"/>
              </w:rPr>
              <w:t xml:space="preserve"> </w:t>
            </w:r>
            <w:r w:rsidRPr="00580401">
              <w:rPr>
                <w:rFonts w:cs="Arial"/>
                <w:b/>
                <w:bCs/>
                <w:sz w:val="22"/>
                <w:szCs w:val="22"/>
                <w:lang w:val="en-US"/>
              </w:rPr>
              <w:t>WS</w:t>
            </w:r>
          </w:p>
        </w:tc>
        <w:tc>
          <w:tcPr>
            <w:tcW w:w="754" w:type="dxa"/>
            <w:shd w:val="clear" w:color="auto" w:fill="000000" w:themeFill="text1"/>
            <w:vAlign w:val="center"/>
            <w:hideMark/>
          </w:tcPr>
          <w:p w14:paraId="19256445" w14:textId="77777777" w:rsidR="00470F8E" w:rsidRPr="00580401" w:rsidRDefault="00470F8E" w:rsidP="00A9597B">
            <w:pPr>
              <w:pStyle w:val="ITAbsatzohneNr"/>
              <w:jc w:val="center"/>
              <w:rPr>
                <w:rFonts w:cs="Arial"/>
                <w:b/>
                <w:bCs/>
                <w:sz w:val="22"/>
                <w:szCs w:val="22"/>
                <w:lang w:val="en-US"/>
              </w:rPr>
            </w:pPr>
            <w:r w:rsidRPr="00580401">
              <w:rPr>
                <w:rFonts w:cs="Arial"/>
                <w:b/>
                <w:bCs/>
                <w:sz w:val="22"/>
                <w:szCs w:val="22"/>
                <w:lang w:val="en-US"/>
              </w:rPr>
              <w:t>No. of WP</w:t>
            </w:r>
          </w:p>
        </w:tc>
        <w:tc>
          <w:tcPr>
            <w:tcW w:w="4649" w:type="dxa"/>
            <w:shd w:val="clear" w:color="auto" w:fill="000000" w:themeFill="text1"/>
            <w:vAlign w:val="center"/>
            <w:hideMark/>
          </w:tcPr>
          <w:p w14:paraId="19256446" w14:textId="77777777" w:rsidR="00470F8E" w:rsidRPr="00580401" w:rsidRDefault="00CE6227" w:rsidP="00A9597B">
            <w:pPr>
              <w:pStyle w:val="ITAbsatzohneNr"/>
              <w:jc w:val="center"/>
              <w:rPr>
                <w:rFonts w:cs="Arial"/>
                <w:b/>
                <w:bCs/>
                <w:sz w:val="22"/>
                <w:szCs w:val="22"/>
                <w:lang w:val="en-US"/>
              </w:rPr>
            </w:pPr>
            <w:r w:rsidRPr="00580401">
              <w:rPr>
                <w:rFonts w:cs="Arial"/>
                <w:b/>
                <w:bCs/>
                <w:sz w:val="22"/>
                <w:szCs w:val="22"/>
                <w:u w:val="single"/>
                <w:lang w:val="en-US"/>
              </w:rPr>
              <w:t>Title</w:t>
            </w:r>
            <w:r w:rsidRPr="00580401">
              <w:rPr>
                <w:rFonts w:cs="Arial"/>
                <w:b/>
                <w:bCs/>
                <w:sz w:val="22"/>
                <w:szCs w:val="22"/>
                <w:lang w:val="en-US"/>
              </w:rPr>
              <w:t xml:space="preserve"> - </w:t>
            </w:r>
            <w:r w:rsidR="00A2616D" w:rsidRPr="00580401">
              <w:rPr>
                <w:rFonts w:cs="Arial"/>
                <w:b/>
                <w:bCs/>
                <w:sz w:val="22"/>
                <w:szCs w:val="22"/>
                <w:lang w:val="en-US"/>
              </w:rPr>
              <w:t>Main objective of the work plan</w:t>
            </w:r>
          </w:p>
        </w:tc>
        <w:tc>
          <w:tcPr>
            <w:tcW w:w="1163" w:type="dxa"/>
            <w:shd w:val="clear" w:color="auto" w:fill="000000" w:themeFill="text1"/>
            <w:vAlign w:val="center"/>
            <w:hideMark/>
          </w:tcPr>
          <w:p w14:paraId="19256447" w14:textId="77777777" w:rsidR="00470F8E" w:rsidRPr="00580401" w:rsidRDefault="00470F8E" w:rsidP="00CE6227">
            <w:pPr>
              <w:pStyle w:val="ITAbsatzohneNr"/>
              <w:jc w:val="center"/>
              <w:rPr>
                <w:rFonts w:cs="Arial"/>
                <w:b/>
                <w:bCs/>
                <w:sz w:val="22"/>
                <w:szCs w:val="22"/>
                <w:lang w:val="en-US"/>
              </w:rPr>
            </w:pPr>
            <w:r w:rsidRPr="00580401">
              <w:rPr>
                <w:rFonts w:cs="Arial"/>
                <w:b/>
                <w:bCs/>
                <w:sz w:val="22"/>
                <w:szCs w:val="22"/>
                <w:lang w:val="en-US"/>
              </w:rPr>
              <w:t>Person Months (R&amp;D&amp;I)</w:t>
            </w:r>
          </w:p>
          <w:p w14:paraId="19256448" w14:textId="77777777" w:rsidR="00470F8E" w:rsidRPr="00580401" w:rsidRDefault="00470F8E" w:rsidP="00CE6227">
            <w:pPr>
              <w:pStyle w:val="ITAbsatzohneNr"/>
              <w:jc w:val="center"/>
              <w:rPr>
                <w:rFonts w:cs="Arial"/>
                <w:b/>
                <w:bCs/>
                <w:sz w:val="22"/>
                <w:szCs w:val="22"/>
                <w:lang w:val="en-US"/>
              </w:rPr>
            </w:pPr>
            <w:r w:rsidRPr="00580401">
              <w:rPr>
                <w:rFonts w:cs="Arial"/>
                <w:b/>
                <w:bCs/>
                <w:sz w:val="22"/>
                <w:szCs w:val="22"/>
                <w:lang w:val="en-US"/>
              </w:rPr>
              <w:t>2019-2021</w:t>
            </w:r>
          </w:p>
        </w:tc>
        <w:tc>
          <w:tcPr>
            <w:tcW w:w="1554" w:type="dxa"/>
            <w:shd w:val="clear" w:color="auto" w:fill="000000" w:themeFill="text1"/>
            <w:vAlign w:val="center"/>
            <w:hideMark/>
          </w:tcPr>
          <w:p w14:paraId="19256449" w14:textId="77777777" w:rsidR="0060118F" w:rsidRPr="00580401" w:rsidRDefault="0060118F" w:rsidP="00CE6227">
            <w:pPr>
              <w:pStyle w:val="ITAbsatzohneNr"/>
              <w:jc w:val="center"/>
              <w:rPr>
                <w:rFonts w:cs="Arial"/>
                <w:b/>
                <w:bCs/>
                <w:sz w:val="22"/>
                <w:szCs w:val="22"/>
                <w:lang w:val="en-US"/>
              </w:rPr>
            </w:pPr>
            <w:r w:rsidRPr="00580401">
              <w:rPr>
                <w:rFonts w:cs="Arial"/>
                <w:b/>
                <w:bCs/>
                <w:sz w:val="22"/>
                <w:szCs w:val="22"/>
                <w:lang w:val="en-US"/>
              </w:rPr>
              <w:t>Person Months (FID)</w:t>
            </w:r>
          </w:p>
          <w:p w14:paraId="1925644A" w14:textId="77777777" w:rsidR="00470F8E" w:rsidRPr="00580401" w:rsidRDefault="00470F8E" w:rsidP="00CE6227">
            <w:pPr>
              <w:pStyle w:val="ITAbsatzohneNr"/>
              <w:jc w:val="center"/>
              <w:rPr>
                <w:rFonts w:cs="Arial"/>
                <w:b/>
                <w:bCs/>
                <w:sz w:val="22"/>
                <w:szCs w:val="22"/>
                <w:lang w:val="en-US"/>
              </w:rPr>
            </w:pPr>
            <w:r w:rsidRPr="00580401">
              <w:rPr>
                <w:rFonts w:cs="Arial"/>
                <w:b/>
                <w:bCs/>
                <w:sz w:val="22"/>
                <w:szCs w:val="22"/>
                <w:lang w:val="en-US"/>
              </w:rPr>
              <w:t>2021-2026</w:t>
            </w:r>
          </w:p>
        </w:tc>
      </w:tr>
      <w:tr w:rsidR="006E70B5" w:rsidRPr="00580401" w14:paraId="19256451" w14:textId="77777777" w:rsidTr="00ED2952">
        <w:trPr>
          <w:trHeight w:val="1272"/>
        </w:trPr>
        <w:tc>
          <w:tcPr>
            <w:tcW w:w="834" w:type="dxa"/>
          </w:tcPr>
          <w:p w14:paraId="1925644C" w14:textId="77777777" w:rsidR="00470F8E" w:rsidRPr="00580401" w:rsidRDefault="00ED2952" w:rsidP="00ED2952">
            <w:pPr>
              <w:pStyle w:val="ITAbsatzohneNr"/>
              <w:jc w:val="center"/>
              <w:rPr>
                <w:rFonts w:cs="Arial"/>
                <w:bCs/>
                <w:sz w:val="22"/>
                <w:szCs w:val="22"/>
                <w:lang w:val="en-US"/>
              </w:rPr>
            </w:pPr>
            <w:r w:rsidRPr="00580401">
              <w:rPr>
                <w:rFonts w:cs="Arial"/>
                <w:bCs/>
                <w:sz w:val="22"/>
                <w:szCs w:val="22"/>
                <w:lang w:val="en-US"/>
              </w:rPr>
              <w:t>1</w:t>
            </w:r>
          </w:p>
        </w:tc>
        <w:tc>
          <w:tcPr>
            <w:tcW w:w="754" w:type="dxa"/>
          </w:tcPr>
          <w:p w14:paraId="1925644D" w14:textId="77777777" w:rsidR="00470F8E" w:rsidRPr="00580401" w:rsidRDefault="00470F8E" w:rsidP="00ED2952">
            <w:pPr>
              <w:pStyle w:val="ITAbsatzohneNr"/>
              <w:jc w:val="center"/>
              <w:rPr>
                <w:rFonts w:cs="Arial"/>
                <w:bCs/>
                <w:sz w:val="22"/>
                <w:szCs w:val="22"/>
                <w:lang w:val="en-US"/>
              </w:rPr>
            </w:pPr>
            <w:r w:rsidRPr="00580401">
              <w:rPr>
                <w:rFonts w:cs="Arial"/>
                <w:bCs/>
                <w:sz w:val="22"/>
                <w:szCs w:val="22"/>
                <w:lang w:val="en-US"/>
              </w:rPr>
              <w:t>WP1</w:t>
            </w:r>
          </w:p>
        </w:tc>
        <w:tc>
          <w:tcPr>
            <w:tcW w:w="4649" w:type="dxa"/>
            <w:vAlign w:val="center"/>
          </w:tcPr>
          <w:p w14:paraId="1925644E" w14:textId="77777777" w:rsidR="00470F8E" w:rsidRPr="00580401" w:rsidRDefault="00AF0522" w:rsidP="00B102BD">
            <w:pPr>
              <w:pStyle w:val="ITAbsatzohneNr"/>
              <w:rPr>
                <w:rFonts w:cs="Arial"/>
                <w:bCs/>
                <w:sz w:val="22"/>
                <w:szCs w:val="22"/>
                <w:lang w:val="en-US"/>
              </w:rPr>
            </w:pPr>
            <w:r w:rsidRPr="00580401">
              <w:rPr>
                <w:sz w:val="22"/>
                <w:szCs w:val="22"/>
                <w:u w:val="single"/>
                <w:lang w:val="en-US"/>
              </w:rPr>
              <w:t>Understanding &amp; Optimization of raw materials properties and forming on advanced materials</w:t>
            </w:r>
            <w:r w:rsidRPr="00580401">
              <w:rPr>
                <w:rFonts w:cs="Arial"/>
                <w:bCs/>
                <w:sz w:val="22"/>
                <w:szCs w:val="22"/>
                <w:lang w:val="en-US"/>
              </w:rPr>
              <w:t>: determine the right formulation to get the</w:t>
            </w:r>
            <w:r w:rsidR="00493533" w:rsidRPr="00580401">
              <w:rPr>
                <w:rFonts w:cs="Arial"/>
                <w:bCs/>
                <w:sz w:val="22"/>
                <w:szCs w:val="22"/>
                <w:lang w:val="en-US"/>
              </w:rPr>
              <w:t xml:space="preserve"> product specifications </w:t>
            </w:r>
            <w:r w:rsidR="00493533" w:rsidRPr="00580401">
              <w:rPr>
                <w:rFonts w:cs="Arial"/>
                <w:bCs/>
                <w:sz w:val="22"/>
                <w:szCs w:val="22"/>
                <w:lang w:val="en-US"/>
              </w:rPr>
              <w:lastRenderedPageBreak/>
              <w:t>and</w:t>
            </w:r>
            <w:r w:rsidRPr="00580401">
              <w:rPr>
                <w:rFonts w:cs="Arial"/>
                <w:bCs/>
                <w:sz w:val="22"/>
                <w:szCs w:val="22"/>
                <w:lang w:val="en-US"/>
              </w:rPr>
              <w:t xml:space="preserve"> cell performance with consistent RM </w:t>
            </w:r>
            <w:r w:rsidR="00B102BD" w:rsidRPr="00580401">
              <w:rPr>
                <w:rFonts w:cs="Arial"/>
                <w:bCs/>
                <w:sz w:val="22"/>
                <w:szCs w:val="22"/>
                <w:lang w:val="en-US"/>
              </w:rPr>
              <w:t>costs</w:t>
            </w:r>
          </w:p>
        </w:tc>
        <w:tc>
          <w:tcPr>
            <w:tcW w:w="1163" w:type="dxa"/>
            <w:vAlign w:val="center"/>
          </w:tcPr>
          <w:p w14:paraId="1925644F" w14:textId="77777777" w:rsidR="00470F8E" w:rsidRPr="00580401" w:rsidRDefault="00470F8E" w:rsidP="00CE6227">
            <w:pPr>
              <w:pStyle w:val="ITAbsatzohneNr"/>
              <w:jc w:val="center"/>
              <w:rPr>
                <w:rFonts w:cs="Arial"/>
                <w:sz w:val="22"/>
                <w:szCs w:val="22"/>
                <w:lang w:val="en-US"/>
              </w:rPr>
            </w:pPr>
            <w:r w:rsidRPr="00580401">
              <w:rPr>
                <w:rFonts w:cs="Arial"/>
                <w:sz w:val="22"/>
                <w:szCs w:val="22"/>
                <w:lang w:val="en-US"/>
              </w:rPr>
              <w:lastRenderedPageBreak/>
              <w:t>92</w:t>
            </w:r>
          </w:p>
        </w:tc>
        <w:tc>
          <w:tcPr>
            <w:tcW w:w="1554" w:type="dxa"/>
            <w:vAlign w:val="center"/>
          </w:tcPr>
          <w:p w14:paraId="19256450" w14:textId="77777777" w:rsidR="00470F8E" w:rsidRPr="00580401" w:rsidRDefault="00470F8E" w:rsidP="00CE6227">
            <w:pPr>
              <w:pStyle w:val="ITAbsatzohneNr"/>
              <w:jc w:val="center"/>
              <w:rPr>
                <w:rFonts w:cs="Arial"/>
                <w:sz w:val="22"/>
                <w:szCs w:val="22"/>
                <w:lang w:val="en-US"/>
              </w:rPr>
            </w:pPr>
          </w:p>
        </w:tc>
      </w:tr>
      <w:tr w:rsidR="006E70B5" w:rsidRPr="00580401" w14:paraId="19256458" w14:textId="77777777" w:rsidTr="00CE6227">
        <w:trPr>
          <w:trHeight w:val="360"/>
        </w:trPr>
        <w:tc>
          <w:tcPr>
            <w:tcW w:w="834" w:type="dxa"/>
          </w:tcPr>
          <w:p w14:paraId="19256452" w14:textId="77777777" w:rsidR="00470F8E" w:rsidRPr="00580401" w:rsidRDefault="00ED2952" w:rsidP="00ED2952">
            <w:pPr>
              <w:pStyle w:val="ITAbsatzohneNr"/>
              <w:jc w:val="center"/>
              <w:rPr>
                <w:rFonts w:cs="Arial"/>
                <w:sz w:val="22"/>
                <w:szCs w:val="22"/>
                <w:lang w:val="en-US"/>
              </w:rPr>
            </w:pPr>
            <w:r w:rsidRPr="00580401">
              <w:rPr>
                <w:rFonts w:cs="Arial"/>
                <w:bCs/>
                <w:sz w:val="22"/>
                <w:szCs w:val="22"/>
                <w:lang w:val="en-US"/>
              </w:rPr>
              <w:t>1</w:t>
            </w:r>
          </w:p>
        </w:tc>
        <w:tc>
          <w:tcPr>
            <w:tcW w:w="754" w:type="dxa"/>
            <w:hideMark/>
          </w:tcPr>
          <w:p w14:paraId="19256453" w14:textId="77777777" w:rsidR="00470F8E" w:rsidRPr="00580401" w:rsidRDefault="00470F8E" w:rsidP="00A9597B">
            <w:pPr>
              <w:pStyle w:val="ITAbsatzohneNr"/>
              <w:rPr>
                <w:rFonts w:cs="Arial"/>
                <w:sz w:val="22"/>
                <w:szCs w:val="22"/>
                <w:lang w:val="en-US"/>
              </w:rPr>
            </w:pPr>
            <w:r w:rsidRPr="00580401">
              <w:rPr>
                <w:rFonts w:cs="Arial"/>
                <w:sz w:val="22"/>
                <w:szCs w:val="22"/>
                <w:lang w:val="en-US"/>
              </w:rPr>
              <w:t>WP2</w:t>
            </w:r>
          </w:p>
        </w:tc>
        <w:tc>
          <w:tcPr>
            <w:tcW w:w="4649" w:type="dxa"/>
            <w:hideMark/>
          </w:tcPr>
          <w:p w14:paraId="19256454" w14:textId="77777777" w:rsidR="00B102BD" w:rsidRPr="00580401" w:rsidRDefault="00AF0522" w:rsidP="00A9597B">
            <w:pPr>
              <w:pStyle w:val="ITAbsatzohneNr"/>
              <w:rPr>
                <w:rFonts w:cs="Arial"/>
                <w:bCs/>
                <w:sz w:val="22"/>
                <w:szCs w:val="22"/>
                <w:lang w:val="en-US"/>
              </w:rPr>
            </w:pPr>
            <w:r w:rsidRPr="00580401">
              <w:rPr>
                <w:sz w:val="22"/>
                <w:szCs w:val="22"/>
                <w:u w:val="single"/>
                <w:lang w:val="en-US"/>
              </w:rPr>
              <w:t>Optimization of an innovative Upstream (baking, graphitizing) process for advanced materials</w:t>
            </w:r>
            <w:r w:rsidRPr="00580401">
              <w:rPr>
                <w:rFonts w:cs="Arial"/>
                <w:bCs/>
                <w:sz w:val="22"/>
                <w:szCs w:val="22"/>
                <w:lang w:val="en-US"/>
              </w:rPr>
              <w:t xml:space="preserve">: </w:t>
            </w:r>
            <w:r w:rsidR="00B102BD" w:rsidRPr="00580401">
              <w:rPr>
                <w:rFonts w:cs="Arial"/>
                <w:bCs/>
                <w:sz w:val="22"/>
                <w:szCs w:val="22"/>
                <w:lang w:val="en-US"/>
              </w:rPr>
              <w:t xml:space="preserve">develop an industrial process to get a graphite block capable of the </w:t>
            </w:r>
            <w:r w:rsidR="00493533" w:rsidRPr="00580401">
              <w:rPr>
                <w:rFonts w:cs="Arial"/>
                <w:bCs/>
                <w:sz w:val="22"/>
                <w:szCs w:val="22"/>
                <w:lang w:val="en-US"/>
              </w:rPr>
              <w:t xml:space="preserve">product specifications and </w:t>
            </w:r>
            <w:r w:rsidR="00B102BD" w:rsidRPr="00580401">
              <w:rPr>
                <w:rFonts w:cs="Arial"/>
                <w:bCs/>
                <w:sz w:val="22"/>
                <w:szCs w:val="22"/>
                <w:lang w:val="en-US"/>
              </w:rPr>
              <w:t>cell performance target with consistent upstream costs</w:t>
            </w:r>
          </w:p>
          <w:p w14:paraId="19256455" w14:textId="77777777" w:rsidR="00470F8E" w:rsidRPr="00580401" w:rsidRDefault="00470F8E" w:rsidP="00CE6227">
            <w:pPr>
              <w:pStyle w:val="ITAbsatzohneNr"/>
              <w:rPr>
                <w:rFonts w:cs="Arial"/>
                <w:bCs/>
                <w:sz w:val="22"/>
                <w:szCs w:val="22"/>
                <w:lang w:val="en-US"/>
              </w:rPr>
            </w:pPr>
          </w:p>
        </w:tc>
        <w:tc>
          <w:tcPr>
            <w:tcW w:w="1163" w:type="dxa"/>
            <w:vAlign w:val="center"/>
            <w:hideMark/>
          </w:tcPr>
          <w:p w14:paraId="19256456" w14:textId="77777777" w:rsidR="00470F8E" w:rsidRPr="00580401" w:rsidRDefault="00470F8E" w:rsidP="00CE6227">
            <w:pPr>
              <w:pStyle w:val="ITAbsatzohneNr"/>
              <w:jc w:val="center"/>
              <w:rPr>
                <w:rFonts w:cs="Arial"/>
                <w:bCs/>
                <w:sz w:val="22"/>
                <w:szCs w:val="22"/>
                <w:lang w:val="en-US"/>
              </w:rPr>
            </w:pPr>
            <w:r w:rsidRPr="00580401">
              <w:rPr>
                <w:rFonts w:cs="Arial"/>
                <w:bCs/>
                <w:sz w:val="22"/>
                <w:szCs w:val="22"/>
                <w:lang w:val="en-US"/>
              </w:rPr>
              <w:t>72</w:t>
            </w:r>
          </w:p>
        </w:tc>
        <w:tc>
          <w:tcPr>
            <w:tcW w:w="1554" w:type="dxa"/>
            <w:vAlign w:val="center"/>
            <w:hideMark/>
          </w:tcPr>
          <w:p w14:paraId="19256457" w14:textId="77777777" w:rsidR="00470F8E" w:rsidRPr="00580401" w:rsidRDefault="00470F8E" w:rsidP="00CE6227">
            <w:pPr>
              <w:pStyle w:val="ITAbsatzohneNr"/>
              <w:keepNext/>
              <w:jc w:val="center"/>
              <w:rPr>
                <w:rFonts w:cs="Arial"/>
                <w:bCs/>
                <w:sz w:val="22"/>
                <w:szCs w:val="22"/>
                <w:lang w:val="en-US"/>
              </w:rPr>
            </w:pPr>
          </w:p>
        </w:tc>
      </w:tr>
      <w:tr w:rsidR="006E70B5" w:rsidRPr="00580401" w14:paraId="1925645F" w14:textId="77777777" w:rsidTr="00CE6227">
        <w:trPr>
          <w:trHeight w:val="360"/>
        </w:trPr>
        <w:tc>
          <w:tcPr>
            <w:tcW w:w="834" w:type="dxa"/>
          </w:tcPr>
          <w:p w14:paraId="19256459" w14:textId="77777777" w:rsidR="00470F8E" w:rsidRPr="00580401" w:rsidRDefault="00ED2952" w:rsidP="00ED2952">
            <w:pPr>
              <w:pStyle w:val="ITAbsatzohneNr"/>
              <w:jc w:val="center"/>
              <w:rPr>
                <w:rFonts w:cs="Arial"/>
                <w:sz w:val="22"/>
                <w:szCs w:val="22"/>
                <w:lang w:val="en-US"/>
              </w:rPr>
            </w:pPr>
            <w:r w:rsidRPr="00580401">
              <w:rPr>
                <w:rFonts w:cs="Arial"/>
                <w:bCs/>
                <w:sz w:val="22"/>
                <w:szCs w:val="22"/>
                <w:lang w:val="en-US"/>
              </w:rPr>
              <w:t>1</w:t>
            </w:r>
          </w:p>
        </w:tc>
        <w:tc>
          <w:tcPr>
            <w:tcW w:w="754" w:type="dxa"/>
          </w:tcPr>
          <w:p w14:paraId="1925645A" w14:textId="77777777" w:rsidR="00470F8E" w:rsidRPr="00580401" w:rsidRDefault="00470F8E" w:rsidP="00A9597B">
            <w:pPr>
              <w:pStyle w:val="ITAbsatzohneNr"/>
              <w:rPr>
                <w:rFonts w:cs="Arial"/>
                <w:sz w:val="22"/>
                <w:szCs w:val="22"/>
                <w:lang w:val="en-US"/>
              </w:rPr>
            </w:pPr>
            <w:r w:rsidRPr="00580401">
              <w:rPr>
                <w:rFonts w:cs="Arial"/>
                <w:sz w:val="22"/>
                <w:szCs w:val="22"/>
                <w:lang w:val="en-US"/>
              </w:rPr>
              <w:t>WP3</w:t>
            </w:r>
          </w:p>
        </w:tc>
        <w:tc>
          <w:tcPr>
            <w:tcW w:w="4649" w:type="dxa"/>
          </w:tcPr>
          <w:p w14:paraId="1925645B" w14:textId="77777777" w:rsidR="00470F8E" w:rsidRPr="00580401" w:rsidRDefault="00B102BD" w:rsidP="00A9597B">
            <w:pPr>
              <w:pStyle w:val="ITAbsatzohneNr"/>
              <w:rPr>
                <w:rFonts w:cs="Arial"/>
                <w:bCs/>
                <w:sz w:val="22"/>
                <w:szCs w:val="22"/>
                <w:lang w:val="en-US"/>
              </w:rPr>
            </w:pPr>
            <w:r w:rsidRPr="00580401">
              <w:rPr>
                <w:sz w:val="22"/>
                <w:szCs w:val="22"/>
                <w:u w:val="single"/>
                <w:lang w:val="en-US"/>
              </w:rPr>
              <w:t>Optimization of an innovative Downstream (milling, micronizing, shaping, coating) process on advanced materials</w:t>
            </w:r>
            <w:r w:rsidRPr="00580401">
              <w:rPr>
                <w:rFonts w:cs="Arial"/>
                <w:bCs/>
                <w:sz w:val="22"/>
                <w:szCs w:val="22"/>
                <w:lang w:val="en-US"/>
              </w:rPr>
              <w:t xml:space="preserve">: develop an industrial process to get a finished powder </w:t>
            </w:r>
            <w:r w:rsidR="00493533" w:rsidRPr="00580401">
              <w:rPr>
                <w:rFonts w:cs="Arial"/>
                <w:bCs/>
                <w:sz w:val="22"/>
                <w:szCs w:val="22"/>
                <w:lang w:val="en-US"/>
              </w:rPr>
              <w:t>fitting with specifications and</w:t>
            </w:r>
            <w:r w:rsidRPr="00580401">
              <w:rPr>
                <w:rFonts w:cs="Arial"/>
                <w:bCs/>
                <w:sz w:val="22"/>
                <w:szCs w:val="22"/>
                <w:lang w:val="en-US"/>
              </w:rPr>
              <w:t xml:space="preserve"> the cell performance target</w:t>
            </w:r>
            <w:r w:rsidR="00493533" w:rsidRPr="00580401">
              <w:rPr>
                <w:rFonts w:cs="Arial"/>
                <w:bCs/>
                <w:sz w:val="22"/>
                <w:szCs w:val="22"/>
                <w:lang w:val="en-US"/>
              </w:rPr>
              <w:t>,</w:t>
            </w:r>
            <w:r w:rsidRPr="00580401">
              <w:rPr>
                <w:rFonts w:cs="Arial"/>
                <w:bCs/>
                <w:sz w:val="22"/>
                <w:szCs w:val="22"/>
                <w:lang w:val="en-US"/>
              </w:rPr>
              <w:t xml:space="preserve"> with consistent downstream costs</w:t>
            </w:r>
          </w:p>
          <w:p w14:paraId="1925645C" w14:textId="77777777" w:rsidR="00CE6227" w:rsidRPr="00580401" w:rsidRDefault="00CE6227" w:rsidP="00A9597B">
            <w:pPr>
              <w:pStyle w:val="ITAbsatzohneNr"/>
              <w:rPr>
                <w:rFonts w:cs="Arial"/>
                <w:bCs/>
                <w:sz w:val="22"/>
                <w:szCs w:val="22"/>
                <w:lang w:val="en-US"/>
              </w:rPr>
            </w:pPr>
          </w:p>
        </w:tc>
        <w:tc>
          <w:tcPr>
            <w:tcW w:w="1163" w:type="dxa"/>
            <w:vAlign w:val="center"/>
          </w:tcPr>
          <w:p w14:paraId="1925645D" w14:textId="77777777" w:rsidR="00470F8E" w:rsidRPr="00580401" w:rsidRDefault="00470F8E" w:rsidP="00CE6227">
            <w:pPr>
              <w:pStyle w:val="ITAbsatzohneNr"/>
              <w:jc w:val="center"/>
              <w:rPr>
                <w:rFonts w:cs="Arial"/>
                <w:bCs/>
                <w:sz w:val="22"/>
                <w:szCs w:val="22"/>
                <w:lang w:val="en-US"/>
              </w:rPr>
            </w:pPr>
            <w:r w:rsidRPr="00580401">
              <w:rPr>
                <w:rFonts w:cs="Arial"/>
                <w:bCs/>
                <w:sz w:val="22"/>
                <w:szCs w:val="22"/>
                <w:lang w:val="en-US"/>
              </w:rPr>
              <w:t>36</w:t>
            </w:r>
          </w:p>
        </w:tc>
        <w:tc>
          <w:tcPr>
            <w:tcW w:w="1554" w:type="dxa"/>
            <w:vAlign w:val="center"/>
          </w:tcPr>
          <w:p w14:paraId="1925645E" w14:textId="77777777" w:rsidR="00470F8E" w:rsidRPr="00580401" w:rsidRDefault="00470F8E" w:rsidP="00CE6227">
            <w:pPr>
              <w:pStyle w:val="ITAbsatzohneNr"/>
              <w:keepNext/>
              <w:jc w:val="center"/>
              <w:rPr>
                <w:rFonts w:cs="Arial"/>
                <w:bCs/>
                <w:sz w:val="22"/>
                <w:szCs w:val="22"/>
                <w:lang w:val="en-US"/>
              </w:rPr>
            </w:pPr>
          </w:p>
        </w:tc>
      </w:tr>
      <w:tr w:rsidR="006E70B5" w:rsidRPr="00580401" w14:paraId="1925646B" w14:textId="77777777" w:rsidTr="00CE6227">
        <w:trPr>
          <w:trHeight w:val="360"/>
        </w:trPr>
        <w:tc>
          <w:tcPr>
            <w:tcW w:w="834" w:type="dxa"/>
          </w:tcPr>
          <w:p w14:paraId="19256460" w14:textId="77777777" w:rsidR="00470F8E" w:rsidRPr="00580401" w:rsidRDefault="00ED2952" w:rsidP="00ED2952">
            <w:pPr>
              <w:pStyle w:val="ITAbsatzohneNr"/>
              <w:jc w:val="center"/>
              <w:rPr>
                <w:rFonts w:cs="Arial"/>
                <w:sz w:val="22"/>
                <w:szCs w:val="22"/>
                <w:lang w:val="en-US"/>
              </w:rPr>
            </w:pPr>
            <w:r w:rsidRPr="00580401">
              <w:rPr>
                <w:rFonts w:cs="Arial"/>
                <w:bCs/>
                <w:sz w:val="22"/>
                <w:szCs w:val="22"/>
                <w:lang w:val="en-US"/>
              </w:rPr>
              <w:t>1</w:t>
            </w:r>
          </w:p>
        </w:tc>
        <w:tc>
          <w:tcPr>
            <w:tcW w:w="754" w:type="dxa"/>
          </w:tcPr>
          <w:p w14:paraId="19256461" w14:textId="77777777" w:rsidR="00470F8E" w:rsidRPr="00580401" w:rsidRDefault="00470F8E" w:rsidP="00A9597B">
            <w:pPr>
              <w:pStyle w:val="ITAbsatzohneNr"/>
              <w:rPr>
                <w:rFonts w:cs="Arial"/>
                <w:sz w:val="22"/>
                <w:szCs w:val="22"/>
                <w:lang w:val="en-US"/>
              </w:rPr>
            </w:pPr>
            <w:r w:rsidRPr="00580401">
              <w:rPr>
                <w:rFonts w:cs="Arial"/>
                <w:sz w:val="22"/>
                <w:szCs w:val="22"/>
                <w:lang w:val="en-US"/>
              </w:rPr>
              <w:t>WP4</w:t>
            </w:r>
          </w:p>
        </w:tc>
        <w:tc>
          <w:tcPr>
            <w:tcW w:w="4649" w:type="dxa"/>
          </w:tcPr>
          <w:p w14:paraId="19256462" w14:textId="77777777" w:rsidR="00B102BD" w:rsidRPr="00580401" w:rsidRDefault="00470F8E" w:rsidP="00B102BD">
            <w:pPr>
              <w:pStyle w:val="ITAbsatzohneNr"/>
              <w:rPr>
                <w:rFonts w:cs="Arial"/>
                <w:bCs/>
                <w:sz w:val="22"/>
                <w:szCs w:val="22"/>
                <w:lang w:val="en-US"/>
              </w:rPr>
            </w:pPr>
            <w:r w:rsidRPr="00580401">
              <w:rPr>
                <w:rFonts w:cs="Arial"/>
                <w:bCs/>
                <w:sz w:val="22"/>
                <w:szCs w:val="22"/>
                <w:lang w:val="en-US"/>
              </w:rPr>
              <w:t xml:space="preserve">FID: </w:t>
            </w:r>
            <w:r w:rsidR="00B102BD" w:rsidRPr="00580401">
              <w:rPr>
                <w:sz w:val="22"/>
                <w:szCs w:val="22"/>
                <w:u w:val="single"/>
                <w:lang w:val="en-US"/>
              </w:rPr>
              <w:t>Integrated industrial production Upstream &amp; Downstream scale up</w:t>
            </w:r>
            <w:r w:rsidR="00B102BD" w:rsidRPr="00580401">
              <w:rPr>
                <w:u w:val="single"/>
                <w:lang w:val="en-US"/>
              </w:rPr>
              <w:t xml:space="preserve"> </w:t>
            </w:r>
          </w:p>
          <w:p w14:paraId="19256463" w14:textId="77777777" w:rsidR="00B102BD" w:rsidRPr="00580401" w:rsidRDefault="00B102BD" w:rsidP="00CE6227">
            <w:pPr>
              <w:pStyle w:val="ITAbsatzohneNr"/>
              <w:numPr>
                <w:ilvl w:val="0"/>
                <w:numId w:val="27"/>
              </w:numPr>
              <w:rPr>
                <w:rFonts w:cs="Arial"/>
                <w:bCs/>
                <w:sz w:val="22"/>
                <w:szCs w:val="22"/>
                <w:lang w:val="en-US"/>
              </w:rPr>
            </w:pPr>
            <w:r w:rsidRPr="00580401">
              <w:rPr>
                <w:rFonts w:cs="Arial"/>
                <w:bCs/>
                <w:sz w:val="22"/>
                <w:szCs w:val="22"/>
                <w:lang w:val="en-US"/>
              </w:rPr>
              <w:t>Safety/security of the processes</w:t>
            </w:r>
          </w:p>
          <w:p w14:paraId="19256464" w14:textId="77777777" w:rsidR="00B102BD" w:rsidRPr="00580401" w:rsidRDefault="00B102BD" w:rsidP="00B102BD">
            <w:pPr>
              <w:pStyle w:val="ITAbsatzohneNr"/>
              <w:numPr>
                <w:ilvl w:val="0"/>
                <w:numId w:val="26"/>
              </w:numPr>
              <w:rPr>
                <w:rFonts w:cs="Arial"/>
                <w:bCs/>
                <w:sz w:val="22"/>
                <w:szCs w:val="22"/>
                <w:lang w:val="en-US"/>
              </w:rPr>
            </w:pPr>
            <w:r w:rsidRPr="00580401">
              <w:rPr>
                <w:rFonts w:cs="Arial"/>
                <w:bCs/>
                <w:sz w:val="22"/>
                <w:szCs w:val="22"/>
                <w:lang w:val="en-US"/>
              </w:rPr>
              <w:t>Routes, Investments</w:t>
            </w:r>
          </w:p>
          <w:p w14:paraId="19256465" w14:textId="77777777" w:rsidR="00B102BD" w:rsidRPr="00580401" w:rsidRDefault="00B102BD" w:rsidP="00CE6227">
            <w:pPr>
              <w:pStyle w:val="ITAbsatzohneNr"/>
              <w:numPr>
                <w:ilvl w:val="0"/>
                <w:numId w:val="26"/>
              </w:numPr>
              <w:rPr>
                <w:rFonts w:cs="Arial"/>
                <w:bCs/>
                <w:sz w:val="22"/>
                <w:szCs w:val="22"/>
                <w:lang w:val="en-US"/>
              </w:rPr>
            </w:pPr>
            <w:r w:rsidRPr="00580401">
              <w:rPr>
                <w:rFonts w:cs="Arial"/>
                <w:bCs/>
                <w:sz w:val="22"/>
                <w:szCs w:val="22"/>
                <w:lang w:val="en-US"/>
              </w:rPr>
              <w:t>Capacity/productivity</w:t>
            </w:r>
            <w:r w:rsidR="00EB1ADA" w:rsidRPr="00580401">
              <w:rPr>
                <w:rFonts w:cs="Arial"/>
                <w:bCs/>
                <w:sz w:val="22"/>
                <w:szCs w:val="22"/>
                <w:lang w:val="en-US"/>
              </w:rPr>
              <w:t>/</w:t>
            </w:r>
            <w:r w:rsidRPr="00580401">
              <w:rPr>
                <w:rFonts w:cs="Arial"/>
                <w:bCs/>
                <w:sz w:val="22"/>
                <w:szCs w:val="22"/>
                <w:lang w:val="en-US"/>
              </w:rPr>
              <w:t>Packing management</w:t>
            </w:r>
          </w:p>
          <w:p w14:paraId="19256466" w14:textId="77777777" w:rsidR="00B102BD" w:rsidRPr="00580401" w:rsidRDefault="00B102BD" w:rsidP="00CE6227">
            <w:pPr>
              <w:pStyle w:val="ITAbsatzohneNr"/>
              <w:numPr>
                <w:ilvl w:val="0"/>
                <w:numId w:val="26"/>
              </w:numPr>
              <w:rPr>
                <w:rFonts w:cs="Arial"/>
                <w:bCs/>
                <w:sz w:val="22"/>
                <w:szCs w:val="22"/>
                <w:lang w:val="en-US"/>
              </w:rPr>
            </w:pPr>
            <w:r w:rsidRPr="00580401">
              <w:rPr>
                <w:rFonts w:cs="Arial"/>
                <w:bCs/>
                <w:sz w:val="22"/>
                <w:szCs w:val="22"/>
                <w:lang w:val="en-US"/>
              </w:rPr>
              <w:t>Equipment design / modification</w:t>
            </w:r>
          </w:p>
          <w:p w14:paraId="19256467" w14:textId="77777777" w:rsidR="00B102BD" w:rsidRPr="00580401" w:rsidRDefault="00B102BD" w:rsidP="00CE6227">
            <w:pPr>
              <w:pStyle w:val="ITAbsatzohneNr"/>
              <w:numPr>
                <w:ilvl w:val="0"/>
                <w:numId w:val="26"/>
              </w:numPr>
              <w:rPr>
                <w:rFonts w:cs="Arial"/>
                <w:bCs/>
                <w:sz w:val="22"/>
                <w:szCs w:val="22"/>
                <w:lang w:val="en-US"/>
              </w:rPr>
            </w:pPr>
            <w:r w:rsidRPr="00580401">
              <w:rPr>
                <w:rFonts w:cs="Arial"/>
                <w:bCs/>
                <w:sz w:val="22"/>
                <w:szCs w:val="22"/>
                <w:lang w:val="en-US"/>
              </w:rPr>
              <w:t>Quality and yields</w:t>
            </w:r>
          </w:p>
          <w:p w14:paraId="19256468" w14:textId="77777777" w:rsidR="00B102BD" w:rsidRPr="00580401" w:rsidRDefault="00B102BD" w:rsidP="00CE6227">
            <w:pPr>
              <w:pStyle w:val="ITAbsatzohneNr"/>
              <w:numPr>
                <w:ilvl w:val="0"/>
                <w:numId w:val="26"/>
              </w:numPr>
              <w:rPr>
                <w:rFonts w:cs="Arial"/>
                <w:bCs/>
                <w:sz w:val="22"/>
                <w:szCs w:val="22"/>
                <w:lang w:val="en-US"/>
              </w:rPr>
            </w:pPr>
            <w:r w:rsidRPr="00580401">
              <w:rPr>
                <w:rFonts w:cs="Arial"/>
                <w:bCs/>
                <w:sz w:val="22"/>
                <w:szCs w:val="22"/>
                <w:lang w:val="en-US"/>
              </w:rPr>
              <w:t>CO</w:t>
            </w:r>
            <w:r w:rsidRPr="00580401">
              <w:rPr>
                <w:rFonts w:cs="Arial"/>
                <w:bCs/>
                <w:sz w:val="22"/>
                <w:szCs w:val="22"/>
                <w:vertAlign w:val="subscript"/>
                <w:lang w:val="en-US"/>
              </w:rPr>
              <w:t>2</w:t>
            </w:r>
            <w:r w:rsidRPr="00580401">
              <w:rPr>
                <w:rFonts w:cs="Arial"/>
                <w:bCs/>
                <w:sz w:val="22"/>
                <w:szCs w:val="22"/>
                <w:lang w:val="en-US"/>
              </w:rPr>
              <w:t xml:space="preserve"> footprint: specific energy consumption</w:t>
            </w:r>
          </w:p>
        </w:tc>
        <w:tc>
          <w:tcPr>
            <w:tcW w:w="1163" w:type="dxa"/>
            <w:vAlign w:val="center"/>
          </w:tcPr>
          <w:p w14:paraId="19256469" w14:textId="77777777" w:rsidR="00470F8E" w:rsidRPr="00580401" w:rsidRDefault="00470F8E" w:rsidP="00CE6227">
            <w:pPr>
              <w:pStyle w:val="ITAbsatzohneNr"/>
              <w:jc w:val="center"/>
              <w:rPr>
                <w:rFonts w:cs="Arial"/>
                <w:bCs/>
                <w:sz w:val="22"/>
                <w:szCs w:val="22"/>
                <w:lang w:val="en-US"/>
              </w:rPr>
            </w:pPr>
          </w:p>
        </w:tc>
        <w:tc>
          <w:tcPr>
            <w:tcW w:w="1554" w:type="dxa"/>
            <w:vAlign w:val="center"/>
          </w:tcPr>
          <w:p w14:paraId="1925646A" w14:textId="77777777" w:rsidR="00470F8E" w:rsidRPr="00580401" w:rsidRDefault="00470F8E" w:rsidP="00CE6227">
            <w:pPr>
              <w:pStyle w:val="ITAbsatzohneNr"/>
              <w:keepNext/>
              <w:jc w:val="center"/>
              <w:rPr>
                <w:rFonts w:cs="Arial"/>
                <w:bCs/>
                <w:sz w:val="22"/>
                <w:szCs w:val="22"/>
                <w:lang w:val="en-US"/>
              </w:rPr>
            </w:pPr>
            <w:r w:rsidRPr="00580401">
              <w:rPr>
                <w:rFonts w:cs="Arial"/>
                <w:bCs/>
                <w:sz w:val="22"/>
                <w:szCs w:val="22"/>
                <w:lang w:val="en-US"/>
              </w:rPr>
              <w:t>81</w:t>
            </w:r>
          </w:p>
        </w:tc>
      </w:tr>
      <w:tr w:rsidR="006E70B5" w:rsidRPr="00580401" w14:paraId="19256471" w14:textId="77777777" w:rsidTr="00CE6227">
        <w:trPr>
          <w:trHeight w:val="360"/>
        </w:trPr>
        <w:tc>
          <w:tcPr>
            <w:tcW w:w="834" w:type="dxa"/>
          </w:tcPr>
          <w:p w14:paraId="1925646C" w14:textId="77777777" w:rsidR="00470F8E" w:rsidRPr="00580401" w:rsidRDefault="00470F8E" w:rsidP="00A9597B">
            <w:pPr>
              <w:pStyle w:val="ITAbsatzohneNr"/>
              <w:rPr>
                <w:rFonts w:cs="Arial"/>
                <w:sz w:val="22"/>
                <w:szCs w:val="22"/>
                <w:lang w:val="en-US"/>
              </w:rPr>
            </w:pPr>
          </w:p>
        </w:tc>
        <w:tc>
          <w:tcPr>
            <w:tcW w:w="754" w:type="dxa"/>
          </w:tcPr>
          <w:p w14:paraId="1925646D" w14:textId="77777777" w:rsidR="00470F8E" w:rsidRPr="00580401" w:rsidRDefault="00470F8E" w:rsidP="00A9597B">
            <w:pPr>
              <w:pStyle w:val="ITAbsatzohneNr"/>
              <w:rPr>
                <w:rFonts w:cs="Arial"/>
                <w:sz w:val="22"/>
                <w:szCs w:val="22"/>
                <w:lang w:val="en-US"/>
              </w:rPr>
            </w:pPr>
          </w:p>
        </w:tc>
        <w:tc>
          <w:tcPr>
            <w:tcW w:w="4649" w:type="dxa"/>
          </w:tcPr>
          <w:p w14:paraId="1925646E" w14:textId="77777777" w:rsidR="00470F8E" w:rsidRPr="00580401" w:rsidRDefault="00470F8E" w:rsidP="00A9597B">
            <w:pPr>
              <w:pStyle w:val="ITAbsatzohneNr"/>
              <w:jc w:val="right"/>
              <w:rPr>
                <w:rFonts w:cs="Arial"/>
                <w:bCs/>
                <w:sz w:val="22"/>
                <w:szCs w:val="22"/>
                <w:lang w:val="en-US"/>
              </w:rPr>
            </w:pPr>
            <w:r w:rsidRPr="00580401">
              <w:rPr>
                <w:rFonts w:cs="Arial"/>
                <w:bCs/>
                <w:sz w:val="22"/>
                <w:szCs w:val="22"/>
                <w:lang w:val="en-US"/>
              </w:rPr>
              <w:t>Total P</w:t>
            </w:r>
            <w:r w:rsidR="00BC406D" w:rsidRPr="00580401">
              <w:rPr>
                <w:rFonts w:cs="Arial"/>
                <w:bCs/>
                <w:sz w:val="22"/>
                <w:szCs w:val="22"/>
                <w:lang w:val="en-US"/>
              </w:rPr>
              <w:t xml:space="preserve">erson </w:t>
            </w:r>
            <w:r w:rsidRPr="00580401">
              <w:rPr>
                <w:rFonts w:cs="Arial"/>
                <w:bCs/>
                <w:sz w:val="22"/>
                <w:szCs w:val="22"/>
                <w:lang w:val="en-US"/>
              </w:rPr>
              <w:t>M</w:t>
            </w:r>
            <w:r w:rsidR="00BC406D" w:rsidRPr="00580401">
              <w:rPr>
                <w:rFonts w:cs="Arial"/>
                <w:bCs/>
                <w:sz w:val="22"/>
                <w:szCs w:val="22"/>
                <w:lang w:val="en-US"/>
              </w:rPr>
              <w:t>onth</w:t>
            </w:r>
          </w:p>
        </w:tc>
        <w:tc>
          <w:tcPr>
            <w:tcW w:w="1163" w:type="dxa"/>
            <w:vAlign w:val="center"/>
          </w:tcPr>
          <w:p w14:paraId="1925646F" w14:textId="77777777" w:rsidR="00470F8E" w:rsidRPr="00580401" w:rsidRDefault="00470F8E" w:rsidP="00CE6227">
            <w:pPr>
              <w:pStyle w:val="ITAbsatzohneNr"/>
              <w:jc w:val="center"/>
              <w:rPr>
                <w:rFonts w:cs="Arial"/>
                <w:bCs/>
                <w:sz w:val="22"/>
                <w:szCs w:val="22"/>
                <w:lang w:val="en-US"/>
              </w:rPr>
            </w:pPr>
            <w:r w:rsidRPr="00580401">
              <w:rPr>
                <w:rFonts w:cs="Arial"/>
                <w:bCs/>
                <w:sz w:val="22"/>
                <w:szCs w:val="22"/>
                <w:lang w:val="en-US"/>
              </w:rPr>
              <w:t>200</w:t>
            </w:r>
          </w:p>
        </w:tc>
        <w:tc>
          <w:tcPr>
            <w:tcW w:w="1554" w:type="dxa"/>
            <w:vAlign w:val="center"/>
          </w:tcPr>
          <w:p w14:paraId="19256470" w14:textId="77777777" w:rsidR="00470F8E" w:rsidRPr="00580401" w:rsidRDefault="00470F8E" w:rsidP="00CE6227">
            <w:pPr>
              <w:pStyle w:val="ITAbsatzohneNr"/>
              <w:keepNext/>
              <w:jc w:val="center"/>
              <w:rPr>
                <w:rFonts w:cs="Arial"/>
                <w:bCs/>
                <w:sz w:val="22"/>
                <w:szCs w:val="22"/>
                <w:lang w:val="en-US"/>
              </w:rPr>
            </w:pPr>
            <w:r w:rsidRPr="00580401">
              <w:rPr>
                <w:rFonts w:cs="Arial"/>
                <w:bCs/>
                <w:sz w:val="22"/>
                <w:szCs w:val="22"/>
                <w:lang w:val="en-US"/>
              </w:rPr>
              <w:t>81</w:t>
            </w:r>
          </w:p>
        </w:tc>
      </w:tr>
    </w:tbl>
    <w:p w14:paraId="19256472" w14:textId="44E782C6" w:rsidR="00470F8E" w:rsidRPr="00580401" w:rsidRDefault="00470F8E" w:rsidP="00470F8E">
      <w:pPr>
        <w:pStyle w:val="Caption"/>
        <w:jc w:val="center"/>
        <w:rPr>
          <w:b/>
          <w:lang w:val="en-US"/>
        </w:rPr>
      </w:pPr>
      <w:r w:rsidRPr="00580401">
        <w:rPr>
          <w:b/>
          <w:lang w:val="en-US"/>
        </w:rPr>
        <w:t xml:space="preserve">Table </w:t>
      </w:r>
      <w:r w:rsidRPr="00580401">
        <w:rPr>
          <w:b/>
          <w:lang w:val="en-US"/>
        </w:rPr>
        <w:fldChar w:fldCharType="begin"/>
      </w:r>
      <w:r w:rsidRPr="00580401">
        <w:rPr>
          <w:b/>
          <w:lang w:val="en-US"/>
        </w:rPr>
        <w:instrText xml:space="preserve"> SEQ Table \* ARABIC </w:instrText>
      </w:r>
      <w:r w:rsidRPr="00580401">
        <w:rPr>
          <w:b/>
          <w:lang w:val="en-US"/>
        </w:rPr>
        <w:fldChar w:fldCharType="separate"/>
      </w:r>
      <w:r w:rsidR="001B1A33">
        <w:rPr>
          <w:b/>
          <w:noProof/>
          <w:lang w:val="en-US"/>
        </w:rPr>
        <w:t>7</w:t>
      </w:r>
      <w:r w:rsidRPr="00580401">
        <w:rPr>
          <w:b/>
          <w:lang w:val="en-US"/>
        </w:rPr>
        <w:fldChar w:fldCharType="end"/>
      </w:r>
      <w:r w:rsidRPr="00580401">
        <w:rPr>
          <w:b/>
          <w:lang w:val="en-US"/>
        </w:rPr>
        <w:t xml:space="preserve">: Work </w:t>
      </w:r>
      <w:r w:rsidR="00B102BD" w:rsidRPr="00580401">
        <w:rPr>
          <w:b/>
          <w:lang w:val="en-US"/>
        </w:rPr>
        <w:t xml:space="preserve">Plans </w:t>
      </w:r>
      <w:r w:rsidRPr="00580401">
        <w:rPr>
          <w:b/>
          <w:lang w:val="en-US"/>
        </w:rPr>
        <w:t>(WP) vs. Person Months (PM)</w:t>
      </w:r>
    </w:p>
    <w:p w14:paraId="19256473" w14:textId="77777777" w:rsidR="00B83076" w:rsidRPr="00580401" w:rsidRDefault="00B83076" w:rsidP="000F6D0C">
      <w:pPr>
        <w:rPr>
          <w:lang w:val="en-US"/>
        </w:rPr>
      </w:pPr>
    </w:p>
    <w:p w14:paraId="65672E9B" w14:textId="77777777" w:rsidR="00412AFE" w:rsidRDefault="00412AFE">
      <w:pPr>
        <w:spacing w:after="200"/>
        <w:rPr>
          <w:i/>
          <w:sz w:val="22"/>
          <w:u w:val="single"/>
          <w:lang w:val="en-US"/>
        </w:rPr>
      </w:pPr>
      <w:r>
        <w:rPr>
          <w:i/>
          <w:sz w:val="22"/>
          <w:u w:val="single"/>
          <w:lang w:val="en-US"/>
        </w:rPr>
        <w:br w:type="page"/>
      </w:r>
    </w:p>
    <w:p w14:paraId="19256474" w14:textId="0DE6AC28" w:rsidR="0079153A" w:rsidRPr="00580401" w:rsidRDefault="00F327F2" w:rsidP="001133F2">
      <w:pPr>
        <w:jc w:val="both"/>
        <w:rPr>
          <w:i/>
          <w:sz w:val="22"/>
          <w:u w:val="single"/>
          <w:lang w:val="en-US"/>
        </w:rPr>
      </w:pPr>
      <w:r w:rsidRPr="00580401">
        <w:rPr>
          <w:i/>
          <w:sz w:val="22"/>
          <w:u w:val="single"/>
          <w:lang w:val="en-US"/>
        </w:rPr>
        <w:lastRenderedPageBreak/>
        <w:t xml:space="preserve">Overlapping of R&amp;D and FID Phase:  </w:t>
      </w:r>
    </w:p>
    <w:p w14:paraId="19256475" w14:textId="77777777" w:rsidR="00F327F2" w:rsidRPr="00580401" w:rsidRDefault="00F327F2" w:rsidP="001133F2">
      <w:pPr>
        <w:jc w:val="both"/>
        <w:rPr>
          <w:sz w:val="22"/>
          <w:lang w:val="en-US"/>
        </w:rPr>
      </w:pPr>
    </w:p>
    <w:p w14:paraId="19256476" w14:textId="30A6292C" w:rsidR="00493533" w:rsidRPr="00580401" w:rsidRDefault="00412AFE" w:rsidP="0079153A">
      <w:pPr>
        <w:jc w:val="center"/>
        <w:rPr>
          <w:lang w:val="en-US"/>
        </w:rPr>
      </w:pPr>
      <w:r w:rsidRPr="00437C70">
        <w:rPr>
          <w:noProof/>
          <w:lang w:val="fr-FR" w:eastAsia="fr-FR"/>
        </w:rPr>
        <w:drawing>
          <wp:inline distT="0" distB="0" distL="0" distR="0" wp14:anchorId="71864177" wp14:editId="468A732F">
            <wp:extent cx="4580890" cy="189801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0890" cy="1898015"/>
                    </a:xfrm>
                    <a:prstGeom prst="rect">
                      <a:avLst/>
                    </a:prstGeom>
                    <a:noFill/>
                    <a:ln>
                      <a:noFill/>
                    </a:ln>
                  </pic:spPr>
                </pic:pic>
              </a:graphicData>
            </a:graphic>
          </wp:inline>
        </w:drawing>
      </w:r>
    </w:p>
    <w:p w14:paraId="19256477" w14:textId="451A9C08" w:rsidR="009A1C91" w:rsidRPr="00580401" w:rsidRDefault="009A1C91" w:rsidP="00412AFE">
      <w:pPr>
        <w:pStyle w:val="Caption"/>
        <w:ind w:left="993" w:hanging="993"/>
        <w:jc w:val="center"/>
        <w:rPr>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10</w:t>
      </w:r>
      <w:r w:rsidRPr="00580401">
        <w:rPr>
          <w:lang w:val="en-US"/>
        </w:rPr>
        <w:fldChar w:fldCharType="end"/>
      </w:r>
      <w:r w:rsidRPr="00580401">
        <w:rPr>
          <w:lang w:val="en-US"/>
        </w:rPr>
        <w:tab/>
      </w:r>
      <w:r w:rsidRPr="00580401">
        <w:rPr>
          <w:u w:val="single"/>
          <w:lang w:val="en-US"/>
        </w:rPr>
        <w:t>Illustrative Gant chart of the 4 work Plans (WP)</w:t>
      </w:r>
    </w:p>
    <w:p w14:paraId="19256478" w14:textId="77777777" w:rsidR="00523455" w:rsidRPr="00580401" w:rsidRDefault="00523455" w:rsidP="001133F2">
      <w:pPr>
        <w:rPr>
          <w:highlight w:val="yellow"/>
          <w:lang w:val="en-US"/>
        </w:rPr>
      </w:pPr>
    </w:p>
    <w:p w14:paraId="1925647A" w14:textId="77777777" w:rsidR="00523455" w:rsidRPr="00580401" w:rsidRDefault="00D01BD8" w:rsidP="001133F2">
      <w:pPr>
        <w:rPr>
          <w:sz w:val="22"/>
          <w:lang w:val="en-US"/>
        </w:rPr>
      </w:pPr>
      <w:r w:rsidRPr="00580401">
        <w:rPr>
          <w:sz w:val="22"/>
          <w:lang w:val="en-US"/>
        </w:rPr>
        <w:t>Our process is agile and help reducing project risk along the way, fueling progressively work plan 1-3 (R&amp;D work plans) with feedback from work plan 4 (FID).</w:t>
      </w:r>
    </w:p>
    <w:p w14:paraId="1925647C" w14:textId="77777777" w:rsidR="000F6D0C" w:rsidRPr="00580401" w:rsidRDefault="000F6D0C" w:rsidP="00356078">
      <w:pPr>
        <w:pStyle w:val="N3"/>
        <w:rPr>
          <w:lang w:val="en-US"/>
        </w:rPr>
      </w:pPr>
      <w:r w:rsidRPr="00580401">
        <w:rPr>
          <w:lang w:val="en-US"/>
        </w:rPr>
        <w:t>R&amp;D collaboration plan inside and outside IPCEI on Batteries</w:t>
      </w:r>
    </w:p>
    <w:p w14:paraId="1925647D" w14:textId="77777777" w:rsidR="00B54DE4" w:rsidRPr="00580401" w:rsidRDefault="005B0F27" w:rsidP="00B54DE4">
      <w:pPr>
        <w:pStyle w:val="ITStandard"/>
        <w:rPr>
          <w:lang w:val="en-US"/>
        </w:rPr>
      </w:pPr>
      <w:r w:rsidRPr="00580401">
        <w:rPr>
          <w:lang w:val="en-US"/>
        </w:rPr>
        <w:t xml:space="preserve">High capacity </w:t>
      </w:r>
      <w:r w:rsidR="0060118F" w:rsidRPr="00580401">
        <w:rPr>
          <w:lang w:val="en-US"/>
        </w:rPr>
        <w:t>lithium-ion batteries for Electrical V</w:t>
      </w:r>
      <w:r w:rsidRPr="00580401">
        <w:rPr>
          <w:lang w:val="en-US"/>
        </w:rPr>
        <w:t>ehicle</w:t>
      </w:r>
      <w:r w:rsidR="0060118F" w:rsidRPr="00580401">
        <w:rPr>
          <w:lang w:val="en-US"/>
        </w:rPr>
        <w:t>s</w:t>
      </w:r>
      <w:r w:rsidR="0053588E" w:rsidRPr="00580401">
        <w:rPr>
          <w:lang w:val="en-US"/>
        </w:rPr>
        <w:t xml:space="preserve"> require</w:t>
      </w:r>
      <w:r w:rsidRPr="00580401">
        <w:rPr>
          <w:lang w:val="en-US"/>
        </w:rPr>
        <w:t xml:space="preserve"> high performing anode materials. Considering the knowhow that Asian anode manufacturers have acquired over the last fifteen years, only a pan-European collaborative and very </w:t>
      </w:r>
      <w:r w:rsidR="0060118F" w:rsidRPr="00580401">
        <w:rPr>
          <w:lang w:val="en-US"/>
        </w:rPr>
        <w:t>ambitious</w:t>
      </w:r>
      <w:r w:rsidRPr="00580401">
        <w:rPr>
          <w:lang w:val="en-US"/>
        </w:rPr>
        <w:t xml:space="preserve"> R&amp;D program will allow a European consortium to bring quickly to market European-designed highly </w:t>
      </w:r>
      <w:r w:rsidR="0060118F" w:rsidRPr="00580401">
        <w:rPr>
          <w:lang w:val="en-US"/>
        </w:rPr>
        <w:t>innovative</w:t>
      </w:r>
      <w:r w:rsidRPr="00580401">
        <w:rPr>
          <w:lang w:val="en-US"/>
        </w:rPr>
        <w:t xml:space="preserve"> anode materials. </w:t>
      </w:r>
    </w:p>
    <w:p w14:paraId="1925647E" w14:textId="77777777" w:rsidR="00B54DE4" w:rsidRPr="00580401" w:rsidRDefault="005B0F27" w:rsidP="00B54DE4">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aims at coordinating a large </w:t>
      </w:r>
      <w:r w:rsidR="00B54DE4" w:rsidRPr="00580401">
        <w:rPr>
          <w:lang w:val="en-US"/>
        </w:rPr>
        <w:t xml:space="preserve">pan-european </w:t>
      </w:r>
      <w:r w:rsidRPr="00580401">
        <w:rPr>
          <w:lang w:val="en-US"/>
        </w:rPr>
        <w:t xml:space="preserve">collaborative R&amp;D program ranging from leading raw materials suppliers (coke, pitch &amp; silicon) to cell manufacturers in order to improve the overall understanding of structures-to-properties all along the product transformation chain, thus reducing product development time in the medium term. Carbone </w:t>
      </w:r>
      <w:proofErr w:type="spellStart"/>
      <w:r w:rsidRPr="00580401">
        <w:rPr>
          <w:lang w:val="en-US"/>
        </w:rPr>
        <w:t>Savoie</w:t>
      </w:r>
      <w:proofErr w:type="spellEnd"/>
      <w:r w:rsidRPr="00580401">
        <w:rPr>
          <w:lang w:val="en-US"/>
        </w:rPr>
        <w:t xml:space="preserve"> and its partners aim at </w:t>
      </w:r>
      <w:r w:rsidR="0053588E" w:rsidRPr="00580401">
        <w:rPr>
          <w:lang w:val="en-US"/>
        </w:rPr>
        <w:t>developing highly</w:t>
      </w:r>
      <w:r w:rsidRPr="00580401">
        <w:rPr>
          <w:lang w:val="en-US"/>
        </w:rPr>
        <w:t xml:space="preserve"> innovative products that offer benefits to cell manufacturers in term of performance, cost and independence</w:t>
      </w:r>
      <w:r w:rsidR="0053588E" w:rsidRPr="00580401">
        <w:rPr>
          <w:lang w:val="en-US"/>
        </w:rPr>
        <w:t xml:space="preserve"> of supply</w:t>
      </w:r>
      <w:r w:rsidRPr="00580401">
        <w:rPr>
          <w:lang w:val="en-US"/>
        </w:rPr>
        <w:t>.</w:t>
      </w:r>
      <w:r w:rsidR="00B54DE4" w:rsidRPr="00580401">
        <w:rPr>
          <w:lang w:val="en-US"/>
        </w:rPr>
        <w:t xml:space="preserve"> </w:t>
      </w:r>
    </w:p>
    <w:p w14:paraId="1925647F" w14:textId="77777777" w:rsidR="005B0F27" w:rsidRPr="00580401" w:rsidRDefault="0053588E" w:rsidP="00B54DE4">
      <w:pPr>
        <w:pStyle w:val="ITStandard"/>
        <w:rPr>
          <w:lang w:val="en-US"/>
        </w:rPr>
      </w:pPr>
      <w:r w:rsidRPr="00580401">
        <w:rPr>
          <w:lang w:val="en-US"/>
        </w:rPr>
        <w:t>B</w:t>
      </w:r>
      <w:r w:rsidR="005B0F27" w:rsidRPr="00580401">
        <w:rPr>
          <w:lang w:val="en-US"/>
        </w:rPr>
        <w:t xml:space="preserve">ased on its extensive knowhow in designing </w:t>
      </w:r>
      <w:r w:rsidRPr="00580401">
        <w:rPr>
          <w:lang w:val="en-US"/>
        </w:rPr>
        <w:t xml:space="preserve">synthetic </w:t>
      </w:r>
      <w:r w:rsidR="005B0F27" w:rsidRPr="00580401">
        <w:rPr>
          <w:lang w:val="en-US"/>
        </w:rPr>
        <w:t xml:space="preserve">graphite solutions and processes for different applications, Carbone </w:t>
      </w:r>
      <w:proofErr w:type="spellStart"/>
      <w:r w:rsidR="005B0F27" w:rsidRPr="00580401">
        <w:rPr>
          <w:lang w:val="en-US"/>
        </w:rPr>
        <w:t>Savoie</w:t>
      </w:r>
      <w:proofErr w:type="spellEnd"/>
      <w:r w:rsidR="005B0F27" w:rsidRPr="00580401">
        <w:rPr>
          <w:lang w:val="en-US"/>
        </w:rPr>
        <w:t xml:space="preserve"> aims at developing a world class graphite anode production with an innovative manufacturing process that is </w:t>
      </w:r>
      <w:r w:rsidR="00B54DE4" w:rsidRPr="00580401">
        <w:rPr>
          <w:lang w:val="en-US"/>
        </w:rPr>
        <w:t xml:space="preserve">more scalable, more </w:t>
      </w:r>
      <w:r w:rsidR="005B0F27" w:rsidRPr="00580401">
        <w:rPr>
          <w:lang w:val="en-US"/>
        </w:rPr>
        <w:t xml:space="preserve">sustainable </w:t>
      </w:r>
      <w:r w:rsidR="00B54DE4" w:rsidRPr="00580401">
        <w:rPr>
          <w:lang w:val="en-US"/>
        </w:rPr>
        <w:t xml:space="preserve">and deliver better cost than </w:t>
      </w:r>
      <w:r w:rsidRPr="00580401">
        <w:rPr>
          <w:lang w:val="en-US"/>
        </w:rPr>
        <w:t>state-of-the-art</w:t>
      </w:r>
      <w:r w:rsidR="00B54DE4" w:rsidRPr="00580401">
        <w:rPr>
          <w:lang w:val="en-US"/>
        </w:rPr>
        <w:t xml:space="preserve"> processes developed in Asia</w:t>
      </w:r>
      <w:r w:rsidR="005B0F27" w:rsidRPr="00580401">
        <w:rPr>
          <w:lang w:val="en-US"/>
        </w:rPr>
        <w:t xml:space="preserve">. </w:t>
      </w:r>
      <w:r w:rsidR="00CD3A69" w:rsidRPr="00580401">
        <w:rPr>
          <w:lang w:val="en-US"/>
        </w:rPr>
        <w:t xml:space="preserve">Carbone </w:t>
      </w:r>
      <w:proofErr w:type="spellStart"/>
      <w:r w:rsidR="00CD3A69" w:rsidRPr="00580401">
        <w:rPr>
          <w:lang w:val="en-US"/>
        </w:rPr>
        <w:t>Savoie’s</w:t>
      </w:r>
      <w:proofErr w:type="spellEnd"/>
      <w:r w:rsidR="00CD3A69" w:rsidRPr="00580401">
        <w:rPr>
          <w:lang w:val="en-US"/>
        </w:rPr>
        <w:t xml:space="preserve"> </w:t>
      </w:r>
      <w:r w:rsidR="005B0F27" w:rsidRPr="00580401">
        <w:rPr>
          <w:lang w:val="en-US"/>
        </w:rPr>
        <w:t xml:space="preserve">R&amp;D and FID </w:t>
      </w:r>
      <w:r w:rsidRPr="00580401">
        <w:rPr>
          <w:lang w:val="en-US"/>
        </w:rPr>
        <w:t>activities in this IPCEI</w:t>
      </w:r>
      <w:r w:rsidR="005B0F27" w:rsidRPr="00580401">
        <w:rPr>
          <w:lang w:val="en-US"/>
        </w:rPr>
        <w:t xml:space="preserve"> </w:t>
      </w:r>
      <w:r w:rsidR="00CD3A69" w:rsidRPr="00580401">
        <w:rPr>
          <w:lang w:val="en-US"/>
        </w:rPr>
        <w:t xml:space="preserve">on Batteries </w:t>
      </w:r>
      <w:r w:rsidR="005B0F27" w:rsidRPr="00580401">
        <w:rPr>
          <w:lang w:val="en-US"/>
        </w:rPr>
        <w:t xml:space="preserve">aim at </w:t>
      </w:r>
      <w:r w:rsidRPr="00580401">
        <w:rPr>
          <w:lang w:val="en-US"/>
        </w:rPr>
        <w:t xml:space="preserve">designing, testing and validating </w:t>
      </w:r>
      <w:r w:rsidR="005B0F27" w:rsidRPr="00580401">
        <w:rPr>
          <w:lang w:val="en-US"/>
        </w:rPr>
        <w:t xml:space="preserve">the industrialization of </w:t>
      </w:r>
      <w:r w:rsidRPr="00580401">
        <w:rPr>
          <w:lang w:val="en-US"/>
        </w:rPr>
        <w:t>an</w:t>
      </w:r>
      <w:r w:rsidR="005B0F27" w:rsidRPr="00580401">
        <w:rPr>
          <w:lang w:val="en-US"/>
        </w:rPr>
        <w:t xml:space="preserve"> innovative production processes for battery application in order to have a quick ramp-up when a product is qualified by cell manufacturers. </w:t>
      </w:r>
    </w:p>
    <w:p w14:paraId="19256480" w14:textId="77777777" w:rsidR="005B0F27" w:rsidRPr="00580401" w:rsidRDefault="005B0F27" w:rsidP="00B54DE4">
      <w:pPr>
        <w:pStyle w:val="ITStandard"/>
        <w:rPr>
          <w:lang w:val="en-US"/>
        </w:rPr>
      </w:pPr>
      <w:r w:rsidRPr="00580401">
        <w:rPr>
          <w:lang w:val="en-US"/>
        </w:rPr>
        <w:t xml:space="preserve">In parallel, Carbone </w:t>
      </w:r>
      <w:proofErr w:type="spellStart"/>
      <w:r w:rsidRPr="00580401">
        <w:rPr>
          <w:lang w:val="en-US"/>
        </w:rPr>
        <w:t>Savoie</w:t>
      </w:r>
      <w:proofErr w:type="spellEnd"/>
      <w:r w:rsidRPr="00580401">
        <w:rPr>
          <w:lang w:val="en-US"/>
        </w:rPr>
        <w:t xml:space="preserve"> has joined forces with milling/grinding and </w:t>
      </w:r>
      <w:r w:rsidR="00B54DE4" w:rsidRPr="00580401">
        <w:rPr>
          <w:lang w:val="en-US"/>
        </w:rPr>
        <w:t xml:space="preserve">spheroidization </w:t>
      </w:r>
      <w:r w:rsidRPr="00580401">
        <w:rPr>
          <w:lang w:val="en-US"/>
        </w:rPr>
        <w:t>/coating specialists based in the European Union</w:t>
      </w:r>
      <w:r w:rsidR="0053588E" w:rsidRPr="00580401">
        <w:rPr>
          <w:lang w:val="en-US"/>
        </w:rPr>
        <w:t xml:space="preserve"> (</w:t>
      </w:r>
      <w:r w:rsidRPr="00580401">
        <w:rPr>
          <w:lang w:val="en-US"/>
        </w:rPr>
        <w:t>outside of the IPCEI</w:t>
      </w:r>
      <w:r w:rsidR="0053588E" w:rsidRPr="00580401">
        <w:rPr>
          <w:lang w:val="en-US"/>
        </w:rPr>
        <w:t xml:space="preserve"> on </w:t>
      </w:r>
      <w:r w:rsidR="000C3F15" w:rsidRPr="00580401">
        <w:rPr>
          <w:lang w:val="en-US"/>
        </w:rPr>
        <w:t>Batteries</w:t>
      </w:r>
      <w:r w:rsidR="0053588E" w:rsidRPr="00580401">
        <w:rPr>
          <w:lang w:val="en-US"/>
        </w:rPr>
        <w:t>)</w:t>
      </w:r>
      <w:r w:rsidRPr="00580401">
        <w:rPr>
          <w:lang w:val="en-US"/>
        </w:rPr>
        <w:t xml:space="preserve">, in order to leverage their experience, knowhow and equipment in their </w:t>
      </w:r>
      <w:r w:rsidR="0053588E" w:rsidRPr="00580401">
        <w:rPr>
          <w:lang w:val="en-US"/>
        </w:rPr>
        <w:t xml:space="preserve">respective </w:t>
      </w:r>
      <w:r w:rsidRPr="00580401">
        <w:rPr>
          <w:lang w:val="en-US"/>
        </w:rPr>
        <w:t xml:space="preserve">fields. This initiative will not only increase consortium chance of success by building on Carbone </w:t>
      </w:r>
      <w:proofErr w:type="spellStart"/>
      <w:r w:rsidRPr="00580401">
        <w:rPr>
          <w:lang w:val="en-US"/>
        </w:rPr>
        <w:t>Savoie’s</w:t>
      </w:r>
      <w:proofErr w:type="spellEnd"/>
      <w:r w:rsidRPr="00580401">
        <w:rPr>
          <w:lang w:val="en-US"/>
        </w:rPr>
        <w:t xml:space="preserve"> partners experience in obtaining the optimum shape, in optimizing yield and therefore in reducing product cost but it will also accelerate the production ramp-up of qualified products.</w:t>
      </w:r>
    </w:p>
    <w:p w14:paraId="19256481" w14:textId="77777777" w:rsidR="00B3705C" w:rsidRPr="00580401" w:rsidRDefault="00B3705C" w:rsidP="00B54DE4">
      <w:pPr>
        <w:pStyle w:val="ITStandard"/>
        <w:rPr>
          <w:lang w:val="en-US"/>
        </w:rPr>
      </w:pPr>
      <w:r w:rsidRPr="00580401">
        <w:rPr>
          <w:lang w:val="en-US"/>
        </w:rPr>
        <w:lastRenderedPageBreak/>
        <w:t xml:space="preserve">The operations of micronizing coke blocks to graphite powder at the right grain size distribution and shape will be performed by specialized companies such as Carbone </w:t>
      </w:r>
      <w:proofErr w:type="spellStart"/>
      <w:r w:rsidRPr="00580401">
        <w:rPr>
          <w:lang w:val="en-US"/>
        </w:rPr>
        <w:t>Savoie’s</w:t>
      </w:r>
      <w:proofErr w:type="spellEnd"/>
      <w:r w:rsidRPr="00580401">
        <w:rPr>
          <w:lang w:val="en-US"/>
        </w:rPr>
        <w:t xml:space="preserve"> partner CS Additive (D). The final transformation of micronized powders (purifying, coating, blending, …)  and assembly of the Li battery anode will be performed by specialized European companies such as AMG Graphite (D).</w:t>
      </w:r>
    </w:p>
    <w:p w14:paraId="19256482" w14:textId="77777777" w:rsidR="000F6D0C" w:rsidRPr="00580401" w:rsidRDefault="008E7966" w:rsidP="000F6D0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has </w:t>
      </w:r>
      <w:r w:rsidR="00597F73" w:rsidRPr="00580401">
        <w:rPr>
          <w:lang w:val="en-US"/>
        </w:rPr>
        <w:t xml:space="preserve">organized its collaboration in two ways: </w:t>
      </w:r>
    </w:p>
    <w:p w14:paraId="19256483" w14:textId="77777777" w:rsidR="00597F73" w:rsidRPr="00580401" w:rsidRDefault="00597F73" w:rsidP="0058647D">
      <w:pPr>
        <w:pStyle w:val="ITStandard"/>
        <w:numPr>
          <w:ilvl w:val="0"/>
          <w:numId w:val="17"/>
        </w:numPr>
        <w:rPr>
          <w:lang w:val="en-US"/>
        </w:rPr>
      </w:pPr>
      <w:r w:rsidRPr="00580401">
        <w:rPr>
          <w:u w:val="single"/>
          <w:lang w:val="en-US"/>
        </w:rPr>
        <w:t>Partnership</w:t>
      </w:r>
      <w:r w:rsidRPr="00580401">
        <w:rPr>
          <w:lang w:val="en-US"/>
        </w:rPr>
        <w:t>: In the partnership program, each company performs independent R&amp;D under a collaborative agreement. R&amp;D cost of the partner is supported by the partner. Carbo</w:t>
      </w:r>
      <w:r w:rsidR="00F32FE9" w:rsidRPr="00580401">
        <w:rPr>
          <w:lang w:val="en-US"/>
        </w:rPr>
        <w:t xml:space="preserve">ne </w:t>
      </w:r>
      <w:proofErr w:type="spellStart"/>
      <w:r w:rsidR="00F32FE9" w:rsidRPr="00580401">
        <w:rPr>
          <w:lang w:val="en-US"/>
        </w:rPr>
        <w:t>Savoie</w:t>
      </w:r>
      <w:proofErr w:type="spellEnd"/>
      <w:r w:rsidR="00F32FE9" w:rsidRPr="00580401">
        <w:rPr>
          <w:lang w:val="en-US"/>
        </w:rPr>
        <w:t xml:space="preserve"> and the partner agree</w:t>
      </w:r>
      <w:r w:rsidRPr="00580401">
        <w:rPr>
          <w:lang w:val="en-US"/>
        </w:rPr>
        <w:t xml:space="preserve"> on sharing information that will help both companies to develop jointly better product. The partner keep</w:t>
      </w:r>
      <w:r w:rsidR="00D56952" w:rsidRPr="00580401">
        <w:rPr>
          <w:lang w:val="en-US"/>
        </w:rPr>
        <w:t>s</w:t>
      </w:r>
      <w:r w:rsidRPr="00580401">
        <w:rPr>
          <w:lang w:val="en-US"/>
        </w:rPr>
        <w:t xml:space="preserve"> the </w:t>
      </w:r>
      <w:r w:rsidR="00D4456A" w:rsidRPr="00580401">
        <w:rPr>
          <w:lang w:val="en-US"/>
        </w:rPr>
        <w:t xml:space="preserve">Intellectual Property </w:t>
      </w:r>
      <w:r w:rsidRPr="00580401">
        <w:rPr>
          <w:lang w:val="en-US"/>
        </w:rPr>
        <w:t xml:space="preserve">related to its innovation. </w:t>
      </w:r>
    </w:p>
    <w:p w14:paraId="19256487" w14:textId="188694B8" w:rsidR="0053588E" w:rsidRPr="000C3FF9" w:rsidRDefault="00597F73" w:rsidP="000C3FF9">
      <w:pPr>
        <w:pStyle w:val="ITStandard"/>
        <w:numPr>
          <w:ilvl w:val="0"/>
          <w:numId w:val="17"/>
        </w:numPr>
        <w:rPr>
          <w:lang w:val="en-US"/>
        </w:rPr>
      </w:pPr>
      <w:r w:rsidRPr="00580401">
        <w:rPr>
          <w:u w:val="single"/>
          <w:lang w:val="en-US"/>
        </w:rPr>
        <w:t>Outsourcing</w:t>
      </w:r>
      <w:r w:rsidRPr="00580401">
        <w:rPr>
          <w:lang w:val="en-US"/>
        </w:rPr>
        <w:t>:</w:t>
      </w:r>
      <w:r w:rsidR="00F32FE9" w:rsidRPr="00580401">
        <w:rPr>
          <w:lang w:val="en-US"/>
        </w:rPr>
        <w:t xml:space="preserve"> In the outsourcing program, Carbone </w:t>
      </w:r>
      <w:proofErr w:type="spellStart"/>
      <w:r w:rsidR="00F32FE9" w:rsidRPr="00580401">
        <w:rPr>
          <w:lang w:val="en-US"/>
        </w:rPr>
        <w:t>Savoie</w:t>
      </w:r>
      <w:proofErr w:type="spellEnd"/>
      <w:r w:rsidR="00F32FE9" w:rsidRPr="00580401">
        <w:rPr>
          <w:lang w:val="en-US"/>
        </w:rPr>
        <w:t xml:space="preserve"> outsources a portion of its R&amp;D effort to the partner and supports the cost associated to the work made by the partner. </w:t>
      </w:r>
      <w:r w:rsidR="00D4456A" w:rsidRPr="00580401">
        <w:rPr>
          <w:lang w:val="en-US"/>
        </w:rPr>
        <w:t xml:space="preserve">As a result, Carbone </w:t>
      </w:r>
      <w:proofErr w:type="spellStart"/>
      <w:r w:rsidR="00D4456A" w:rsidRPr="00580401">
        <w:rPr>
          <w:lang w:val="en-US"/>
        </w:rPr>
        <w:t>Savoie</w:t>
      </w:r>
      <w:proofErr w:type="spellEnd"/>
      <w:r w:rsidR="00D4456A" w:rsidRPr="00580401">
        <w:rPr>
          <w:lang w:val="en-US"/>
        </w:rPr>
        <w:t xml:space="preserve"> h</w:t>
      </w:r>
      <w:r w:rsidR="00D56952" w:rsidRPr="00580401">
        <w:rPr>
          <w:lang w:val="en-US"/>
        </w:rPr>
        <w:t>o</w:t>
      </w:r>
      <w:r w:rsidR="00D4456A" w:rsidRPr="00580401">
        <w:rPr>
          <w:lang w:val="en-US"/>
        </w:rPr>
        <w:t>ld</w:t>
      </w:r>
      <w:r w:rsidR="00D56952" w:rsidRPr="00580401">
        <w:rPr>
          <w:lang w:val="en-US"/>
        </w:rPr>
        <w:t>s</w:t>
      </w:r>
      <w:r w:rsidR="00D4456A" w:rsidRPr="00580401">
        <w:rPr>
          <w:lang w:val="en-US"/>
        </w:rPr>
        <w:t xml:space="preserve"> the Intellectual Property of his own research and that made by the outsourcing partner. </w:t>
      </w:r>
      <w:r w:rsidR="00F32FE9" w:rsidRPr="00580401">
        <w:rPr>
          <w:lang w:val="en-US"/>
        </w:rPr>
        <w:t>In the case of publ</w:t>
      </w:r>
      <w:r w:rsidR="00D4456A" w:rsidRPr="00580401">
        <w:rPr>
          <w:lang w:val="en-US"/>
        </w:rPr>
        <w:t xml:space="preserve">ic RTO such as CEA </w:t>
      </w:r>
      <w:proofErr w:type="spellStart"/>
      <w:r w:rsidR="00D4456A" w:rsidRPr="00580401">
        <w:rPr>
          <w:lang w:val="en-US"/>
        </w:rPr>
        <w:t>L</w:t>
      </w:r>
      <w:r w:rsidR="00F32FE9" w:rsidRPr="00580401">
        <w:rPr>
          <w:lang w:val="en-US"/>
        </w:rPr>
        <w:t>iten</w:t>
      </w:r>
      <w:proofErr w:type="spellEnd"/>
      <w:r w:rsidR="00F32FE9" w:rsidRPr="00580401">
        <w:rPr>
          <w:lang w:val="en-US"/>
        </w:rPr>
        <w:t xml:space="preserve"> and Fraun</w:t>
      </w:r>
      <w:r w:rsidR="00D56952" w:rsidRPr="00580401">
        <w:rPr>
          <w:lang w:val="en-US"/>
        </w:rPr>
        <w:t>h</w:t>
      </w:r>
      <w:r w:rsidR="00F32FE9" w:rsidRPr="00580401">
        <w:rPr>
          <w:lang w:val="en-US"/>
        </w:rPr>
        <w:t xml:space="preserve">ofer institutes, Carbone </w:t>
      </w:r>
      <w:proofErr w:type="spellStart"/>
      <w:r w:rsidR="00F32FE9" w:rsidRPr="00580401">
        <w:rPr>
          <w:lang w:val="en-US"/>
        </w:rPr>
        <w:t>Savoie</w:t>
      </w:r>
      <w:proofErr w:type="spellEnd"/>
      <w:r w:rsidR="00F32FE9" w:rsidRPr="00580401">
        <w:rPr>
          <w:lang w:val="en-US"/>
        </w:rPr>
        <w:t xml:space="preserve"> will contract </w:t>
      </w:r>
      <w:r w:rsidR="00D4456A" w:rsidRPr="00580401">
        <w:rPr>
          <w:lang w:val="en-US"/>
        </w:rPr>
        <w:t xml:space="preserve">the R&amp;D fees </w:t>
      </w:r>
      <w:r w:rsidR="00F32FE9" w:rsidRPr="00580401">
        <w:rPr>
          <w:lang w:val="en-US"/>
        </w:rPr>
        <w:t>at market price.</w:t>
      </w:r>
      <w:r w:rsidR="0053588E" w:rsidRPr="000C3FF9">
        <w:rPr>
          <w:lang w:val="en-US"/>
        </w:rPr>
        <w:br w:type="page"/>
      </w:r>
    </w:p>
    <w:p w14:paraId="1925648B" w14:textId="5BD61EFF" w:rsidR="000F6D0C" w:rsidRPr="00580401" w:rsidRDefault="00597F73" w:rsidP="000F6D0C">
      <w:pPr>
        <w:pStyle w:val="ITStandard"/>
        <w:rPr>
          <w:rFonts w:eastAsiaTheme="minorHAnsi"/>
          <w:lang w:val="en-US" w:eastAsia="en-US"/>
        </w:rPr>
      </w:pPr>
      <w:r w:rsidRPr="00580401">
        <w:rPr>
          <w:rFonts w:eastAsiaTheme="minorHAnsi"/>
          <w:noProof/>
          <w:lang w:val="fr-FR" w:eastAsia="fr-FR"/>
        </w:rPr>
        <w:lastRenderedPageBreak/>
        <mc:AlternateContent>
          <mc:Choice Requires="wpg">
            <w:drawing>
              <wp:anchor distT="0" distB="0" distL="114300" distR="114300" simplePos="0" relativeHeight="251655168" behindDoc="0" locked="0" layoutInCell="1" allowOverlap="1" wp14:anchorId="19256784" wp14:editId="19256785">
                <wp:simplePos x="0" y="0"/>
                <wp:positionH relativeFrom="column">
                  <wp:posOffset>-186563</wp:posOffset>
                </wp:positionH>
                <wp:positionV relativeFrom="paragraph">
                  <wp:posOffset>116332</wp:posOffset>
                </wp:positionV>
                <wp:extent cx="6274679" cy="5193411"/>
                <wp:effectExtent l="0" t="0" r="12065" b="26670"/>
                <wp:wrapNone/>
                <wp:docPr id="54" name="Groupe 54"/>
                <wp:cNvGraphicFramePr/>
                <a:graphic xmlns:a="http://schemas.openxmlformats.org/drawingml/2006/main">
                  <a:graphicData uri="http://schemas.microsoft.com/office/word/2010/wordprocessingGroup">
                    <wpg:wgp>
                      <wpg:cNvGrpSpPr/>
                      <wpg:grpSpPr>
                        <a:xfrm>
                          <a:off x="0" y="0"/>
                          <a:ext cx="6274679" cy="5193411"/>
                          <a:chOff x="0" y="0"/>
                          <a:chExt cx="6274679" cy="5193411"/>
                        </a:xfrm>
                      </wpg:grpSpPr>
                      <wpg:grpSp>
                        <wpg:cNvPr id="49" name="Groupe 49"/>
                        <wpg:cNvGrpSpPr/>
                        <wpg:grpSpPr>
                          <a:xfrm>
                            <a:off x="0" y="0"/>
                            <a:ext cx="6274429" cy="2433815"/>
                            <a:chOff x="0" y="0"/>
                            <a:chExt cx="8229272" cy="3359040"/>
                          </a:xfrm>
                        </wpg:grpSpPr>
                        <wps:wsp>
                          <wps:cNvPr id="30" name="Rectangle 30"/>
                          <wps:cNvSpPr/>
                          <wps:spPr>
                            <a:xfrm>
                              <a:off x="2317532" y="0"/>
                              <a:ext cx="3581400" cy="3343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04" w14:textId="77777777" w:rsidR="000B0ECE" w:rsidRPr="009D0602" w:rsidRDefault="000B0ECE" w:rsidP="000F6D0C">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5765"/>
                              <a:ext cx="2238375" cy="3343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05" w14:textId="77777777" w:rsidR="000B0ECE" w:rsidRPr="009D0602" w:rsidRDefault="000B0ECE" w:rsidP="000F6D0C">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297" y="2096813"/>
                              <a:ext cx="2124075" cy="4953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06" w14:textId="77777777" w:rsidR="000B0ECE" w:rsidRPr="00481A1C" w:rsidRDefault="000B0ECE" w:rsidP="000F6D0C">
                                <w:pPr>
                                  <w:rPr>
                                    <w:color w:val="000000" w:themeColor="text1"/>
                                    <w:sz w:val="14"/>
                                    <w:lang w:val="fr-FR"/>
                                  </w:rPr>
                                </w:pPr>
                                <w:r w:rsidRPr="00481A1C">
                                  <w:rPr>
                                    <w:color w:val="000000" w:themeColor="text1"/>
                                    <w:sz w:val="14"/>
                                    <w:lang w:val="fr-FR"/>
                                  </w:rPr>
                                  <w:t>Strategic supplier (outside EU)</w:t>
                                </w:r>
                              </w:p>
                              <w:p w14:paraId="19256807" w14:textId="77777777" w:rsidR="000B0ECE" w:rsidRPr="00481A1C" w:rsidRDefault="000B0ECE" w:rsidP="000F6D0C">
                                <w:pPr>
                                  <w:rPr>
                                    <w:color w:val="000000" w:themeColor="text1"/>
                                    <w:sz w:val="14"/>
                                    <w:lang w:val="fr-FR"/>
                                  </w:rPr>
                                </w:pPr>
                                <w:r w:rsidRPr="00481A1C">
                                  <w:rPr>
                                    <w:color w:val="000000" w:themeColor="text1"/>
                                    <w:sz w:val="14"/>
                                    <w:lang w:val="fr-FR"/>
                                  </w:rPr>
                                  <w:t xml:space="preserve">Coke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412125" y="394138"/>
                              <a:ext cx="3381375" cy="485775"/>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08" w14:textId="77777777" w:rsidR="000B0ECE" w:rsidRPr="00481A1C" w:rsidRDefault="000B0ECE" w:rsidP="000F6D0C">
                                <w:pPr>
                                  <w:rPr>
                                    <w:color w:val="FFFFFF" w:themeColor="background1"/>
                                    <w:sz w:val="16"/>
                                    <w:lang w:val="fr-FR"/>
                                  </w:rPr>
                                </w:pPr>
                                <w:r w:rsidRPr="00481A1C">
                                  <w:rPr>
                                    <w:color w:val="FFFFFF" w:themeColor="background1"/>
                                    <w:sz w:val="16"/>
                                    <w:lang w:val="fr-FR"/>
                                  </w:rPr>
                                  <w:t>Carbone Savoie (F)</w:t>
                                </w:r>
                              </w:p>
                              <w:p w14:paraId="19256809" w14:textId="77777777" w:rsidR="000B0ECE" w:rsidRPr="00481A1C" w:rsidRDefault="000B0ECE" w:rsidP="000F6D0C">
                                <w:pPr>
                                  <w:rPr>
                                    <w:color w:val="FFFFFF" w:themeColor="background1"/>
                                    <w:sz w:val="16"/>
                                    <w:lang w:val="fr-FR"/>
                                  </w:rPr>
                                </w:pPr>
                                <w:r w:rsidRPr="00481A1C">
                                  <w:rPr>
                                    <w:color w:val="FFFFFF" w:themeColor="background1"/>
                                    <w:sz w:val="16"/>
                                    <w:lang w:val="fr-FR"/>
                                  </w:rPr>
                                  <w:t xml:space="preserve">Graphite anode Manufacturing </w:t>
                                </w:r>
                              </w:p>
                              <w:p w14:paraId="1925680A" w14:textId="77777777" w:rsidR="000B0ECE" w:rsidRPr="009D0602" w:rsidRDefault="000B0ECE" w:rsidP="000F6D0C">
                                <w:pP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7297" y="1008993"/>
                              <a:ext cx="2124075" cy="4953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0B" w14:textId="77777777" w:rsidR="000B0ECE" w:rsidRPr="00481A1C" w:rsidRDefault="000B0ECE" w:rsidP="000F6D0C">
                                <w:pPr>
                                  <w:rPr>
                                    <w:color w:val="000000" w:themeColor="text1"/>
                                    <w:sz w:val="14"/>
                                    <w:lang w:val="fr-FR"/>
                                  </w:rPr>
                                </w:pPr>
                                <w:r>
                                  <w:rPr>
                                    <w:color w:val="000000" w:themeColor="text1"/>
                                    <w:sz w:val="14"/>
                                    <w:lang w:val="fr-FR"/>
                                  </w:rPr>
                                  <w:t>Rain Carbon (B)</w:t>
                                </w:r>
                              </w:p>
                              <w:p w14:paraId="1925680C" w14:textId="77777777" w:rsidR="000B0ECE" w:rsidRPr="00481A1C" w:rsidRDefault="000B0ECE" w:rsidP="000F6D0C">
                                <w:pPr>
                                  <w:rPr>
                                    <w:color w:val="000000" w:themeColor="text1"/>
                                    <w:sz w:val="14"/>
                                    <w:lang w:val="fr-FR"/>
                                  </w:rPr>
                                </w:pPr>
                                <w:r w:rsidRPr="00481A1C">
                                  <w:rPr>
                                    <w:color w:val="000000" w:themeColor="text1"/>
                                    <w:sz w:val="14"/>
                                    <w:lang w:val="fr-FR"/>
                                  </w:rPr>
                                  <w:t>Pitch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632842" y="977462"/>
                              <a:ext cx="2124075" cy="4857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0D" w14:textId="77777777" w:rsidR="000B0ECE" w:rsidRPr="00481A1C" w:rsidRDefault="000B0ECE" w:rsidP="000F6D0C">
                                <w:pPr>
                                  <w:rPr>
                                    <w:color w:val="000000" w:themeColor="text1"/>
                                    <w:sz w:val="14"/>
                                    <w:lang w:val="en-US"/>
                                  </w:rPr>
                                </w:pPr>
                                <w:r w:rsidRPr="00481A1C">
                                  <w:rPr>
                                    <w:color w:val="000000" w:themeColor="text1"/>
                                    <w:sz w:val="14"/>
                                    <w:lang w:val="en-US"/>
                                  </w:rPr>
                                  <w:t>CS Additive (D)</w:t>
                                </w:r>
                              </w:p>
                              <w:p w14:paraId="1925680E" w14:textId="77777777" w:rsidR="000B0ECE" w:rsidRPr="00481A1C" w:rsidRDefault="000B0ECE" w:rsidP="000F6D0C">
                                <w:pPr>
                                  <w:rPr>
                                    <w:color w:val="000000" w:themeColor="text1"/>
                                    <w:sz w:val="14"/>
                                    <w:lang w:val="en-US"/>
                                  </w:rPr>
                                </w:pPr>
                                <w:r w:rsidRPr="00481A1C">
                                  <w:rPr>
                                    <w:color w:val="000000" w:themeColor="text1"/>
                                    <w:sz w:val="14"/>
                                    <w:lang w:val="en-US"/>
                                  </w:rPr>
                                  <w:t>Grinding and milling</w:t>
                                </w:r>
                              </w:p>
                              <w:p w14:paraId="1925680F" w14:textId="77777777" w:rsidR="000B0ECE" w:rsidRPr="00481A1C" w:rsidRDefault="000B0ECE" w:rsidP="000F6D0C">
                                <w:pPr>
                                  <w:rPr>
                                    <w:color w:val="000000" w:themeColor="text1"/>
                                    <w:sz w:val="1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632842" y="1529255"/>
                              <a:ext cx="2124075" cy="4857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10" w14:textId="77777777" w:rsidR="000B0ECE" w:rsidRPr="00481A1C" w:rsidRDefault="000B0ECE" w:rsidP="000F6D0C">
                                <w:pPr>
                                  <w:rPr>
                                    <w:color w:val="000000" w:themeColor="text1"/>
                                    <w:sz w:val="14"/>
                                    <w:lang w:val="en-US"/>
                                  </w:rPr>
                                </w:pPr>
                                <w:r w:rsidRPr="00481A1C">
                                  <w:rPr>
                                    <w:color w:val="000000" w:themeColor="text1"/>
                                    <w:sz w:val="14"/>
                                    <w:lang w:val="en-US"/>
                                  </w:rPr>
                                  <w:t xml:space="preserve">AMG Graphite (D) – </w:t>
                                </w:r>
                                <w:r w:rsidRPr="00DD1606">
                                  <w:rPr>
                                    <w:color w:val="000000" w:themeColor="text1"/>
                                    <w:sz w:val="14"/>
                                    <w:lang w:val="en-US"/>
                                  </w:rPr>
                                  <w:t>spheroidization</w:t>
                                </w:r>
                                <w:r>
                                  <w:rPr>
                                    <w:color w:val="000000" w:themeColor="text1"/>
                                    <w:sz w:val="14"/>
                                    <w:lang w:val="en-US"/>
                                  </w:rPr>
                                  <w:t xml:space="preserve"> </w:t>
                                </w:r>
                                <w:r w:rsidRPr="00481A1C">
                                  <w:rPr>
                                    <w:color w:val="000000" w:themeColor="text1"/>
                                    <w:sz w:val="14"/>
                                    <w:lang w:val="en-US"/>
                                  </w:rPr>
                                  <w:t>and coating</w:t>
                                </w:r>
                              </w:p>
                              <w:p w14:paraId="19256811" w14:textId="77777777" w:rsidR="000B0ECE" w:rsidRPr="009D0602" w:rsidRDefault="000B0ECE" w:rsidP="000F6D0C">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7297" y="1529255"/>
                              <a:ext cx="2124075" cy="485775"/>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12" w14:textId="77777777" w:rsidR="000B0ECE" w:rsidRPr="00481A1C" w:rsidRDefault="000B0ECE" w:rsidP="000F6D0C">
                                <w:pPr>
                                  <w:rPr>
                                    <w:color w:val="FFFFFF" w:themeColor="background1"/>
                                    <w:sz w:val="14"/>
                                    <w:lang w:val="fr-FR"/>
                                  </w:rPr>
                                </w:pPr>
                                <w:r w:rsidRPr="00481A1C">
                                  <w:rPr>
                                    <w:color w:val="FFFFFF" w:themeColor="background1"/>
                                    <w:sz w:val="14"/>
                                    <w:lang w:val="fr-FR"/>
                                  </w:rPr>
                                  <w:t>Ferroglobe (E)</w:t>
                                </w:r>
                              </w:p>
                              <w:p w14:paraId="19256813" w14:textId="77777777" w:rsidR="000B0ECE" w:rsidRPr="00481A1C" w:rsidRDefault="000B0ECE" w:rsidP="000F6D0C">
                                <w:pPr>
                                  <w:rPr>
                                    <w:color w:val="FFFFFF" w:themeColor="background1"/>
                                    <w:sz w:val="14"/>
                                    <w:lang w:val="fr-FR"/>
                                  </w:rPr>
                                </w:pPr>
                                <w:r w:rsidRPr="00481A1C">
                                  <w:rPr>
                                    <w:color w:val="FFFFFF" w:themeColor="background1"/>
                                    <w:sz w:val="14"/>
                                    <w:lang w:val="fr-FR"/>
                                  </w:rPr>
                                  <w:t xml:space="preserve">Silicon  </w:t>
                                </w:r>
                              </w:p>
                              <w:p w14:paraId="19256814" w14:textId="77777777" w:rsidR="000B0ECE" w:rsidRPr="00481A1C" w:rsidRDefault="000B0ECE" w:rsidP="000F6D0C">
                                <w:pPr>
                                  <w:rPr>
                                    <w:color w:val="FFFFFF" w:themeColor="background1"/>
                                    <w:sz w:val="1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9"/>
                          <wps:cNvSpPr txBox="1"/>
                          <wps:spPr>
                            <a:xfrm>
                              <a:off x="47293" y="47288"/>
                              <a:ext cx="1369240" cy="305022"/>
                            </a:xfrm>
                            <a:prstGeom prst="rect">
                              <a:avLst/>
                            </a:prstGeom>
                            <a:solidFill>
                              <a:schemeClr val="lt1"/>
                            </a:solidFill>
                            <a:ln w="6350">
                              <a:solidFill>
                                <a:schemeClr val="bg1"/>
                              </a:solidFill>
                            </a:ln>
                          </wps:spPr>
                          <wps:txbx>
                            <w:txbxContent>
                              <w:p w14:paraId="19256815" w14:textId="77777777" w:rsidR="000B0ECE" w:rsidRPr="009D0602" w:rsidRDefault="000B0ECE" w:rsidP="000F6D0C">
                                <w:pPr>
                                  <w:rPr>
                                    <w:b/>
                                    <w:lang w:val="fr-FR"/>
                                  </w:rPr>
                                </w:pPr>
                                <w:r w:rsidRPr="009D0602">
                                  <w:rPr>
                                    <w:b/>
                                    <w:lang w:val="fr-FR"/>
                                  </w:rPr>
                                  <w:t xml:space="preserve">Raw materials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Rectangle 31"/>
                          <wps:cNvSpPr/>
                          <wps:spPr>
                            <a:xfrm>
                              <a:off x="5990897" y="0"/>
                              <a:ext cx="2238375" cy="3343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16" w14:textId="77777777" w:rsidR="000B0ECE" w:rsidRPr="009D0602" w:rsidRDefault="000B0ECE" w:rsidP="000F6D0C">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Zone de texte 32"/>
                          <wps:cNvSpPr txBox="1"/>
                          <wps:spPr>
                            <a:xfrm>
                              <a:off x="2411904" y="47288"/>
                              <a:ext cx="1470018" cy="305022"/>
                            </a:xfrm>
                            <a:prstGeom prst="rect">
                              <a:avLst/>
                            </a:prstGeom>
                            <a:solidFill>
                              <a:schemeClr val="lt1"/>
                            </a:solidFill>
                            <a:ln w="6350">
                              <a:solidFill>
                                <a:schemeClr val="bg1"/>
                              </a:solidFill>
                            </a:ln>
                          </wps:spPr>
                          <wps:txbx>
                            <w:txbxContent>
                              <w:p w14:paraId="19256817" w14:textId="77777777" w:rsidR="000B0ECE" w:rsidRPr="009D0602" w:rsidRDefault="000B0ECE" w:rsidP="000F6D0C">
                                <w:pPr>
                                  <w:rPr>
                                    <w:b/>
                                    <w:lang w:val="fr-FR"/>
                                  </w:rPr>
                                </w:pPr>
                                <w:r>
                                  <w:rPr>
                                    <w:b/>
                                    <w:lang w:val="fr-FR"/>
                                  </w:rPr>
                                  <w:t>Graphite anode</w:t>
                                </w:r>
                                <w:r w:rsidRPr="009D0602">
                                  <w:rPr>
                                    <w:b/>
                                    <w:lang w:val="fr-FR"/>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Zone de texte 33"/>
                          <wps:cNvSpPr txBox="1"/>
                          <wps:spPr>
                            <a:xfrm>
                              <a:off x="6100699" y="47288"/>
                              <a:ext cx="1757358" cy="305022"/>
                            </a:xfrm>
                            <a:prstGeom prst="rect">
                              <a:avLst/>
                            </a:prstGeom>
                            <a:solidFill>
                              <a:schemeClr val="lt1"/>
                            </a:solidFill>
                            <a:ln w="6350">
                              <a:solidFill>
                                <a:schemeClr val="bg1"/>
                              </a:solidFill>
                            </a:ln>
                          </wps:spPr>
                          <wps:txbx>
                            <w:txbxContent>
                              <w:p w14:paraId="19256818" w14:textId="77777777" w:rsidR="000B0ECE" w:rsidRPr="009D0602" w:rsidRDefault="000B0ECE" w:rsidP="000F6D0C">
                                <w:pPr>
                                  <w:rPr>
                                    <w:b/>
                                    <w:lang w:val="fr-FR"/>
                                  </w:rPr>
                                </w:pPr>
                                <w:r>
                                  <w:rPr>
                                    <w:b/>
                                    <w:lang w:val="fr-FR"/>
                                  </w:rPr>
                                  <w:t xml:space="preserve">Cell manufacturing </w:t>
                                </w:r>
                                <w:r w:rsidRPr="009D0602">
                                  <w:rPr>
                                    <w:b/>
                                    <w:lang w:val="fr-FR"/>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Rectangle 34"/>
                          <wps:cNvSpPr/>
                          <wps:spPr>
                            <a:xfrm>
                              <a:off x="6100461" y="535965"/>
                              <a:ext cx="2061490" cy="485776"/>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19" w14:textId="77777777" w:rsidR="000B0ECE" w:rsidRPr="00481A1C" w:rsidRDefault="000B0ECE" w:rsidP="000F6D0C">
                                <w:pPr>
                                  <w:rPr>
                                    <w:color w:val="FFFFFF" w:themeColor="background1"/>
                                    <w:sz w:val="14"/>
                                    <w:lang w:val="fr-FR"/>
                                  </w:rPr>
                                </w:pPr>
                                <w:r w:rsidRPr="00481A1C">
                                  <w:rPr>
                                    <w:color w:val="FFFFFF" w:themeColor="background1"/>
                                    <w:sz w:val="14"/>
                                    <w:lang w:val="fr-FR"/>
                                  </w:rPr>
                                  <w:t>FAAM (I)</w:t>
                                </w:r>
                              </w:p>
                              <w:p w14:paraId="1925681A" w14:textId="77777777" w:rsidR="000B0ECE" w:rsidRPr="00481A1C" w:rsidRDefault="000B0ECE" w:rsidP="000F6D0C">
                                <w:pPr>
                                  <w:rPr>
                                    <w:color w:val="FFFFFF" w:themeColor="background1"/>
                                    <w:sz w:val="14"/>
                                    <w:lang w:val="fr-FR"/>
                                  </w:rPr>
                                </w:pPr>
                                <w:r w:rsidRPr="00481A1C">
                                  <w:rPr>
                                    <w:color w:val="FFFFFF" w:themeColor="background1"/>
                                    <w:sz w:val="14"/>
                                    <w:lang w:val="fr-FR"/>
                                  </w:rPr>
                                  <w:t>Cell manufacturing</w:t>
                                </w:r>
                              </w:p>
                              <w:p w14:paraId="1925681B" w14:textId="77777777" w:rsidR="000B0ECE" w:rsidRPr="00481A1C" w:rsidRDefault="000B0ECE" w:rsidP="000F6D0C">
                                <w:pPr>
                                  <w:rPr>
                                    <w:color w:val="FFFFFF" w:themeColor="background1"/>
                                    <w:sz w:val="1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6100461" y="1166512"/>
                              <a:ext cx="2061490" cy="485776"/>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1C" w14:textId="77777777" w:rsidR="000B0ECE" w:rsidRPr="00481A1C" w:rsidRDefault="000B0ECE" w:rsidP="000F6D0C">
                                <w:pPr>
                                  <w:rPr>
                                    <w:color w:val="FFFFFF" w:themeColor="background1"/>
                                    <w:sz w:val="14"/>
                                    <w:lang w:val="fr-FR"/>
                                  </w:rPr>
                                </w:pPr>
                                <w:r w:rsidRPr="00481A1C">
                                  <w:rPr>
                                    <w:color w:val="FFFFFF" w:themeColor="background1"/>
                                    <w:sz w:val="14"/>
                                    <w:lang w:val="fr-FR"/>
                                  </w:rPr>
                                  <w:t>SAFT (F)</w:t>
                                </w:r>
                              </w:p>
                              <w:p w14:paraId="1925681D" w14:textId="77777777" w:rsidR="000B0ECE" w:rsidRPr="00481A1C" w:rsidRDefault="000B0ECE" w:rsidP="000F6D0C">
                                <w:pPr>
                                  <w:rPr>
                                    <w:color w:val="FFFFFF" w:themeColor="background1"/>
                                    <w:sz w:val="14"/>
                                    <w:lang w:val="fr-FR"/>
                                  </w:rPr>
                                </w:pPr>
                                <w:r w:rsidRPr="00481A1C">
                                  <w:rPr>
                                    <w:color w:val="FFFFFF" w:themeColor="background1"/>
                                    <w:sz w:val="14"/>
                                    <w:lang w:val="fr-FR"/>
                                  </w:rPr>
                                  <w:t>Cell manufacturing</w:t>
                                </w:r>
                              </w:p>
                              <w:p w14:paraId="1925681E" w14:textId="77777777" w:rsidR="000B0ECE" w:rsidRPr="009D0602" w:rsidRDefault="000B0ECE" w:rsidP="000F6D0C">
                                <w:pPr>
                                  <w:rPr>
                                    <w:color w:val="FFFFFF" w:themeColor="background1"/>
                                    <w:lang w:val="fr-FR"/>
                                  </w:rPr>
                                </w:pPr>
                                <w:r>
                                  <w:rPr>
                                    <w:color w:val="FFFFFF" w:themeColor="background1"/>
                                    <w:lang w:val="fr-FR"/>
                                  </w:rPr>
                                  <w:t xml:space="preserve"> </w:t>
                                </w:r>
                                <w:r w:rsidRPr="009D0602">
                                  <w:rPr>
                                    <w:color w:val="FFFFFF" w:themeColor="background1"/>
                                    <w:lang w:val="fr-FR"/>
                                  </w:rPr>
                                  <w:t xml:space="preserve"> </w:t>
                                </w:r>
                              </w:p>
                              <w:p w14:paraId="1925681F" w14:textId="77777777" w:rsidR="000B0ECE" w:rsidRPr="009D0602" w:rsidRDefault="000B0ECE" w:rsidP="000F6D0C">
                                <w:pP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7297" y="2727434"/>
                              <a:ext cx="2124075" cy="495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20" w14:textId="77777777" w:rsidR="000B0ECE" w:rsidRPr="00481A1C" w:rsidRDefault="000B0ECE" w:rsidP="000F6D0C">
                                <w:pPr>
                                  <w:rPr>
                                    <w:color w:val="FFFFFF" w:themeColor="background1"/>
                                    <w:sz w:val="14"/>
                                    <w:lang w:val="fr-FR"/>
                                  </w:rPr>
                                </w:pPr>
                                <w:r w:rsidRPr="00481A1C">
                                  <w:rPr>
                                    <w:color w:val="FFFFFF" w:themeColor="background1"/>
                                    <w:sz w:val="14"/>
                                    <w:lang w:val="fr-FR"/>
                                  </w:rPr>
                                  <w:t>Nanocyl (B)</w:t>
                                </w:r>
                              </w:p>
                              <w:p w14:paraId="19256821" w14:textId="77777777" w:rsidR="000B0ECE" w:rsidRPr="00481A1C" w:rsidRDefault="000B0ECE" w:rsidP="000F6D0C">
                                <w:pPr>
                                  <w:rPr>
                                    <w:color w:val="FFFFFF" w:themeColor="background1"/>
                                    <w:sz w:val="14"/>
                                    <w:lang w:val="fr-FR"/>
                                  </w:rPr>
                                </w:pPr>
                                <w:r w:rsidRPr="00481A1C">
                                  <w:rPr>
                                    <w:color w:val="FFFFFF" w:themeColor="background1"/>
                                    <w:sz w:val="14"/>
                                    <w:lang w:val="fr-FR"/>
                                  </w:rPr>
                                  <w:t>Carbon nanotubes</w:t>
                                </w:r>
                              </w:p>
                              <w:p w14:paraId="19256822" w14:textId="77777777" w:rsidR="000B0ECE" w:rsidRPr="009D0602" w:rsidRDefault="000B0ECE" w:rsidP="000F6D0C">
                                <w:pP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 name="Groupe 46"/>
                        <wpg:cNvGrpSpPr/>
                        <wpg:grpSpPr>
                          <a:xfrm>
                            <a:off x="0" y="2505456"/>
                            <a:ext cx="6274679" cy="2687955"/>
                            <a:chOff x="0" y="0"/>
                            <a:chExt cx="8229600" cy="3709794"/>
                          </a:xfrm>
                        </wpg:grpSpPr>
                        <wps:wsp>
                          <wps:cNvPr id="37" name="Rectangle 37"/>
                          <wps:cNvSpPr/>
                          <wps:spPr>
                            <a:xfrm>
                              <a:off x="0" y="0"/>
                              <a:ext cx="8229600" cy="1562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23" w14:textId="77777777" w:rsidR="000B0ECE" w:rsidRDefault="000B0ECE" w:rsidP="000F6D0C">
                                <w:pPr>
                                  <w:rPr>
                                    <w:lang w:val="fr-FR"/>
                                  </w:rPr>
                                </w:pPr>
                              </w:p>
                              <w:p w14:paraId="19256824" w14:textId="77777777" w:rsidR="000B0ECE" w:rsidRDefault="000B0ECE" w:rsidP="000F6D0C">
                                <w:pPr>
                                  <w:rPr>
                                    <w:lang w:val="fr-FR"/>
                                  </w:rPr>
                                </w:pPr>
                              </w:p>
                              <w:p w14:paraId="19256825" w14:textId="77777777" w:rsidR="000B0ECE" w:rsidRPr="009D0602" w:rsidRDefault="000B0ECE" w:rsidP="000F6D0C">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7297" y="980607"/>
                              <a:ext cx="8124825" cy="4953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26" w14:textId="77777777" w:rsidR="000B0ECE" w:rsidRPr="00481A1C" w:rsidRDefault="000B0ECE" w:rsidP="000F6D0C">
                                <w:pPr>
                                  <w:rPr>
                                    <w:color w:val="000000" w:themeColor="text1"/>
                                    <w:sz w:val="16"/>
                                    <w:lang w:val="fr-FR"/>
                                  </w:rPr>
                                </w:pPr>
                                <w:r w:rsidRPr="00481A1C">
                                  <w:rPr>
                                    <w:color w:val="000000" w:themeColor="text1"/>
                                    <w:sz w:val="16"/>
                                    <w:lang w:val="fr-FR"/>
                                  </w:rPr>
                                  <w:t xml:space="preserve">Fraunhofer institutes (D)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47294" y="78754"/>
                              <a:ext cx="2035537" cy="305022"/>
                            </a:xfrm>
                            <a:prstGeom prst="rect">
                              <a:avLst/>
                            </a:prstGeom>
                            <a:solidFill>
                              <a:schemeClr val="lt1"/>
                            </a:solidFill>
                            <a:ln w="6350">
                              <a:solidFill>
                                <a:schemeClr val="bg1"/>
                              </a:solidFill>
                            </a:ln>
                          </wps:spPr>
                          <wps:txbx>
                            <w:txbxContent>
                              <w:p w14:paraId="19256827" w14:textId="77777777" w:rsidR="000B0ECE" w:rsidRPr="009D0602" w:rsidRDefault="000B0ECE" w:rsidP="000F6D0C">
                                <w:pPr>
                                  <w:rPr>
                                    <w:b/>
                                    <w:lang w:val="fr-FR"/>
                                  </w:rPr>
                                </w:pPr>
                                <w:r>
                                  <w:rPr>
                                    <w:b/>
                                    <w:lang w:val="fr-FR"/>
                                  </w:rPr>
                                  <w:t xml:space="preserve">Research organization </w:t>
                                </w:r>
                                <w:r w:rsidRPr="009D0602">
                                  <w:rPr>
                                    <w:b/>
                                    <w:lang w:val="fr-FR"/>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 name="Rectangle 40"/>
                          <wps:cNvSpPr/>
                          <wps:spPr>
                            <a:xfrm>
                              <a:off x="47297" y="441730"/>
                              <a:ext cx="8124825" cy="4953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28" w14:textId="77777777" w:rsidR="000B0ECE" w:rsidRPr="00481A1C" w:rsidRDefault="000B0ECE" w:rsidP="000F6D0C">
                                <w:pPr>
                                  <w:rPr>
                                    <w:color w:val="000000" w:themeColor="text1"/>
                                    <w:sz w:val="16"/>
                                    <w:lang w:val="fr-FR"/>
                                  </w:rPr>
                                </w:pPr>
                                <w:r w:rsidRPr="00481A1C">
                                  <w:rPr>
                                    <w:color w:val="000000" w:themeColor="text1"/>
                                    <w:sz w:val="16"/>
                                    <w:lang w:val="fr-FR"/>
                                  </w:rPr>
                                  <w:t xml:space="preserve">CEA Liten (F)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7295" y="2112579"/>
                              <a:ext cx="2585282" cy="485774"/>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56829" w14:textId="5022A849" w:rsidR="000B0ECE" w:rsidRPr="009D0602" w:rsidRDefault="000B0ECE" w:rsidP="000F6D0C">
                                <w:pPr>
                                  <w:rPr>
                                    <w:color w:val="FFFFFF" w:themeColor="background1"/>
                                    <w:lang w:val="fr-FR"/>
                                  </w:rPr>
                                </w:pPr>
                                <w:r>
                                  <w:rPr>
                                    <w:color w:val="FFFFFF" w:themeColor="background1"/>
                                    <w:lang w:val="fr-FR"/>
                                  </w:rPr>
                                  <w:t xml:space="preserve">IPCEI </w:t>
                                </w:r>
                                <w:r w:rsidR="009845CB">
                                  <w:rPr>
                                    <w:color w:val="FFFFFF" w:themeColor="background1"/>
                                    <w:lang w:val="fr-FR"/>
                                  </w:rPr>
                                  <w:t xml:space="preserve">direct </w:t>
                                </w:r>
                                <w:r>
                                  <w:rPr>
                                    <w:color w:val="FFFFFF" w:themeColor="background1"/>
                                    <w:lang w:val="fr-FR"/>
                                  </w:rPr>
                                  <w:t>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7294" y="1765345"/>
                              <a:ext cx="933649" cy="304146"/>
                            </a:xfrm>
                            <a:prstGeom prst="rect">
                              <a:avLst/>
                            </a:prstGeom>
                            <a:solidFill>
                              <a:schemeClr val="lt1"/>
                            </a:solidFill>
                            <a:ln w="6350">
                              <a:solidFill>
                                <a:schemeClr val="bg1"/>
                              </a:solidFill>
                            </a:ln>
                          </wps:spPr>
                          <wps:txbx>
                            <w:txbxContent>
                              <w:p w14:paraId="1925682A" w14:textId="77777777" w:rsidR="000B0ECE" w:rsidRPr="007827BD" w:rsidRDefault="000B0ECE" w:rsidP="000F6D0C">
                                <w:pPr>
                                  <w:rPr>
                                    <w:b/>
                                    <w:u w:val="single"/>
                                    <w:lang w:val="fr-FR"/>
                                  </w:rPr>
                                </w:pPr>
                                <w:r w:rsidRPr="007827BD">
                                  <w:rPr>
                                    <w:b/>
                                    <w:u w:val="single"/>
                                    <w:lang w:val="fr-FR"/>
                                  </w:rPr>
                                  <w:t xml:space="preserve">Legends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Rectangle 45"/>
                          <wps:cNvSpPr/>
                          <wps:spPr>
                            <a:xfrm>
                              <a:off x="47295" y="2664372"/>
                              <a:ext cx="2585282" cy="4953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2B" w14:textId="77777777" w:rsidR="000B0ECE" w:rsidRPr="00716583" w:rsidRDefault="000B0ECE" w:rsidP="000F6D0C">
                                <w:pPr>
                                  <w:rPr>
                                    <w:color w:val="000000" w:themeColor="text1"/>
                                    <w:lang w:val="fr-FR"/>
                                  </w:rPr>
                                </w:pPr>
                                <w:r>
                                  <w:rPr>
                                    <w:color w:val="000000" w:themeColor="text1"/>
                                    <w:lang w:val="fr-FR"/>
                                  </w:rPr>
                                  <w:t>Indirect partner - Partnership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7295" y="3214494"/>
                              <a:ext cx="2585282" cy="4953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5682C" w14:textId="77777777" w:rsidR="000B0ECE" w:rsidRPr="00716583" w:rsidRDefault="000B0ECE" w:rsidP="000F6D0C">
                                <w:pPr>
                                  <w:rPr>
                                    <w:color w:val="000000" w:themeColor="text1"/>
                                    <w:lang w:val="fr-FR"/>
                                  </w:rPr>
                                </w:pPr>
                                <w:r>
                                  <w:rPr>
                                    <w:color w:val="000000" w:themeColor="text1"/>
                                    <w:lang w:val="fr-FR"/>
                                  </w:rPr>
                                  <w:t>Indirect partner - Outsourcing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256784" id="Groupe 54" o:spid="_x0000_s1039" style="position:absolute;left:0;text-align:left;margin-left:-14.7pt;margin-top:9.15pt;width:494.05pt;height:408.95pt;z-index:251655168" coordsize="62746,5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">
                <v:group id="Groupe 49" o:spid="_x0000_s1040" style="position:absolute;width:62744;height:24338" coordsize="82292,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0" o:spid="_x0000_s1041" style="position:absolute;left:23175;width:35814;height:3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textbox>
                      <w:txbxContent>
                        <w:p w14:paraId="19256804" w14:textId="77777777" w:rsidR="000B0ECE" w:rsidRPr="009D0602" w:rsidRDefault="000B0ECE" w:rsidP="000F6D0C">
                          <w:pPr>
                            <w:rPr>
                              <w:lang w:val="fr-FR"/>
                            </w:rPr>
                          </w:pPr>
                        </w:p>
                      </w:txbxContent>
                    </v:textbox>
                  </v:rect>
                  <v:rect id="Rectangle 25" o:spid="_x0000_s1042" style="position:absolute;top:157;width:22383;height:33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" fillcolor="white [3212]" strokecolor="#243f60 [1604]" strokeweight="2pt">
                    <v:textbox>
                      <w:txbxContent>
                        <w:p w14:paraId="19256805" w14:textId="77777777" w:rsidR="000B0ECE" w:rsidRPr="009D0602" w:rsidRDefault="000B0ECE" w:rsidP="000F6D0C">
                          <w:pPr>
                            <w:rPr>
                              <w:lang w:val="fr-FR"/>
                            </w:rPr>
                          </w:pPr>
                        </w:p>
                      </w:txbxContent>
                    </v:textbox>
                  </v:rect>
                  <v:rect id="Rectangle 11" o:spid="_x0000_s1043" style="position:absolute;left:472;top:20968;width:2124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" fillcolor="#92d050" strokecolor="#243f60 [1604]" strokeweight="2pt">
                    <v:textbox>
                      <w:txbxContent>
                        <w:p w14:paraId="19256806" w14:textId="77777777" w:rsidR="000B0ECE" w:rsidRPr="00481A1C" w:rsidRDefault="000B0ECE" w:rsidP="000F6D0C">
                          <w:pPr>
                            <w:rPr>
                              <w:color w:val="000000" w:themeColor="text1"/>
                              <w:sz w:val="14"/>
                              <w:lang w:val="fr-FR"/>
                            </w:rPr>
                          </w:pPr>
                          <w:r w:rsidRPr="00481A1C">
                            <w:rPr>
                              <w:color w:val="000000" w:themeColor="text1"/>
                              <w:sz w:val="14"/>
                              <w:lang w:val="fr-FR"/>
                            </w:rPr>
                            <w:t>Strategic supplier (outside EU)</w:t>
                          </w:r>
                        </w:p>
                        <w:p w14:paraId="19256807" w14:textId="77777777" w:rsidR="000B0ECE" w:rsidRPr="00481A1C" w:rsidRDefault="000B0ECE" w:rsidP="000F6D0C">
                          <w:pPr>
                            <w:rPr>
                              <w:color w:val="000000" w:themeColor="text1"/>
                              <w:sz w:val="14"/>
                              <w:lang w:val="fr-FR"/>
                            </w:rPr>
                          </w:pPr>
                          <w:r w:rsidRPr="00481A1C">
                            <w:rPr>
                              <w:color w:val="000000" w:themeColor="text1"/>
                              <w:sz w:val="14"/>
                              <w:lang w:val="fr-FR"/>
                            </w:rPr>
                            <w:t xml:space="preserve">Coke </w:t>
                          </w:r>
                        </w:p>
                      </w:txbxContent>
                    </v:textbox>
                  </v:rect>
                  <v:rect id="Rectangle 20" o:spid="_x0000_s1044" style="position:absolute;left:24121;top:3941;width:3381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" fillcolor="#0d0d0d [3069]" strokecolor="black [3213]" strokeweight="2pt">
                    <v:textbox>
                      <w:txbxContent>
                        <w:p w14:paraId="19256808" w14:textId="77777777" w:rsidR="000B0ECE" w:rsidRPr="00481A1C" w:rsidRDefault="000B0ECE" w:rsidP="000F6D0C">
                          <w:pPr>
                            <w:rPr>
                              <w:color w:val="FFFFFF" w:themeColor="background1"/>
                              <w:sz w:val="16"/>
                              <w:lang w:val="fr-FR"/>
                            </w:rPr>
                          </w:pPr>
                          <w:r w:rsidRPr="00481A1C">
                            <w:rPr>
                              <w:color w:val="FFFFFF" w:themeColor="background1"/>
                              <w:sz w:val="16"/>
                              <w:lang w:val="fr-FR"/>
                            </w:rPr>
                            <w:t>Carbone Savoie (F)</w:t>
                          </w:r>
                        </w:p>
                        <w:p w14:paraId="19256809" w14:textId="77777777" w:rsidR="000B0ECE" w:rsidRPr="00481A1C" w:rsidRDefault="000B0ECE" w:rsidP="000F6D0C">
                          <w:pPr>
                            <w:rPr>
                              <w:color w:val="FFFFFF" w:themeColor="background1"/>
                              <w:sz w:val="16"/>
                              <w:lang w:val="fr-FR"/>
                            </w:rPr>
                          </w:pPr>
                          <w:r w:rsidRPr="00481A1C">
                            <w:rPr>
                              <w:color w:val="FFFFFF" w:themeColor="background1"/>
                              <w:sz w:val="16"/>
                              <w:lang w:val="fr-FR"/>
                            </w:rPr>
                            <w:t xml:space="preserve">Graphite anode Manufacturing </w:t>
                          </w:r>
                        </w:p>
                        <w:p w14:paraId="1925680A" w14:textId="77777777" w:rsidR="000B0ECE" w:rsidRPr="009D0602" w:rsidRDefault="000B0ECE" w:rsidP="000F6D0C">
                          <w:pPr>
                            <w:rPr>
                              <w:color w:val="FFFFFF" w:themeColor="background1"/>
                              <w:lang w:val="fr-FR"/>
                            </w:rPr>
                          </w:pPr>
                        </w:p>
                      </w:txbxContent>
                    </v:textbox>
                  </v:rect>
                  <v:rect id="Rectangle 24" o:spid="_x0000_s1045" style="position:absolute;left:472;top:10089;width:2124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" fillcolor="#92d050" strokecolor="#243f60 [1604]" strokeweight="2pt">
                    <v:textbox>
                      <w:txbxContent>
                        <w:p w14:paraId="1925680B" w14:textId="77777777" w:rsidR="000B0ECE" w:rsidRPr="00481A1C" w:rsidRDefault="000B0ECE" w:rsidP="000F6D0C">
                          <w:pPr>
                            <w:rPr>
                              <w:color w:val="000000" w:themeColor="text1"/>
                              <w:sz w:val="14"/>
                              <w:lang w:val="fr-FR"/>
                            </w:rPr>
                          </w:pPr>
                          <w:r>
                            <w:rPr>
                              <w:color w:val="000000" w:themeColor="text1"/>
                              <w:sz w:val="14"/>
                              <w:lang w:val="fr-FR"/>
                            </w:rPr>
                            <w:t>Rain Carbon (B)</w:t>
                          </w:r>
                        </w:p>
                        <w:p w14:paraId="1925680C" w14:textId="77777777" w:rsidR="000B0ECE" w:rsidRPr="00481A1C" w:rsidRDefault="000B0ECE" w:rsidP="000F6D0C">
                          <w:pPr>
                            <w:rPr>
                              <w:color w:val="000000" w:themeColor="text1"/>
                              <w:sz w:val="14"/>
                              <w:lang w:val="fr-FR"/>
                            </w:rPr>
                          </w:pPr>
                          <w:r w:rsidRPr="00481A1C">
                            <w:rPr>
                              <w:color w:val="000000" w:themeColor="text1"/>
                              <w:sz w:val="14"/>
                              <w:lang w:val="fr-FR"/>
                            </w:rPr>
                            <w:t>Pitch</w:t>
                          </w:r>
                        </w:p>
                      </w:txbxContent>
                    </v:textbox>
                  </v:rect>
                  <v:rect id="Rectangle 26" o:spid="_x0000_s1046" style="position:absolute;left:26328;top:9774;width:21241;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" fillcolor="#ffc000" strokecolor="#243f60 [1604]" strokeweight="2pt">
                    <v:textbox>
                      <w:txbxContent>
                        <w:p w14:paraId="1925680D" w14:textId="77777777" w:rsidR="000B0ECE" w:rsidRPr="00481A1C" w:rsidRDefault="000B0ECE" w:rsidP="000F6D0C">
                          <w:pPr>
                            <w:rPr>
                              <w:color w:val="000000" w:themeColor="text1"/>
                              <w:sz w:val="14"/>
                              <w:lang w:val="en-US"/>
                            </w:rPr>
                          </w:pPr>
                          <w:r w:rsidRPr="00481A1C">
                            <w:rPr>
                              <w:color w:val="000000" w:themeColor="text1"/>
                              <w:sz w:val="14"/>
                              <w:lang w:val="en-US"/>
                            </w:rPr>
                            <w:t>CS Additive (D)</w:t>
                          </w:r>
                        </w:p>
                        <w:p w14:paraId="1925680E" w14:textId="77777777" w:rsidR="000B0ECE" w:rsidRPr="00481A1C" w:rsidRDefault="000B0ECE" w:rsidP="000F6D0C">
                          <w:pPr>
                            <w:rPr>
                              <w:color w:val="000000" w:themeColor="text1"/>
                              <w:sz w:val="14"/>
                              <w:lang w:val="en-US"/>
                            </w:rPr>
                          </w:pPr>
                          <w:r w:rsidRPr="00481A1C">
                            <w:rPr>
                              <w:color w:val="000000" w:themeColor="text1"/>
                              <w:sz w:val="14"/>
                              <w:lang w:val="en-US"/>
                            </w:rPr>
                            <w:t>Grinding and milling</w:t>
                          </w:r>
                        </w:p>
                        <w:p w14:paraId="1925680F" w14:textId="77777777" w:rsidR="000B0ECE" w:rsidRPr="00481A1C" w:rsidRDefault="000B0ECE" w:rsidP="000F6D0C">
                          <w:pPr>
                            <w:rPr>
                              <w:color w:val="000000" w:themeColor="text1"/>
                              <w:sz w:val="14"/>
                              <w:lang w:val="en-US"/>
                            </w:rPr>
                          </w:pPr>
                        </w:p>
                      </w:txbxContent>
                    </v:textbox>
                  </v:rect>
                  <v:rect id="Rectangle 27" o:spid="_x0000_s1047" style="position:absolute;left:26328;top:15292;width:21241;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" fillcolor="#ffc000" strokecolor="#243f60 [1604]" strokeweight="2pt">
                    <v:textbox>
                      <w:txbxContent>
                        <w:p w14:paraId="19256810" w14:textId="77777777" w:rsidR="000B0ECE" w:rsidRPr="00481A1C" w:rsidRDefault="000B0ECE" w:rsidP="000F6D0C">
                          <w:pPr>
                            <w:rPr>
                              <w:color w:val="000000" w:themeColor="text1"/>
                              <w:sz w:val="14"/>
                              <w:lang w:val="en-US"/>
                            </w:rPr>
                          </w:pPr>
                          <w:r w:rsidRPr="00481A1C">
                            <w:rPr>
                              <w:color w:val="000000" w:themeColor="text1"/>
                              <w:sz w:val="14"/>
                              <w:lang w:val="en-US"/>
                            </w:rPr>
                            <w:t xml:space="preserve">AMG Graphite (D) – </w:t>
                          </w:r>
                          <w:r w:rsidRPr="00DD1606">
                            <w:rPr>
                              <w:color w:val="000000" w:themeColor="text1"/>
                              <w:sz w:val="14"/>
                              <w:lang w:val="en-US"/>
                            </w:rPr>
                            <w:t>spheroidization</w:t>
                          </w:r>
                          <w:r>
                            <w:rPr>
                              <w:color w:val="000000" w:themeColor="text1"/>
                              <w:sz w:val="14"/>
                              <w:lang w:val="en-US"/>
                            </w:rPr>
                            <w:t xml:space="preserve"> </w:t>
                          </w:r>
                          <w:r w:rsidRPr="00481A1C">
                            <w:rPr>
                              <w:color w:val="000000" w:themeColor="text1"/>
                              <w:sz w:val="14"/>
                              <w:lang w:val="en-US"/>
                            </w:rPr>
                            <w:t>and coating</w:t>
                          </w:r>
                        </w:p>
                        <w:p w14:paraId="19256811" w14:textId="77777777" w:rsidR="000B0ECE" w:rsidRPr="009D0602" w:rsidRDefault="000B0ECE" w:rsidP="000F6D0C">
                          <w:pPr>
                            <w:rPr>
                              <w:color w:val="000000" w:themeColor="text1"/>
                              <w:lang w:val="en-US"/>
                            </w:rPr>
                          </w:pPr>
                        </w:p>
                      </w:txbxContent>
                    </v:textbox>
                  </v:rect>
                  <v:rect id="Rectangle 28" o:spid="_x0000_s1048" style="position:absolute;left:472;top:15292;width:21241;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" fillcolor="#0d0d0d [3069]" strokecolor="black [3213]" strokeweight="2pt">
                    <v:textbox>
                      <w:txbxContent>
                        <w:p w14:paraId="19256812" w14:textId="77777777" w:rsidR="000B0ECE" w:rsidRPr="00481A1C" w:rsidRDefault="000B0ECE" w:rsidP="000F6D0C">
                          <w:pPr>
                            <w:rPr>
                              <w:color w:val="FFFFFF" w:themeColor="background1"/>
                              <w:sz w:val="14"/>
                              <w:lang w:val="fr-FR"/>
                            </w:rPr>
                          </w:pPr>
                          <w:r w:rsidRPr="00481A1C">
                            <w:rPr>
                              <w:color w:val="FFFFFF" w:themeColor="background1"/>
                              <w:sz w:val="14"/>
                              <w:lang w:val="fr-FR"/>
                            </w:rPr>
                            <w:t>Ferroglobe (E)</w:t>
                          </w:r>
                        </w:p>
                        <w:p w14:paraId="19256813" w14:textId="77777777" w:rsidR="000B0ECE" w:rsidRPr="00481A1C" w:rsidRDefault="000B0ECE" w:rsidP="000F6D0C">
                          <w:pPr>
                            <w:rPr>
                              <w:color w:val="FFFFFF" w:themeColor="background1"/>
                              <w:sz w:val="14"/>
                              <w:lang w:val="fr-FR"/>
                            </w:rPr>
                          </w:pPr>
                          <w:r w:rsidRPr="00481A1C">
                            <w:rPr>
                              <w:color w:val="FFFFFF" w:themeColor="background1"/>
                              <w:sz w:val="14"/>
                              <w:lang w:val="fr-FR"/>
                            </w:rPr>
                            <w:t xml:space="preserve">Silicon  </w:t>
                          </w:r>
                        </w:p>
                        <w:p w14:paraId="19256814" w14:textId="77777777" w:rsidR="000B0ECE" w:rsidRPr="00481A1C" w:rsidRDefault="000B0ECE" w:rsidP="000F6D0C">
                          <w:pPr>
                            <w:rPr>
                              <w:color w:val="FFFFFF" w:themeColor="background1"/>
                              <w:sz w:val="14"/>
                              <w:lang w:val="fr-FR"/>
                            </w:rPr>
                          </w:pPr>
                        </w:p>
                      </w:txbxContent>
                    </v:textbox>
                  </v:rect>
                  <v:shape id="Zone de texte 29" o:spid="_x0000_s1049" type="#_x0000_t202" style="position:absolute;left:472;top:472;width:13693;height:3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" fillcolor="white [3201]" strokecolor="white [3212]" strokeweight=".5pt">
                    <v:textbox>
                      <w:txbxContent>
                        <w:p w14:paraId="19256815" w14:textId="77777777" w:rsidR="000B0ECE" w:rsidRPr="009D0602" w:rsidRDefault="000B0ECE" w:rsidP="000F6D0C">
                          <w:pPr>
                            <w:rPr>
                              <w:b/>
                              <w:lang w:val="fr-FR"/>
                            </w:rPr>
                          </w:pPr>
                          <w:r w:rsidRPr="009D0602">
                            <w:rPr>
                              <w:b/>
                              <w:lang w:val="fr-FR"/>
                            </w:rPr>
                            <w:t xml:space="preserve">Raw materials </w:t>
                          </w:r>
                        </w:p>
                      </w:txbxContent>
                    </v:textbox>
                  </v:shape>
                  <v:rect id="Rectangle 31" o:spid="_x0000_s1050" style="position:absolute;left:59908;width:22384;height:3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" fillcolor="white [3212]" strokecolor="#243f60 [1604]" strokeweight="2pt">
                    <v:textbox>
                      <w:txbxContent>
                        <w:p w14:paraId="19256816" w14:textId="77777777" w:rsidR="000B0ECE" w:rsidRPr="009D0602" w:rsidRDefault="000B0ECE" w:rsidP="000F6D0C">
                          <w:pPr>
                            <w:rPr>
                              <w:lang w:val="fr-FR"/>
                            </w:rPr>
                          </w:pPr>
                        </w:p>
                      </w:txbxContent>
                    </v:textbox>
                  </v:rect>
                  <v:shape id="Zone de texte 32" o:spid="_x0000_s1051" type="#_x0000_t202" style="position:absolute;left:24119;top:472;width:14700;height:3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" fillcolor="white [3201]" strokecolor="white [3212]" strokeweight=".5pt">
                    <v:textbox>
                      <w:txbxContent>
                        <w:p w14:paraId="19256817" w14:textId="77777777" w:rsidR="000B0ECE" w:rsidRPr="009D0602" w:rsidRDefault="000B0ECE" w:rsidP="000F6D0C">
                          <w:pPr>
                            <w:rPr>
                              <w:b/>
                              <w:lang w:val="fr-FR"/>
                            </w:rPr>
                          </w:pPr>
                          <w:r>
                            <w:rPr>
                              <w:b/>
                              <w:lang w:val="fr-FR"/>
                            </w:rPr>
                            <w:t>Graphite anode</w:t>
                          </w:r>
                          <w:r w:rsidRPr="009D0602">
                            <w:rPr>
                              <w:b/>
                              <w:lang w:val="fr-FR"/>
                            </w:rPr>
                            <w:t xml:space="preserve"> </w:t>
                          </w:r>
                        </w:p>
                      </w:txbxContent>
                    </v:textbox>
                  </v:shape>
                  <v:shape id="Zone de texte 33" o:spid="_x0000_s1052" type="#_x0000_t202" style="position:absolute;left:61006;top:472;width:17574;height:3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" fillcolor="white [3201]" strokecolor="white [3212]" strokeweight=".5pt">
                    <v:textbox>
                      <w:txbxContent>
                        <w:p w14:paraId="19256818" w14:textId="77777777" w:rsidR="000B0ECE" w:rsidRPr="009D0602" w:rsidRDefault="000B0ECE" w:rsidP="000F6D0C">
                          <w:pPr>
                            <w:rPr>
                              <w:b/>
                              <w:lang w:val="fr-FR"/>
                            </w:rPr>
                          </w:pPr>
                          <w:r>
                            <w:rPr>
                              <w:b/>
                              <w:lang w:val="fr-FR"/>
                            </w:rPr>
                            <w:t xml:space="preserve">Cell manufacturing </w:t>
                          </w:r>
                          <w:r w:rsidRPr="009D0602">
                            <w:rPr>
                              <w:b/>
                              <w:lang w:val="fr-FR"/>
                            </w:rPr>
                            <w:t xml:space="preserve"> </w:t>
                          </w:r>
                        </w:p>
                      </w:txbxContent>
                    </v:textbox>
                  </v:shape>
                  <v:rect id="Rectangle 34" o:spid="_x0000_s1053" style="position:absolute;left:61004;top:5359;width:2061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" fillcolor="#0d0d0d [3069]" strokecolor="black [3213]" strokeweight="2pt">
                    <v:textbox>
                      <w:txbxContent>
                        <w:p w14:paraId="19256819" w14:textId="77777777" w:rsidR="000B0ECE" w:rsidRPr="00481A1C" w:rsidRDefault="000B0ECE" w:rsidP="000F6D0C">
                          <w:pPr>
                            <w:rPr>
                              <w:color w:val="FFFFFF" w:themeColor="background1"/>
                              <w:sz w:val="14"/>
                              <w:lang w:val="fr-FR"/>
                            </w:rPr>
                          </w:pPr>
                          <w:r w:rsidRPr="00481A1C">
                            <w:rPr>
                              <w:color w:val="FFFFFF" w:themeColor="background1"/>
                              <w:sz w:val="14"/>
                              <w:lang w:val="fr-FR"/>
                            </w:rPr>
                            <w:t>FAAM (I)</w:t>
                          </w:r>
                        </w:p>
                        <w:p w14:paraId="1925681A" w14:textId="77777777" w:rsidR="000B0ECE" w:rsidRPr="00481A1C" w:rsidRDefault="000B0ECE" w:rsidP="000F6D0C">
                          <w:pPr>
                            <w:rPr>
                              <w:color w:val="FFFFFF" w:themeColor="background1"/>
                              <w:sz w:val="14"/>
                              <w:lang w:val="fr-FR"/>
                            </w:rPr>
                          </w:pPr>
                          <w:r w:rsidRPr="00481A1C">
                            <w:rPr>
                              <w:color w:val="FFFFFF" w:themeColor="background1"/>
                              <w:sz w:val="14"/>
                              <w:lang w:val="fr-FR"/>
                            </w:rPr>
                            <w:t>Cell manufacturing</w:t>
                          </w:r>
                        </w:p>
                        <w:p w14:paraId="1925681B" w14:textId="77777777" w:rsidR="000B0ECE" w:rsidRPr="00481A1C" w:rsidRDefault="000B0ECE" w:rsidP="000F6D0C">
                          <w:pPr>
                            <w:rPr>
                              <w:color w:val="FFFFFF" w:themeColor="background1"/>
                              <w:sz w:val="14"/>
                              <w:lang w:val="fr-FR"/>
                            </w:rPr>
                          </w:pPr>
                        </w:p>
                      </w:txbxContent>
                    </v:textbox>
                  </v:rect>
                  <v:rect id="Rectangle 35" o:spid="_x0000_s1054" style="position:absolute;left:61004;top:11665;width:20615;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" fillcolor="#0d0d0d [3069]" strokecolor="black [3213]" strokeweight="2pt">
                    <v:textbox>
                      <w:txbxContent>
                        <w:p w14:paraId="1925681C" w14:textId="77777777" w:rsidR="000B0ECE" w:rsidRPr="00481A1C" w:rsidRDefault="000B0ECE" w:rsidP="000F6D0C">
                          <w:pPr>
                            <w:rPr>
                              <w:color w:val="FFFFFF" w:themeColor="background1"/>
                              <w:sz w:val="14"/>
                              <w:lang w:val="fr-FR"/>
                            </w:rPr>
                          </w:pPr>
                          <w:r w:rsidRPr="00481A1C">
                            <w:rPr>
                              <w:color w:val="FFFFFF" w:themeColor="background1"/>
                              <w:sz w:val="14"/>
                              <w:lang w:val="fr-FR"/>
                            </w:rPr>
                            <w:t>SAFT (F)</w:t>
                          </w:r>
                        </w:p>
                        <w:p w14:paraId="1925681D" w14:textId="77777777" w:rsidR="000B0ECE" w:rsidRPr="00481A1C" w:rsidRDefault="000B0ECE" w:rsidP="000F6D0C">
                          <w:pPr>
                            <w:rPr>
                              <w:color w:val="FFFFFF" w:themeColor="background1"/>
                              <w:sz w:val="14"/>
                              <w:lang w:val="fr-FR"/>
                            </w:rPr>
                          </w:pPr>
                          <w:r w:rsidRPr="00481A1C">
                            <w:rPr>
                              <w:color w:val="FFFFFF" w:themeColor="background1"/>
                              <w:sz w:val="14"/>
                              <w:lang w:val="fr-FR"/>
                            </w:rPr>
                            <w:t>Cell manufacturing</w:t>
                          </w:r>
                        </w:p>
                        <w:p w14:paraId="1925681E" w14:textId="77777777" w:rsidR="000B0ECE" w:rsidRPr="009D0602" w:rsidRDefault="000B0ECE" w:rsidP="000F6D0C">
                          <w:pPr>
                            <w:rPr>
                              <w:color w:val="FFFFFF" w:themeColor="background1"/>
                              <w:lang w:val="fr-FR"/>
                            </w:rPr>
                          </w:pPr>
                          <w:r>
                            <w:rPr>
                              <w:color w:val="FFFFFF" w:themeColor="background1"/>
                              <w:lang w:val="fr-FR"/>
                            </w:rPr>
                            <w:t xml:space="preserve"> </w:t>
                          </w:r>
                          <w:r w:rsidRPr="009D0602">
                            <w:rPr>
                              <w:color w:val="FFFFFF" w:themeColor="background1"/>
                              <w:lang w:val="fr-FR"/>
                            </w:rPr>
                            <w:t xml:space="preserve"> </w:t>
                          </w:r>
                        </w:p>
                        <w:p w14:paraId="1925681F" w14:textId="77777777" w:rsidR="000B0ECE" w:rsidRPr="009D0602" w:rsidRDefault="000B0ECE" w:rsidP="000F6D0C">
                          <w:pPr>
                            <w:rPr>
                              <w:color w:val="FFFFFF" w:themeColor="background1"/>
                              <w:lang w:val="fr-FR"/>
                            </w:rPr>
                          </w:pPr>
                        </w:p>
                      </w:txbxContent>
                    </v:textbox>
                  </v:rect>
                  <v:rect id="Rectangle 36" o:spid="_x0000_s1055" style="position:absolute;left:472;top:27274;width:2124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" fillcolor="black [3213]" strokecolor="black [3213]" strokeweight="2pt">
                    <v:textbox>
                      <w:txbxContent>
                        <w:p w14:paraId="19256820" w14:textId="77777777" w:rsidR="000B0ECE" w:rsidRPr="00481A1C" w:rsidRDefault="000B0ECE" w:rsidP="000F6D0C">
                          <w:pPr>
                            <w:rPr>
                              <w:color w:val="FFFFFF" w:themeColor="background1"/>
                              <w:sz w:val="14"/>
                              <w:lang w:val="fr-FR"/>
                            </w:rPr>
                          </w:pPr>
                          <w:r w:rsidRPr="00481A1C">
                            <w:rPr>
                              <w:color w:val="FFFFFF" w:themeColor="background1"/>
                              <w:sz w:val="14"/>
                              <w:lang w:val="fr-FR"/>
                            </w:rPr>
                            <w:t>Nanocyl (B)</w:t>
                          </w:r>
                        </w:p>
                        <w:p w14:paraId="19256821" w14:textId="77777777" w:rsidR="000B0ECE" w:rsidRPr="00481A1C" w:rsidRDefault="000B0ECE" w:rsidP="000F6D0C">
                          <w:pPr>
                            <w:rPr>
                              <w:color w:val="FFFFFF" w:themeColor="background1"/>
                              <w:sz w:val="14"/>
                              <w:lang w:val="fr-FR"/>
                            </w:rPr>
                          </w:pPr>
                          <w:r w:rsidRPr="00481A1C">
                            <w:rPr>
                              <w:color w:val="FFFFFF" w:themeColor="background1"/>
                              <w:sz w:val="14"/>
                              <w:lang w:val="fr-FR"/>
                            </w:rPr>
                            <w:t>Carbon nanotubes</w:t>
                          </w:r>
                        </w:p>
                        <w:p w14:paraId="19256822" w14:textId="77777777" w:rsidR="000B0ECE" w:rsidRPr="009D0602" w:rsidRDefault="000B0ECE" w:rsidP="000F6D0C">
                          <w:pPr>
                            <w:rPr>
                              <w:color w:val="FFFFFF" w:themeColor="background1"/>
                              <w:lang w:val="fr-FR"/>
                            </w:rPr>
                          </w:pPr>
                        </w:p>
                      </w:txbxContent>
                    </v:textbox>
                  </v:rect>
                </v:group>
                <v:group id="Groupe 46" o:spid="_x0000_s1056" style="position:absolute;top:25054;width:62746;height:26880" coordsize="82296,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7" o:spid="_x0000_s1057" style="position:absolute;width:82296;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" fillcolor="white [3212]" strokecolor="#243f60 [1604]" strokeweight="2pt">
                    <v:textbox>
                      <w:txbxContent>
                        <w:p w14:paraId="19256823" w14:textId="77777777" w:rsidR="000B0ECE" w:rsidRDefault="000B0ECE" w:rsidP="000F6D0C">
                          <w:pPr>
                            <w:rPr>
                              <w:lang w:val="fr-FR"/>
                            </w:rPr>
                          </w:pPr>
                        </w:p>
                        <w:p w14:paraId="19256824" w14:textId="77777777" w:rsidR="000B0ECE" w:rsidRDefault="000B0ECE" w:rsidP="000F6D0C">
                          <w:pPr>
                            <w:rPr>
                              <w:lang w:val="fr-FR"/>
                            </w:rPr>
                          </w:pPr>
                        </w:p>
                        <w:p w14:paraId="19256825" w14:textId="77777777" w:rsidR="000B0ECE" w:rsidRPr="009D0602" w:rsidRDefault="000B0ECE" w:rsidP="000F6D0C">
                          <w:pPr>
                            <w:rPr>
                              <w:lang w:val="fr-FR"/>
                            </w:rPr>
                          </w:pPr>
                        </w:p>
                      </w:txbxContent>
                    </v:textbox>
                  </v:rect>
                  <v:rect id="Rectangle 41" o:spid="_x0000_s1058" style="position:absolute;left:472;top:9806;width:812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" fillcolor="#ffc000" strokecolor="#243f60 [1604]" strokeweight="2pt">
                    <v:textbox>
                      <w:txbxContent>
                        <w:p w14:paraId="19256826" w14:textId="77777777" w:rsidR="000B0ECE" w:rsidRPr="00481A1C" w:rsidRDefault="000B0ECE" w:rsidP="000F6D0C">
                          <w:pPr>
                            <w:rPr>
                              <w:color w:val="000000" w:themeColor="text1"/>
                              <w:sz w:val="16"/>
                              <w:lang w:val="fr-FR"/>
                            </w:rPr>
                          </w:pPr>
                          <w:r w:rsidRPr="00481A1C">
                            <w:rPr>
                              <w:color w:val="000000" w:themeColor="text1"/>
                              <w:sz w:val="16"/>
                              <w:lang w:val="fr-FR"/>
                            </w:rPr>
                            <w:t xml:space="preserve">Fraunhofer institutes (D)  </w:t>
                          </w:r>
                        </w:p>
                      </w:txbxContent>
                    </v:textbox>
                  </v:rect>
                  <v:shape id="Zone de texte 39" o:spid="_x0000_s1059" type="#_x0000_t202" style="position:absolute;left:472;top:787;width:20356;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" fillcolor="white [3201]" strokecolor="white [3212]" strokeweight=".5pt">
                    <v:textbox>
                      <w:txbxContent>
                        <w:p w14:paraId="19256827" w14:textId="77777777" w:rsidR="000B0ECE" w:rsidRPr="009D0602" w:rsidRDefault="000B0ECE" w:rsidP="000F6D0C">
                          <w:pPr>
                            <w:rPr>
                              <w:b/>
                              <w:lang w:val="fr-FR"/>
                            </w:rPr>
                          </w:pPr>
                          <w:r>
                            <w:rPr>
                              <w:b/>
                              <w:lang w:val="fr-FR"/>
                            </w:rPr>
                            <w:t xml:space="preserve">Research organization </w:t>
                          </w:r>
                          <w:r w:rsidRPr="009D0602">
                            <w:rPr>
                              <w:b/>
                              <w:lang w:val="fr-FR"/>
                            </w:rPr>
                            <w:t xml:space="preserve"> </w:t>
                          </w:r>
                        </w:p>
                      </w:txbxContent>
                    </v:textbox>
                  </v:shape>
                  <v:rect id="Rectangle 40" o:spid="_x0000_s1060" style="position:absolute;left:472;top:4417;width:812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" fillcolor="#ffc000" strokecolor="#243f60 [1604]" strokeweight="2pt">
                    <v:textbox>
                      <w:txbxContent>
                        <w:p w14:paraId="19256828" w14:textId="77777777" w:rsidR="000B0ECE" w:rsidRPr="00481A1C" w:rsidRDefault="000B0ECE" w:rsidP="000F6D0C">
                          <w:pPr>
                            <w:rPr>
                              <w:color w:val="000000" w:themeColor="text1"/>
                              <w:sz w:val="16"/>
                              <w:lang w:val="fr-FR"/>
                            </w:rPr>
                          </w:pPr>
                          <w:r w:rsidRPr="00481A1C">
                            <w:rPr>
                              <w:color w:val="000000" w:themeColor="text1"/>
                              <w:sz w:val="16"/>
                              <w:lang w:val="fr-FR"/>
                            </w:rPr>
                            <w:t xml:space="preserve">CEA Liten (F) </w:t>
                          </w:r>
                        </w:p>
                      </w:txbxContent>
                    </v:textbox>
                  </v:rect>
                  <v:rect id="Rectangle 42" o:spid="_x0000_s1061" style="position:absolute;left:472;top:21125;width:258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" fillcolor="#0d0d0d [3069]" strokecolor="black [3213]" strokeweight="2pt">
                    <v:textbox>
                      <w:txbxContent>
                        <w:p w14:paraId="19256829" w14:textId="5022A849" w:rsidR="000B0ECE" w:rsidRPr="009D0602" w:rsidRDefault="000B0ECE" w:rsidP="000F6D0C">
                          <w:pPr>
                            <w:rPr>
                              <w:color w:val="FFFFFF" w:themeColor="background1"/>
                              <w:lang w:val="fr-FR"/>
                            </w:rPr>
                          </w:pPr>
                          <w:r>
                            <w:rPr>
                              <w:color w:val="FFFFFF" w:themeColor="background1"/>
                              <w:lang w:val="fr-FR"/>
                            </w:rPr>
                            <w:t xml:space="preserve">IPCEI </w:t>
                          </w:r>
                          <w:r w:rsidR="009845CB">
                            <w:rPr>
                              <w:color w:val="FFFFFF" w:themeColor="background1"/>
                              <w:lang w:val="fr-FR"/>
                            </w:rPr>
                            <w:t xml:space="preserve">direct </w:t>
                          </w:r>
                          <w:r>
                            <w:rPr>
                              <w:color w:val="FFFFFF" w:themeColor="background1"/>
                              <w:lang w:val="fr-FR"/>
                            </w:rPr>
                            <w:t>partner</w:t>
                          </w:r>
                        </w:p>
                      </w:txbxContent>
                    </v:textbox>
                  </v:rect>
                  <v:shape id="Zone de texte 44" o:spid="_x0000_s1062" type="#_x0000_t202" style="position:absolute;left:472;top:17653;width:9337;height:30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" fillcolor="white [3201]" strokecolor="white [3212]" strokeweight=".5pt">
                    <v:textbox>
                      <w:txbxContent>
                        <w:p w14:paraId="1925682A" w14:textId="77777777" w:rsidR="000B0ECE" w:rsidRPr="007827BD" w:rsidRDefault="000B0ECE" w:rsidP="000F6D0C">
                          <w:pPr>
                            <w:rPr>
                              <w:b/>
                              <w:u w:val="single"/>
                              <w:lang w:val="fr-FR"/>
                            </w:rPr>
                          </w:pPr>
                          <w:r w:rsidRPr="007827BD">
                            <w:rPr>
                              <w:b/>
                              <w:u w:val="single"/>
                              <w:lang w:val="fr-FR"/>
                            </w:rPr>
                            <w:t xml:space="preserve">Legends  </w:t>
                          </w:r>
                        </w:p>
                      </w:txbxContent>
                    </v:textbox>
                  </v:shape>
                  <v:rect id="Rectangle 45" o:spid="_x0000_s1063" style="position:absolute;left:472;top:26643;width:258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" fillcolor="#92d050" strokecolor="#243f60 [1604]" strokeweight="2pt">
                    <v:textbox>
                      <w:txbxContent>
                        <w:p w14:paraId="1925682B" w14:textId="77777777" w:rsidR="000B0ECE" w:rsidRPr="00716583" w:rsidRDefault="000B0ECE" w:rsidP="000F6D0C">
                          <w:pPr>
                            <w:rPr>
                              <w:color w:val="000000" w:themeColor="text1"/>
                              <w:lang w:val="fr-FR"/>
                            </w:rPr>
                          </w:pPr>
                          <w:r>
                            <w:rPr>
                              <w:color w:val="000000" w:themeColor="text1"/>
                              <w:lang w:val="fr-FR"/>
                            </w:rPr>
                            <w:t>Indirect partner - Partnership</w:t>
                          </w:r>
                        </w:p>
                      </w:txbxContent>
                    </v:textbox>
                  </v:rect>
                  <v:rect id="Rectangle 65" o:spid="_x0000_s1064" style="position:absolute;left:472;top:32144;width:258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" fillcolor="#ffc000" strokecolor="#243f60 [1604]" strokeweight="2pt">
                    <v:textbox>
                      <w:txbxContent>
                        <w:p w14:paraId="1925682C" w14:textId="77777777" w:rsidR="000B0ECE" w:rsidRPr="00716583" w:rsidRDefault="000B0ECE" w:rsidP="000F6D0C">
                          <w:pPr>
                            <w:rPr>
                              <w:color w:val="000000" w:themeColor="text1"/>
                              <w:lang w:val="fr-FR"/>
                            </w:rPr>
                          </w:pPr>
                          <w:r>
                            <w:rPr>
                              <w:color w:val="000000" w:themeColor="text1"/>
                              <w:lang w:val="fr-FR"/>
                            </w:rPr>
                            <w:t>Indirect partner - Outsourcing</w:t>
                          </w:r>
                        </w:p>
                      </w:txbxContent>
                    </v:textbox>
                  </v:rect>
                </v:group>
              </v:group>
            </w:pict>
          </mc:Fallback>
        </mc:AlternateContent>
      </w:r>
    </w:p>
    <w:p w14:paraId="1925648C" w14:textId="77777777" w:rsidR="000F6D0C" w:rsidRPr="00580401" w:rsidRDefault="000F6D0C" w:rsidP="000F6D0C">
      <w:pPr>
        <w:pStyle w:val="ITStandard"/>
        <w:rPr>
          <w:rFonts w:eastAsiaTheme="minorHAnsi"/>
          <w:lang w:val="en-US" w:eastAsia="en-US"/>
        </w:rPr>
      </w:pPr>
    </w:p>
    <w:p w14:paraId="1925648D" w14:textId="77777777" w:rsidR="000F6D0C" w:rsidRPr="00580401" w:rsidRDefault="000F6D0C" w:rsidP="000F6D0C">
      <w:pPr>
        <w:pStyle w:val="ITStandard"/>
        <w:rPr>
          <w:rFonts w:eastAsiaTheme="minorHAnsi"/>
          <w:lang w:val="en-US" w:eastAsia="en-US"/>
        </w:rPr>
      </w:pPr>
    </w:p>
    <w:p w14:paraId="1925648E" w14:textId="77777777" w:rsidR="000F6D0C" w:rsidRPr="00580401" w:rsidRDefault="000F6D0C" w:rsidP="000F6D0C">
      <w:pPr>
        <w:pStyle w:val="ITStandard"/>
        <w:rPr>
          <w:rFonts w:eastAsiaTheme="minorHAnsi"/>
          <w:lang w:val="en-US" w:eastAsia="en-US"/>
        </w:rPr>
      </w:pPr>
    </w:p>
    <w:p w14:paraId="1925648F" w14:textId="77777777" w:rsidR="000F6D0C" w:rsidRPr="00580401" w:rsidRDefault="000F6D0C" w:rsidP="000F6D0C">
      <w:pPr>
        <w:pStyle w:val="ITStandard"/>
        <w:rPr>
          <w:rFonts w:eastAsiaTheme="minorHAnsi"/>
          <w:lang w:val="en-US" w:eastAsia="en-US"/>
        </w:rPr>
      </w:pPr>
    </w:p>
    <w:p w14:paraId="19256490" w14:textId="77777777" w:rsidR="000F6D0C" w:rsidRPr="00580401" w:rsidRDefault="000F6D0C" w:rsidP="000F6D0C">
      <w:pPr>
        <w:pStyle w:val="ITStandard"/>
        <w:rPr>
          <w:rFonts w:eastAsiaTheme="minorHAnsi"/>
          <w:lang w:val="en-US" w:eastAsia="en-US"/>
        </w:rPr>
      </w:pPr>
    </w:p>
    <w:p w14:paraId="19256491" w14:textId="77777777" w:rsidR="000F6D0C" w:rsidRPr="00580401" w:rsidRDefault="000F6D0C" w:rsidP="000F6D0C">
      <w:pPr>
        <w:pStyle w:val="ITStandard"/>
        <w:rPr>
          <w:rFonts w:eastAsiaTheme="minorHAnsi"/>
          <w:lang w:val="en-US" w:eastAsia="en-US"/>
        </w:rPr>
      </w:pPr>
    </w:p>
    <w:p w14:paraId="19256492" w14:textId="77777777" w:rsidR="000F6D0C" w:rsidRPr="00580401" w:rsidRDefault="000F6D0C" w:rsidP="009944BE">
      <w:pPr>
        <w:pStyle w:val="N2"/>
        <w:numPr>
          <w:ilvl w:val="0"/>
          <w:numId w:val="0"/>
        </w:numPr>
        <w:ind w:left="680"/>
        <w:rPr>
          <w:lang w:val="en-US"/>
        </w:rPr>
      </w:pPr>
    </w:p>
    <w:p w14:paraId="19256493" w14:textId="77777777" w:rsidR="000F6D0C" w:rsidRPr="00580401" w:rsidRDefault="000F6D0C" w:rsidP="000F6D0C">
      <w:pPr>
        <w:pStyle w:val="ITAbsatzohneNr"/>
        <w:rPr>
          <w:lang w:val="en-US"/>
        </w:rPr>
      </w:pPr>
      <w:r w:rsidRPr="00580401">
        <w:rPr>
          <w:noProof/>
          <w:lang w:val="fr-FR" w:eastAsia="fr-FR"/>
        </w:rPr>
        <w:drawing>
          <wp:inline distT="0" distB="0" distL="0" distR="0" wp14:anchorId="19256786" wp14:editId="19256787">
            <wp:extent cx="1057275" cy="3238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7275" cy="323850"/>
                    </a:xfrm>
                    <a:prstGeom prst="rect">
                      <a:avLst/>
                    </a:prstGeom>
                    <a:noFill/>
                    <a:ln>
                      <a:noFill/>
                    </a:ln>
                  </pic:spPr>
                </pic:pic>
              </a:graphicData>
            </a:graphic>
          </wp:inline>
        </w:drawing>
      </w:r>
    </w:p>
    <w:p w14:paraId="19256494" w14:textId="77777777" w:rsidR="000F6D0C" w:rsidRPr="00580401" w:rsidRDefault="000F6D0C" w:rsidP="000F6D0C">
      <w:pPr>
        <w:pStyle w:val="ITAbsatzohneNr"/>
        <w:rPr>
          <w:lang w:val="en-US"/>
        </w:rPr>
      </w:pPr>
    </w:p>
    <w:p w14:paraId="19256495" w14:textId="77777777" w:rsidR="000F6D0C" w:rsidRPr="00580401" w:rsidRDefault="000F6D0C" w:rsidP="000F6D0C">
      <w:pPr>
        <w:pStyle w:val="ITAbsatzohneNr"/>
        <w:rPr>
          <w:lang w:val="en-US"/>
        </w:rPr>
      </w:pPr>
    </w:p>
    <w:p w14:paraId="19256496" w14:textId="77777777" w:rsidR="000F6D0C" w:rsidRPr="00580401" w:rsidRDefault="000F6D0C" w:rsidP="000F6D0C">
      <w:pPr>
        <w:pStyle w:val="ITAbsatzohneNr"/>
        <w:rPr>
          <w:lang w:val="en-US"/>
        </w:rPr>
      </w:pPr>
    </w:p>
    <w:p w14:paraId="19256497" w14:textId="77777777" w:rsidR="000F6D0C" w:rsidRPr="00580401" w:rsidRDefault="000F6D0C" w:rsidP="000F6D0C">
      <w:pPr>
        <w:pStyle w:val="ITAbsatzohneNr"/>
        <w:rPr>
          <w:lang w:val="en-US"/>
        </w:rPr>
      </w:pPr>
    </w:p>
    <w:p w14:paraId="19256498" w14:textId="77777777" w:rsidR="000F6D0C" w:rsidRPr="00580401" w:rsidRDefault="000F6D0C" w:rsidP="000F6D0C">
      <w:pPr>
        <w:pStyle w:val="ITAbsatzohneNr"/>
        <w:rPr>
          <w:lang w:val="en-US"/>
        </w:rPr>
      </w:pPr>
    </w:p>
    <w:p w14:paraId="19256499" w14:textId="77777777" w:rsidR="000F6D0C" w:rsidRPr="00580401" w:rsidRDefault="000F6D0C" w:rsidP="000F6D0C">
      <w:pPr>
        <w:pStyle w:val="ITAbsatzohneNr"/>
        <w:rPr>
          <w:lang w:val="en-US"/>
        </w:rPr>
      </w:pPr>
    </w:p>
    <w:p w14:paraId="1925649A" w14:textId="77777777" w:rsidR="000F6D0C" w:rsidRPr="00580401" w:rsidRDefault="000F6D0C" w:rsidP="000F6D0C">
      <w:pPr>
        <w:pStyle w:val="ITAbsatzohneNr"/>
        <w:rPr>
          <w:lang w:val="en-US"/>
        </w:rPr>
      </w:pPr>
    </w:p>
    <w:p w14:paraId="1925649B" w14:textId="77777777" w:rsidR="000F6D0C" w:rsidRPr="00580401" w:rsidRDefault="000F6D0C" w:rsidP="000F6D0C">
      <w:pPr>
        <w:pStyle w:val="ITAbsatzohneNr"/>
        <w:rPr>
          <w:lang w:val="en-US"/>
        </w:rPr>
      </w:pPr>
    </w:p>
    <w:p w14:paraId="1925649C" w14:textId="77777777" w:rsidR="000F6D0C" w:rsidRPr="00580401" w:rsidRDefault="000F6D0C" w:rsidP="000F6D0C">
      <w:pPr>
        <w:pStyle w:val="ITAbsatzohneNr"/>
        <w:rPr>
          <w:lang w:val="en-US"/>
        </w:rPr>
      </w:pPr>
    </w:p>
    <w:p w14:paraId="1925649D" w14:textId="77777777" w:rsidR="000F6D0C" w:rsidRPr="00580401" w:rsidRDefault="000F6D0C" w:rsidP="000F6D0C">
      <w:pPr>
        <w:pStyle w:val="ITAbsatzohneNr"/>
        <w:rPr>
          <w:lang w:val="en-US"/>
        </w:rPr>
      </w:pPr>
    </w:p>
    <w:p w14:paraId="1925649E" w14:textId="77777777" w:rsidR="00597F73" w:rsidRPr="00580401" w:rsidRDefault="00597F73" w:rsidP="000F6D0C">
      <w:pPr>
        <w:pStyle w:val="ITAbsatzohneNr"/>
        <w:rPr>
          <w:lang w:val="en-US"/>
        </w:rPr>
      </w:pPr>
    </w:p>
    <w:p w14:paraId="1925649F" w14:textId="77777777" w:rsidR="00597F73" w:rsidRPr="00580401" w:rsidRDefault="00597F73" w:rsidP="000F6D0C">
      <w:pPr>
        <w:pStyle w:val="ITAbsatzohneNr"/>
        <w:rPr>
          <w:lang w:val="en-US"/>
        </w:rPr>
      </w:pPr>
    </w:p>
    <w:p w14:paraId="192564A0" w14:textId="77777777" w:rsidR="004E2446" w:rsidRPr="00580401" w:rsidRDefault="004E2446" w:rsidP="000F6D0C">
      <w:pPr>
        <w:pStyle w:val="ITAbsatzohneNr"/>
        <w:rPr>
          <w:lang w:val="en-US"/>
        </w:rPr>
      </w:pPr>
    </w:p>
    <w:p w14:paraId="192564A1" w14:textId="18C4243F" w:rsidR="00D56952" w:rsidRPr="00580401" w:rsidRDefault="00D56952" w:rsidP="00D56952">
      <w:pPr>
        <w:pStyle w:val="Caption"/>
        <w:ind w:left="993" w:hanging="993"/>
        <w:rPr>
          <w:lang w:val="en-US"/>
        </w:rPr>
      </w:pPr>
      <w:r w:rsidRPr="00580401">
        <w:rPr>
          <w:lang w:val="en-US"/>
        </w:rPr>
        <w:t xml:space="preserve">Figure </w:t>
      </w:r>
      <w:r w:rsidRPr="00580401">
        <w:rPr>
          <w:lang w:val="en-US"/>
        </w:rPr>
        <w:fldChar w:fldCharType="begin"/>
      </w:r>
      <w:r w:rsidRPr="00580401">
        <w:rPr>
          <w:lang w:val="en-US"/>
        </w:rPr>
        <w:instrText xml:space="preserve"> SEQ Figure \* ARABIC </w:instrText>
      </w:r>
      <w:r w:rsidRPr="00580401">
        <w:rPr>
          <w:lang w:val="en-US"/>
        </w:rPr>
        <w:fldChar w:fldCharType="separate"/>
      </w:r>
      <w:r w:rsidR="00442FD8">
        <w:rPr>
          <w:noProof/>
          <w:lang w:val="en-US"/>
        </w:rPr>
        <w:t>11</w:t>
      </w:r>
      <w:r w:rsidRPr="00580401">
        <w:rPr>
          <w:lang w:val="en-US"/>
        </w:rPr>
        <w:fldChar w:fldCharType="end"/>
      </w:r>
      <w:r w:rsidRPr="00580401">
        <w:rPr>
          <w:lang w:val="en-US"/>
        </w:rPr>
        <w:tab/>
        <w:t xml:space="preserve">Pan-European collaboration cluster around Carbone </w:t>
      </w:r>
      <w:proofErr w:type="spellStart"/>
      <w:r w:rsidRPr="00580401">
        <w:rPr>
          <w:lang w:val="en-US"/>
        </w:rPr>
        <w:t>Savoie</w:t>
      </w:r>
      <w:proofErr w:type="spellEnd"/>
      <w:r w:rsidRPr="00580401">
        <w:rPr>
          <w:lang w:val="en-US"/>
        </w:rPr>
        <w:t xml:space="preserve"> anode material project</w:t>
      </w:r>
    </w:p>
    <w:p w14:paraId="192564A2" w14:textId="77777777" w:rsidR="000F6D0C" w:rsidRPr="00580401" w:rsidRDefault="000F6D0C" w:rsidP="000F6D0C">
      <w:pPr>
        <w:rPr>
          <w:lang w:val="en-US"/>
        </w:rPr>
      </w:pPr>
    </w:p>
    <w:p w14:paraId="192564A3" w14:textId="77777777" w:rsidR="000F6D0C" w:rsidRPr="00580401" w:rsidRDefault="000F6D0C" w:rsidP="000F6D0C">
      <w:pPr>
        <w:rPr>
          <w:sz w:val="22"/>
          <w:szCs w:val="22"/>
          <w:lang w:val="en-US"/>
        </w:rPr>
      </w:pPr>
    </w:p>
    <w:p w14:paraId="192564A4" w14:textId="77777777" w:rsidR="00237E4B" w:rsidRPr="00580401" w:rsidRDefault="00237E4B">
      <w:pPr>
        <w:spacing w:after="200"/>
        <w:rPr>
          <w:sz w:val="22"/>
          <w:szCs w:val="22"/>
          <w:lang w:val="en-US"/>
        </w:rPr>
      </w:pPr>
      <w:r w:rsidRPr="00580401">
        <w:rPr>
          <w:sz w:val="22"/>
          <w:szCs w:val="22"/>
          <w:lang w:val="en-US"/>
        </w:rPr>
        <w:br w:type="page"/>
      </w:r>
    </w:p>
    <w:p w14:paraId="192564A5" w14:textId="77777777" w:rsidR="004E2446" w:rsidRPr="00580401" w:rsidRDefault="004E2446" w:rsidP="000F6D0C">
      <w:pPr>
        <w:rPr>
          <w:sz w:val="22"/>
          <w:szCs w:val="22"/>
          <w:lang w:val="en-US"/>
        </w:rPr>
      </w:pPr>
    </w:p>
    <w:tbl>
      <w:tblPr>
        <w:tblW w:w="9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1129"/>
        <w:gridCol w:w="1564"/>
        <w:gridCol w:w="2977"/>
        <w:gridCol w:w="846"/>
        <w:gridCol w:w="1417"/>
      </w:tblGrid>
      <w:tr w:rsidR="00D546C6" w:rsidRPr="00580401" w14:paraId="192564AC" w14:textId="77777777" w:rsidTr="00237E4B">
        <w:trPr>
          <w:trHeight w:val="465"/>
          <w:tblHeader/>
        </w:trPr>
        <w:tc>
          <w:tcPr>
            <w:tcW w:w="170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92564A6" w14:textId="77777777" w:rsidR="00B83076" w:rsidRPr="00580401" w:rsidRDefault="00B83076" w:rsidP="004E2446">
            <w:pPr>
              <w:rPr>
                <w:rFonts w:cs="Arial"/>
                <w:sz w:val="22"/>
                <w:szCs w:val="22"/>
                <w:lang w:val="en-US" w:eastAsia="fr-FR"/>
              </w:rPr>
            </w:pPr>
            <w:r w:rsidRPr="00580401">
              <w:rPr>
                <w:rFonts w:cs="Arial"/>
                <w:sz w:val="22"/>
                <w:szCs w:val="22"/>
                <w:lang w:val="en-US" w:eastAsia="fr-FR"/>
              </w:rPr>
              <w:t>Name of partner</w:t>
            </w:r>
          </w:p>
        </w:tc>
        <w:tc>
          <w:tcPr>
            <w:tcW w:w="112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4A7" w14:textId="77777777" w:rsidR="00B83076" w:rsidRPr="00580401" w:rsidRDefault="00B83076" w:rsidP="00356078">
            <w:pPr>
              <w:ind w:left="240" w:hanging="240"/>
              <w:jc w:val="center"/>
              <w:rPr>
                <w:rFonts w:cs="Arial"/>
                <w:sz w:val="22"/>
                <w:szCs w:val="22"/>
                <w:lang w:val="en-US" w:eastAsia="fr-FR"/>
              </w:rPr>
            </w:pPr>
            <w:r w:rsidRPr="00580401">
              <w:rPr>
                <w:rFonts w:cs="Arial"/>
                <w:sz w:val="22"/>
                <w:szCs w:val="22"/>
                <w:lang w:val="en-US" w:eastAsia="fr-FR"/>
              </w:rPr>
              <w:t>Country</w:t>
            </w:r>
          </w:p>
        </w:tc>
        <w:tc>
          <w:tcPr>
            <w:tcW w:w="156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4A8" w14:textId="77777777" w:rsidR="00B83076" w:rsidRPr="00580401" w:rsidRDefault="00B83076" w:rsidP="00356078">
            <w:pPr>
              <w:ind w:left="-70" w:firstLine="70"/>
              <w:jc w:val="center"/>
              <w:rPr>
                <w:rFonts w:cs="Arial"/>
                <w:sz w:val="22"/>
                <w:szCs w:val="22"/>
                <w:lang w:val="en-US" w:eastAsia="fr-FR"/>
              </w:rPr>
            </w:pPr>
            <w:r w:rsidRPr="00580401">
              <w:rPr>
                <w:rFonts w:cs="Arial"/>
                <w:sz w:val="22"/>
                <w:szCs w:val="22"/>
                <w:lang w:val="en-US" w:eastAsia="fr-FR"/>
              </w:rPr>
              <w:t>Direct or indirect IPCEI partner</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4A9" w14:textId="77777777" w:rsidR="00B83076" w:rsidRPr="00580401" w:rsidRDefault="00B83076" w:rsidP="004E2446">
            <w:pPr>
              <w:ind w:left="-70" w:firstLine="70"/>
              <w:jc w:val="center"/>
              <w:rPr>
                <w:rFonts w:cs="Arial"/>
                <w:sz w:val="22"/>
                <w:szCs w:val="22"/>
                <w:lang w:val="en-US" w:eastAsia="fr-FR"/>
              </w:rPr>
            </w:pPr>
            <w:r w:rsidRPr="00580401">
              <w:rPr>
                <w:rFonts w:cs="Arial"/>
                <w:sz w:val="22"/>
                <w:szCs w:val="22"/>
                <w:lang w:val="en-US" w:eastAsia="fr-FR"/>
              </w:rPr>
              <w:t>Main activities contributed to collaboration clusters</w:t>
            </w:r>
          </w:p>
        </w:tc>
        <w:tc>
          <w:tcPr>
            <w:tcW w:w="84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4AA" w14:textId="77777777" w:rsidR="00B83076" w:rsidRPr="00580401" w:rsidRDefault="00B83076" w:rsidP="00356078">
            <w:pPr>
              <w:ind w:right="-70"/>
              <w:jc w:val="center"/>
              <w:rPr>
                <w:rFonts w:cs="Arial"/>
                <w:sz w:val="22"/>
                <w:szCs w:val="22"/>
                <w:lang w:val="en-US" w:eastAsia="fr-FR"/>
              </w:rPr>
            </w:pPr>
            <w:r w:rsidRPr="00580401">
              <w:rPr>
                <w:rFonts w:cs="Arial"/>
                <w:sz w:val="22"/>
                <w:szCs w:val="22"/>
                <w:lang w:val="en-US" w:eastAsia="fr-FR"/>
              </w:rPr>
              <w:t>SME or LE or RTO</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tcPr>
          <w:p w14:paraId="192564AB" w14:textId="77777777" w:rsidR="00B83076" w:rsidRPr="00580401" w:rsidRDefault="00B83076" w:rsidP="00356078">
            <w:pPr>
              <w:ind w:right="-70"/>
              <w:jc w:val="center"/>
              <w:rPr>
                <w:rFonts w:cs="Arial"/>
                <w:sz w:val="22"/>
                <w:szCs w:val="22"/>
                <w:lang w:val="en-US" w:eastAsia="fr-FR"/>
              </w:rPr>
            </w:pPr>
            <w:r w:rsidRPr="00580401">
              <w:rPr>
                <w:rFonts w:cs="Arial"/>
                <w:sz w:val="22"/>
                <w:szCs w:val="22"/>
                <w:lang w:val="en-US" w:eastAsia="fr-FR"/>
              </w:rPr>
              <w:t>Type of collaboration</w:t>
            </w:r>
            <w:r w:rsidR="00F32FE9" w:rsidRPr="00580401">
              <w:rPr>
                <w:rFonts w:cs="Arial"/>
                <w:sz w:val="22"/>
                <w:szCs w:val="22"/>
                <w:lang w:val="en-US" w:eastAsia="fr-FR"/>
              </w:rPr>
              <w:t xml:space="preserve"> fir indirect partner</w:t>
            </w:r>
            <w:r w:rsidRPr="00580401">
              <w:rPr>
                <w:rFonts w:cs="Arial"/>
                <w:sz w:val="22"/>
                <w:szCs w:val="22"/>
                <w:lang w:val="en-US" w:eastAsia="fr-FR"/>
              </w:rPr>
              <w:t xml:space="preserve"> </w:t>
            </w:r>
          </w:p>
        </w:tc>
      </w:tr>
      <w:tr w:rsidR="00D546C6" w:rsidRPr="00580401" w14:paraId="192564B3"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AD" w14:textId="77777777" w:rsidR="00B83076" w:rsidRPr="00580401" w:rsidRDefault="00E829C1" w:rsidP="004E2446">
            <w:pPr>
              <w:rPr>
                <w:rFonts w:cs="Arial"/>
                <w:sz w:val="22"/>
                <w:szCs w:val="22"/>
                <w:lang w:val="en-US" w:eastAsia="fr-FR"/>
              </w:rPr>
            </w:pPr>
            <w:r w:rsidRPr="00580401">
              <w:rPr>
                <w:rFonts w:cs="Arial"/>
                <w:sz w:val="22"/>
                <w:szCs w:val="22"/>
                <w:lang w:val="en-US" w:eastAsia="fr-FR"/>
              </w:rPr>
              <w:t>Rain C</w:t>
            </w:r>
            <w:r w:rsidR="00B83076" w:rsidRPr="00580401">
              <w:rPr>
                <w:rFonts w:cs="Arial"/>
                <w:sz w:val="22"/>
                <w:szCs w:val="22"/>
                <w:lang w:val="en-US" w:eastAsia="fr-FR"/>
              </w:rPr>
              <w:t>arbon</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AE" w14:textId="77777777" w:rsidR="00B83076" w:rsidRPr="00580401" w:rsidRDefault="00E829C1" w:rsidP="004E2446">
            <w:pPr>
              <w:rPr>
                <w:rFonts w:cs="Arial"/>
                <w:sz w:val="22"/>
                <w:szCs w:val="22"/>
                <w:lang w:val="en-US" w:eastAsia="fr-FR"/>
              </w:rPr>
            </w:pPr>
            <w:r w:rsidRPr="00580401">
              <w:rPr>
                <w:rFonts w:cs="Arial"/>
                <w:sz w:val="22"/>
                <w:szCs w:val="22"/>
                <w:lang w:val="en-US" w:eastAsia="fr-FR"/>
              </w:rPr>
              <w:t>B</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AF" w14:textId="77777777" w:rsidR="00B83076" w:rsidRPr="00580401" w:rsidRDefault="00B83076" w:rsidP="004E2446">
            <w:pPr>
              <w:rPr>
                <w:rFonts w:cs="Arial"/>
                <w:sz w:val="22"/>
                <w:szCs w:val="22"/>
                <w:lang w:val="en-US" w:eastAsia="fr-FR"/>
              </w:rPr>
            </w:pPr>
            <w:r w:rsidRPr="00580401">
              <w:rPr>
                <w:rFonts w:cs="Arial"/>
                <w:sz w:val="22"/>
                <w:szCs w:val="22"/>
                <w:lang w:val="en-US" w:eastAsia="fr-FR"/>
              </w:rPr>
              <w:t>Indirect partner</w:t>
            </w:r>
          </w:p>
        </w:tc>
        <w:tc>
          <w:tcPr>
            <w:tcW w:w="2977" w:type="dxa"/>
            <w:tcBorders>
              <w:top w:val="single" w:sz="4" w:space="0" w:color="auto"/>
              <w:left w:val="single" w:sz="4" w:space="0" w:color="auto"/>
              <w:bottom w:val="single" w:sz="4" w:space="0" w:color="auto"/>
              <w:right w:val="single" w:sz="4" w:space="0" w:color="auto"/>
            </w:tcBorders>
            <w:shd w:val="clear" w:color="auto" w:fill="FFFFFF"/>
          </w:tcPr>
          <w:p w14:paraId="192564B0" w14:textId="77777777" w:rsidR="00B83076" w:rsidRPr="00580401" w:rsidRDefault="00B83076" w:rsidP="004E2446">
            <w:pPr>
              <w:rPr>
                <w:rFonts w:cs="Arial"/>
                <w:sz w:val="22"/>
                <w:szCs w:val="22"/>
                <w:lang w:val="en-US" w:eastAsia="fr-FR"/>
              </w:rPr>
            </w:pPr>
            <w:r w:rsidRPr="00580401">
              <w:rPr>
                <w:rFonts w:cs="Arial"/>
                <w:sz w:val="22"/>
                <w:szCs w:val="22"/>
                <w:lang w:val="en-US"/>
              </w:rPr>
              <w:t>Contribution to materials selection and design</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1" w14:textId="77777777" w:rsidR="00B83076" w:rsidRPr="00580401" w:rsidRDefault="00B83076" w:rsidP="004E2446">
            <w:pPr>
              <w:rPr>
                <w:rFonts w:cs="Arial"/>
                <w:sz w:val="22"/>
                <w:szCs w:val="22"/>
                <w:lang w:val="en-US" w:eastAsia="fr-FR"/>
              </w:rPr>
            </w:pPr>
            <w:r w:rsidRPr="00580401">
              <w:rPr>
                <w:rFonts w:cs="Arial"/>
                <w:sz w:val="22"/>
                <w:szCs w:val="22"/>
                <w:lang w:val="en-US" w:eastAsia="fr-FR"/>
              </w:rPr>
              <w:t>SME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B2" w14:textId="77777777" w:rsidR="00B83076" w:rsidRPr="00580401" w:rsidRDefault="00B83076" w:rsidP="004E2446">
            <w:pPr>
              <w:rPr>
                <w:rFonts w:cs="Arial"/>
                <w:sz w:val="22"/>
                <w:szCs w:val="22"/>
                <w:lang w:val="en-US" w:eastAsia="fr-FR"/>
              </w:rPr>
            </w:pPr>
            <w:r w:rsidRPr="00580401">
              <w:rPr>
                <w:rFonts w:cs="Arial"/>
                <w:sz w:val="22"/>
                <w:szCs w:val="22"/>
                <w:lang w:val="en-US" w:eastAsia="fr-FR"/>
              </w:rPr>
              <w:t xml:space="preserve">Partnership </w:t>
            </w:r>
          </w:p>
        </w:tc>
      </w:tr>
      <w:tr w:rsidR="00D546C6" w:rsidRPr="00580401" w14:paraId="192564BA"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B4"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Coke supplier (conf.)</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5"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Conf.</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B6" w14:textId="39406134" w:rsidR="00F32FE9" w:rsidRPr="00580401" w:rsidRDefault="009845CB" w:rsidP="00F32FE9">
            <w:pPr>
              <w:rPr>
                <w:rFonts w:cs="Arial"/>
                <w:sz w:val="22"/>
                <w:szCs w:val="22"/>
                <w:lang w:val="en-US" w:eastAsia="fr-FR"/>
              </w:rPr>
            </w:pPr>
            <w:r>
              <w:rPr>
                <w:rFonts w:cs="Arial"/>
                <w:sz w:val="22"/>
                <w:szCs w:val="22"/>
                <w:lang w:val="en-US" w:eastAsia="fr-FR"/>
              </w:rPr>
              <w:t>N/A</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7" w14:textId="77777777" w:rsidR="00F32FE9" w:rsidRPr="00580401" w:rsidRDefault="00F32FE9" w:rsidP="00F32FE9">
            <w:pPr>
              <w:rPr>
                <w:rFonts w:cs="Arial"/>
                <w:sz w:val="22"/>
                <w:szCs w:val="22"/>
                <w:lang w:val="en-US"/>
              </w:rPr>
            </w:pPr>
            <w:r w:rsidRPr="00580401">
              <w:rPr>
                <w:rFonts w:cs="Arial"/>
                <w:sz w:val="22"/>
                <w:szCs w:val="22"/>
                <w:lang w:val="en-US"/>
              </w:rPr>
              <w:t>Contribution to materials selection and design</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8" w14:textId="55F052C1" w:rsidR="00F32FE9" w:rsidRPr="00580401" w:rsidRDefault="009845CB" w:rsidP="00F32FE9">
            <w:pPr>
              <w:rPr>
                <w:rFonts w:cs="Arial"/>
                <w:sz w:val="22"/>
                <w:szCs w:val="22"/>
                <w:lang w:val="en-US" w:eastAsia="fr-FR"/>
              </w:rPr>
            </w:pPr>
            <w:r>
              <w:rPr>
                <w:rFonts w:cs="Arial"/>
                <w:sz w:val="22"/>
                <w:szCs w:val="22"/>
                <w:lang w:val="en-US" w:eastAsia="fr-FR"/>
              </w:rPr>
              <w:t>LE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B9"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 xml:space="preserve">Partnership </w:t>
            </w:r>
          </w:p>
        </w:tc>
      </w:tr>
      <w:tr w:rsidR="00D546C6" w:rsidRPr="00580401" w14:paraId="192564C1"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BB" w14:textId="77777777" w:rsidR="00F32FE9" w:rsidRPr="00580401" w:rsidRDefault="00F32FE9" w:rsidP="00F32FE9">
            <w:pPr>
              <w:rPr>
                <w:rFonts w:cs="Arial"/>
                <w:sz w:val="22"/>
                <w:szCs w:val="22"/>
                <w:lang w:val="en-US" w:eastAsia="fr-FR"/>
              </w:rPr>
            </w:pPr>
            <w:proofErr w:type="spellStart"/>
            <w:r w:rsidRPr="00580401">
              <w:rPr>
                <w:rFonts w:cs="Arial"/>
                <w:sz w:val="22"/>
                <w:szCs w:val="22"/>
                <w:lang w:val="en-US" w:eastAsia="fr-FR"/>
              </w:rPr>
              <w:t>Ferroglobe</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C"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E</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BD" w14:textId="4AA027DD" w:rsidR="00F32FE9" w:rsidRPr="00580401" w:rsidRDefault="00F32FE9" w:rsidP="00F32FE9">
            <w:pPr>
              <w:rPr>
                <w:rFonts w:cs="Arial"/>
                <w:sz w:val="22"/>
                <w:szCs w:val="22"/>
                <w:lang w:val="en-US" w:eastAsia="fr-FR"/>
              </w:rPr>
            </w:pPr>
            <w:r w:rsidRPr="00580401">
              <w:rPr>
                <w:rFonts w:cs="Arial"/>
                <w:sz w:val="22"/>
                <w:szCs w:val="22"/>
                <w:lang w:val="en-US" w:eastAsia="fr-FR"/>
              </w:rPr>
              <w:t>IPCEI</w:t>
            </w:r>
            <w:r w:rsidR="009845CB">
              <w:rPr>
                <w:rFonts w:cs="Arial"/>
                <w:sz w:val="22"/>
                <w:szCs w:val="22"/>
                <w:lang w:val="en-US" w:eastAsia="fr-FR"/>
              </w:rPr>
              <w:t xml:space="preserve"> direct</w:t>
            </w:r>
            <w:r w:rsidRPr="00580401">
              <w:rPr>
                <w:rFonts w:cs="Arial"/>
                <w:sz w:val="22"/>
                <w:szCs w:val="22"/>
                <w:lang w:val="en-US" w:eastAsia="fr-FR"/>
              </w:rPr>
              <w:t xml:space="preserve"> partner</w:t>
            </w:r>
            <w:r w:rsidR="003D71DE">
              <w:rPr>
                <w:rFonts w:cs="Arial"/>
                <w:sz w:val="22"/>
                <w:szCs w:val="22"/>
                <w:lang w:val="en-US" w:eastAsia="fr-FR"/>
              </w:rPr>
              <w:t xml:space="preserve"> (Autumn IPCEI)</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E" w14:textId="77777777" w:rsidR="00F32FE9" w:rsidRPr="00580401" w:rsidRDefault="00F32FE9" w:rsidP="00493533">
            <w:pPr>
              <w:rPr>
                <w:rFonts w:cs="Arial"/>
                <w:sz w:val="22"/>
                <w:szCs w:val="22"/>
                <w:lang w:val="en-US"/>
              </w:rPr>
            </w:pPr>
            <w:r w:rsidRPr="00580401">
              <w:rPr>
                <w:rFonts w:cs="Arial"/>
                <w:sz w:val="22"/>
                <w:szCs w:val="22"/>
                <w:lang w:val="en-US"/>
              </w:rPr>
              <w:t>Development of Si contents in the Graphite anodes</w:t>
            </w:r>
            <w:r w:rsidR="00493533" w:rsidRPr="00580401">
              <w:rPr>
                <w:rFonts w:cs="Arial"/>
                <w:sz w:val="22"/>
                <w:szCs w:val="22"/>
                <w:lang w:val="en-US"/>
              </w:rPr>
              <w:t xml:space="preserve">: use of micrometric silicon (or </w:t>
            </w:r>
            <w:r w:rsidR="00D56952" w:rsidRPr="00580401">
              <w:rPr>
                <w:rFonts w:cs="Arial"/>
                <w:sz w:val="22"/>
                <w:szCs w:val="22"/>
                <w:lang w:val="en-US"/>
              </w:rPr>
              <w:t>silicon-based</w:t>
            </w:r>
            <w:r w:rsidR="00493533" w:rsidRPr="00580401">
              <w:rPr>
                <w:rFonts w:cs="Arial"/>
                <w:sz w:val="22"/>
                <w:szCs w:val="22"/>
                <w:lang w:val="en-US"/>
              </w:rPr>
              <w:t xml:space="preserve"> products) in upstream processes as a catalyst. Use of nanometric silicon in downstream processes as an additive to dope the capacity of the final advanced material</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BF"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LE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C0"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N/A</w:t>
            </w:r>
          </w:p>
        </w:tc>
      </w:tr>
      <w:tr w:rsidR="00D546C6" w:rsidRPr="00580401" w14:paraId="192564C8"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C2" w14:textId="77777777" w:rsidR="00F32FE9" w:rsidRPr="00580401" w:rsidRDefault="00F32FE9" w:rsidP="00F32FE9">
            <w:pPr>
              <w:rPr>
                <w:rFonts w:cs="Arial"/>
                <w:sz w:val="22"/>
                <w:szCs w:val="22"/>
                <w:lang w:val="en-US" w:eastAsia="fr-FR"/>
              </w:rPr>
            </w:pPr>
            <w:proofErr w:type="spellStart"/>
            <w:r w:rsidRPr="00580401">
              <w:rPr>
                <w:rFonts w:cs="Arial"/>
                <w:sz w:val="22"/>
                <w:szCs w:val="22"/>
                <w:lang w:val="en-US" w:eastAsia="fr-FR"/>
              </w:rPr>
              <w:t>Nanocyl</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3"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B</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C4" w14:textId="25E6A76A" w:rsidR="00F32FE9" w:rsidRPr="00580401" w:rsidRDefault="00F32FE9" w:rsidP="00F32FE9">
            <w:pPr>
              <w:rPr>
                <w:rFonts w:cs="Arial"/>
                <w:sz w:val="22"/>
                <w:szCs w:val="22"/>
                <w:lang w:val="en-US"/>
              </w:rPr>
            </w:pPr>
            <w:r w:rsidRPr="00580401">
              <w:rPr>
                <w:rFonts w:cs="Arial"/>
                <w:sz w:val="22"/>
                <w:szCs w:val="22"/>
                <w:lang w:val="en-US" w:eastAsia="fr-FR"/>
              </w:rPr>
              <w:t>IPCEI</w:t>
            </w:r>
            <w:r w:rsidR="009845CB">
              <w:rPr>
                <w:rFonts w:cs="Arial"/>
                <w:sz w:val="22"/>
                <w:szCs w:val="22"/>
                <w:lang w:val="en-US" w:eastAsia="fr-FR"/>
              </w:rPr>
              <w:t xml:space="preserve"> direct</w:t>
            </w:r>
            <w:r w:rsidRPr="00580401">
              <w:rPr>
                <w:rFonts w:cs="Arial"/>
                <w:sz w:val="22"/>
                <w:szCs w:val="22"/>
                <w:lang w:val="en-US" w:eastAsia="fr-FR"/>
              </w:rPr>
              <w:t xml:space="preserve"> partner</w:t>
            </w:r>
            <w:r w:rsidR="003D71DE">
              <w:rPr>
                <w:rFonts w:cs="Arial"/>
                <w:sz w:val="22"/>
                <w:szCs w:val="22"/>
                <w:lang w:val="en-US" w:eastAsia="fr-FR"/>
              </w:rPr>
              <w:t xml:space="preserve"> (Summer IPCEI)</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5" w14:textId="77777777" w:rsidR="00F32FE9" w:rsidRPr="00580401" w:rsidRDefault="00F32FE9" w:rsidP="00F32FE9">
            <w:pPr>
              <w:rPr>
                <w:rFonts w:cs="Arial"/>
                <w:sz w:val="22"/>
                <w:szCs w:val="22"/>
                <w:lang w:val="en-US"/>
              </w:rPr>
            </w:pPr>
            <w:r w:rsidRPr="00580401">
              <w:rPr>
                <w:rFonts w:cs="Arial"/>
                <w:sz w:val="22"/>
                <w:szCs w:val="22"/>
                <w:lang w:val="en-US"/>
              </w:rPr>
              <w:t xml:space="preserve">Test of </w:t>
            </w:r>
            <w:proofErr w:type="spellStart"/>
            <w:r w:rsidRPr="00580401">
              <w:rPr>
                <w:rFonts w:cs="Arial"/>
                <w:sz w:val="22"/>
                <w:szCs w:val="22"/>
                <w:lang w:val="en-US"/>
              </w:rPr>
              <w:t>Nanocyl</w:t>
            </w:r>
            <w:proofErr w:type="spellEnd"/>
            <w:r w:rsidRPr="00580401">
              <w:rPr>
                <w:rFonts w:cs="Arial"/>
                <w:sz w:val="22"/>
                <w:szCs w:val="22"/>
                <w:lang w:val="en-US"/>
              </w:rPr>
              <w:t xml:space="preserve"> product with anode materials</w:t>
            </w:r>
            <w:r w:rsidR="00D3767D" w:rsidRPr="00580401">
              <w:rPr>
                <w:rFonts w:cs="Arial"/>
                <w:sz w:val="22"/>
                <w:szCs w:val="22"/>
                <w:lang w:val="en-US"/>
              </w:rPr>
              <w:t xml:space="preserve">, </w:t>
            </w:r>
            <w:r w:rsidR="00493533" w:rsidRPr="00580401">
              <w:rPr>
                <w:rFonts w:cs="Arial"/>
                <w:sz w:val="22"/>
                <w:szCs w:val="22"/>
                <w:lang w:val="en-US"/>
              </w:rPr>
              <w:t xml:space="preserve">use of </w:t>
            </w:r>
            <w:proofErr w:type="spellStart"/>
            <w:r w:rsidR="00493533" w:rsidRPr="00580401">
              <w:rPr>
                <w:rFonts w:cs="Arial"/>
                <w:sz w:val="22"/>
                <w:szCs w:val="22"/>
                <w:lang w:val="en-US"/>
              </w:rPr>
              <w:t>carbone</w:t>
            </w:r>
            <w:proofErr w:type="spellEnd"/>
            <w:r w:rsidR="00493533" w:rsidRPr="00580401">
              <w:rPr>
                <w:rFonts w:cs="Arial"/>
                <w:sz w:val="22"/>
                <w:szCs w:val="22"/>
                <w:lang w:val="en-US"/>
              </w:rPr>
              <w:t xml:space="preserve"> nanotubes as catalysts/precursors in upstream processes.</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6"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SME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C7"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N/A</w:t>
            </w:r>
          </w:p>
        </w:tc>
      </w:tr>
      <w:tr w:rsidR="00D546C6" w:rsidRPr="00580401" w14:paraId="192564CF"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C9"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CS additive</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A"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D</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CB" w14:textId="77777777" w:rsidR="00F32FE9" w:rsidRPr="00580401" w:rsidRDefault="00F32FE9" w:rsidP="00F32FE9">
            <w:pPr>
              <w:rPr>
                <w:rFonts w:cs="Arial"/>
                <w:sz w:val="22"/>
                <w:szCs w:val="22"/>
                <w:lang w:val="en-US"/>
              </w:rPr>
            </w:pPr>
            <w:r w:rsidRPr="00580401">
              <w:rPr>
                <w:rFonts w:cs="Arial"/>
                <w:sz w:val="22"/>
                <w:szCs w:val="22"/>
                <w:lang w:val="en-US" w:eastAsia="fr-FR"/>
              </w:rPr>
              <w:t>Indirect partner</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C" w14:textId="77777777" w:rsidR="00F32FE9" w:rsidRPr="00580401" w:rsidRDefault="00F32FE9" w:rsidP="00F32FE9">
            <w:pPr>
              <w:rPr>
                <w:rFonts w:cs="Arial"/>
                <w:sz w:val="22"/>
                <w:szCs w:val="22"/>
                <w:lang w:val="en-US"/>
              </w:rPr>
            </w:pPr>
            <w:r w:rsidRPr="00580401">
              <w:rPr>
                <w:rFonts w:cs="Arial"/>
                <w:sz w:val="22"/>
                <w:szCs w:val="22"/>
                <w:lang w:val="en-US"/>
              </w:rPr>
              <w:t>Milling and grinding expertise</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CD"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SME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CE"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Outsourcing</w:t>
            </w:r>
          </w:p>
        </w:tc>
      </w:tr>
      <w:tr w:rsidR="00D546C6" w:rsidRPr="00580401" w14:paraId="192564D6"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D0"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AMG Graphite</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1"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D</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D2" w14:textId="77777777" w:rsidR="00F32FE9" w:rsidRPr="00580401" w:rsidRDefault="00F32FE9" w:rsidP="00F32FE9">
            <w:pPr>
              <w:rPr>
                <w:rFonts w:cs="Arial"/>
                <w:sz w:val="22"/>
                <w:szCs w:val="22"/>
                <w:lang w:val="en-US"/>
              </w:rPr>
            </w:pPr>
            <w:r w:rsidRPr="00580401">
              <w:rPr>
                <w:rFonts w:cs="Arial"/>
                <w:sz w:val="22"/>
                <w:szCs w:val="22"/>
                <w:lang w:val="en-US" w:eastAsia="fr-FR"/>
              </w:rPr>
              <w:t>Indirect partner</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3" w14:textId="77777777" w:rsidR="00F32FE9" w:rsidRPr="00580401" w:rsidRDefault="00F32FE9" w:rsidP="00F32FE9">
            <w:pPr>
              <w:rPr>
                <w:rFonts w:cs="Arial"/>
                <w:sz w:val="22"/>
                <w:szCs w:val="22"/>
                <w:lang w:val="en-US"/>
              </w:rPr>
            </w:pPr>
            <w:r w:rsidRPr="00580401">
              <w:rPr>
                <w:rFonts w:cs="Arial"/>
                <w:sz w:val="22"/>
                <w:szCs w:val="22"/>
                <w:lang w:val="en-US"/>
              </w:rPr>
              <w:t>Milling, spheroidization and coating expertise for post treatment</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4"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SME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D5"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Outsourcing</w:t>
            </w:r>
          </w:p>
        </w:tc>
      </w:tr>
      <w:tr w:rsidR="00D546C6" w:rsidRPr="00580401" w14:paraId="192564DD"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D7"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Fraunhofer Institutes (ISC, HLT, IWS)</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8"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D</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D9"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Indirect partner</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A" w14:textId="77777777" w:rsidR="00F32FE9" w:rsidRPr="00580401" w:rsidRDefault="00F32FE9" w:rsidP="00F32FE9">
            <w:pPr>
              <w:rPr>
                <w:rFonts w:cs="Arial"/>
                <w:sz w:val="22"/>
                <w:szCs w:val="22"/>
                <w:lang w:val="en-US"/>
              </w:rPr>
            </w:pPr>
            <w:r w:rsidRPr="00580401">
              <w:rPr>
                <w:rFonts w:cs="Arial"/>
                <w:sz w:val="22"/>
                <w:szCs w:val="22"/>
                <w:lang w:val="en-US"/>
              </w:rPr>
              <w:t>Specific expertise to complement CS knowhow</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DB"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RTO</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DC"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Outsourcing</w:t>
            </w:r>
          </w:p>
        </w:tc>
      </w:tr>
      <w:tr w:rsidR="00D546C6" w:rsidRPr="00580401" w14:paraId="192564E4"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tcPr>
          <w:p w14:paraId="192564DE" w14:textId="77777777" w:rsidR="00F32FE9" w:rsidRPr="00580401" w:rsidRDefault="00F32FE9" w:rsidP="00F32FE9">
            <w:pPr>
              <w:rPr>
                <w:rFonts w:cs="Arial"/>
                <w:sz w:val="22"/>
                <w:szCs w:val="22"/>
                <w:lang w:val="en-US" w:eastAsia="fr-FR"/>
              </w:rPr>
            </w:pPr>
            <w:r w:rsidRPr="00580401">
              <w:rPr>
                <w:rFonts w:cs="Arial"/>
                <w:sz w:val="22"/>
                <w:szCs w:val="22"/>
                <w:lang w:val="en-US"/>
              </w:rPr>
              <w:t>FAAM</w:t>
            </w:r>
          </w:p>
        </w:tc>
        <w:tc>
          <w:tcPr>
            <w:tcW w:w="1129" w:type="dxa"/>
            <w:tcBorders>
              <w:top w:val="single" w:sz="4" w:space="0" w:color="auto"/>
              <w:left w:val="single" w:sz="4" w:space="0" w:color="auto"/>
              <w:bottom w:val="single" w:sz="4" w:space="0" w:color="auto"/>
              <w:right w:val="single" w:sz="4" w:space="0" w:color="auto"/>
            </w:tcBorders>
            <w:shd w:val="clear" w:color="auto" w:fill="FFFFFF"/>
          </w:tcPr>
          <w:p w14:paraId="192564DF" w14:textId="77777777" w:rsidR="00F32FE9" w:rsidRPr="00580401" w:rsidRDefault="00F32FE9" w:rsidP="00F32FE9">
            <w:pPr>
              <w:rPr>
                <w:rFonts w:cs="Arial"/>
                <w:sz w:val="22"/>
                <w:szCs w:val="22"/>
                <w:lang w:val="en-US"/>
              </w:rPr>
            </w:pPr>
            <w:r w:rsidRPr="00580401">
              <w:rPr>
                <w:rFonts w:cs="Arial"/>
                <w:sz w:val="22"/>
                <w:szCs w:val="22"/>
                <w:lang w:val="en-US"/>
              </w:rPr>
              <w:t>I</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E0" w14:textId="7ADF3D09" w:rsidR="00F32FE9" w:rsidRPr="00580401" w:rsidRDefault="00F32FE9" w:rsidP="00F32FE9">
            <w:pPr>
              <w:rPr>
                <w:rFonts w:cs="Arial"/>
                <w:sz w:val="22"/>
                <w:szCs w:val="22"/>
                <w:lang w:val="en-US"/>
              </w:rPr>
            </w:pPr>
            <w:r w:rsidRPr="00580401">
              <w:rPr>
                <w:rFonts w:cs="Arial"/>
                <w:sz w:val="22"/>
                <w:szCs w:val="22"/>
                <w:lang w:val="en-US" w:eastAsia="fr-FR"/>
              </w:rPr>
              <w:t xml:space="preserve">IPCEI </w:t>
            </w:r>
            <w:r w:rsidR="009845CB">
              <w:rPr>
                <w:rFonts w:cs="Arial"/>
                <w:sz w:val="22"/>
                <w:szCs w:val="22"/>
                <w:lang w:val="en-US" w:eastAsia="fr-FR"/>
              </w:rPr>
              <w:t>direct</w:t>
            </w:r>
            <w:r w:rsidR="009845CB" w:rsidRPr="00580401">
              <w:rPr>
                <w:rFonts w:cs="Arial"/>
                <w:sz w:val="22"/>
                <w:szCs w:val="22"/>
                <w:lang w:val="en-US" w:eastAsia="fr-FR"/>
              </w:rPr>
              <w:t xml:space="preserve"> </w:t>
            </w:r>
            <w:r w:rsidRPr="00580401">
              <w:rPr>
                <w:rFonts w:cs="Arial"/>
                <w:sz w:val="22"/>
                <w:szCs w:val="22"/>
                <w:lang w:val="en-US" w:eastAsia="fr-FR"/>
              </w:rPr>
              <w:t>partner</w:t>
            </w:r>
            <w:r w:rsidR="003D71DE">
              <w:rPr>
                <w:rFonts w:cs="Arial"/>
                <w:sz w:val="22"/>
                <w:szCs w:val="22"/>
                <w:lang w:val="en-US" w:eastAsia="fr-FR"/>
              </w:rPr>
              <w:t xml:space="preserve"> (Summer IPCEI)</w:t>
            </w:r>
          </w:p>
        </w:tc>
        <w:tc>
          <w:tcPr>
            <w:tcW w:w="2977" w:type="dxa"/>
            <w:tcBorders>
              <w:top w:val="single" w:sz="4" w:space="0" w:color="auto"/>
              <w:left w:val="single" w:sz="4" w:space="0" w:color="auto"/>
              <w:bottom w:val="single" w:sz="4" w:space="0" w:color="auto"/>
              <w:right w:val="single" w:sz="4" w:space="0" w:color="auto"/>
            </w:tcBorders>
            <w:shd w:val="clear" w:color="auto" w:fill="FFFFFF"/>
          </w:tcPr>
          <w:p w14:paraId="192564E1" w14:textId="77777777" w:rsidR="00F32FE9" w:rsidRPr="00580401" w:rsidRDefault="00F32FE9" w:rsidP="00F32FE9">
            <w:pPr>
              <w:rPr>
                <w:rFonts w:cs="Arial"/>
                <w:sz w:val="22"/>
                <w:szCs w:val="22"/>
                <w:lang w:val="en-US"/>
              </w:rPr>
            </w:pPr>
            <w:r w:rsidRPr="00580401">
              <w:rPr>
                <w:rFonts w:cs="Arial"/>
                <w:sz w:val="22"/>
                <w:szCs w:val="22"/>
                <w:lang w:val="en-US"/>
              </w:rPr>
              <w:t>Process test on cell</w:t>
            </w:r>
          </w:p>
        </w:tc>
        <w:tc>
          <w:tcPr>
            <w:tcW w:w="846" w:type="dxa"/>
            <w:tcBorders>
              <w:top w:val="single" w:sz="4" w:space="0" w:color="auto"/>
              <w:left w:val="single" w:sz="4" w:space="0" w:color="auto"/>
              <w:bottom w:val="single" w:sz="4" w:space="0" w:color="auto"/>
              <w:right w:val="single" w:sz="4" w:space="0" w:color="auto"/>
            </w:tcBorders>
            <w:shd w:val="clear" w:color="auto" w:fill="FFFFFF"/>
          </w:tcPr>
          <w:p w14:paraId="192564E2" w14:textId="77777777" w:rsidR="00F32FE9" w:rsidRPr="00580401" w:rsidRDefault="00F32FE9" w:rsidP="00F32FE9">
            <w:pPr>
              <w:rPr>
                <w:rFonts w:cs="Arial"/>
                <w:sz w:val="22"/>
                <w:szCs w:val="22"/>
                <w:lang w:val="en-US"/>
              </w:rPr>
            </w:pPr>
            <w:r w:rsidRPr="00580401">
              <w:rPr>
                <w:rFonts w:cs="Arial"/>
                <w:sz w:val="22"/>
                <w:szCs w:val="22"/>
                <w:lang w:val="en-US"/>
              </w:rPr>
              <w:t>SME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E3" w14:textId="77777777" w:rsidR="00F32FE9" w:rsidRPr="00580401" w:rsidRDefault="00F32FE9" w:rsidP="00F32FE9">
            <w:pPr>
              <w:rPr>
                <w:rFonts w:cs="Arial"/>
                <w:sz w:val="22"/>
                <w:szCs w:val="22"/>
                <w:lang w:val="en-US"/>
              </w:rPr>
            </w:pPr>
            <w:r w:rsidRPr="00580401">
              <w:rPr>
                <w:rFonts w:cs="Arial"/>
                <w:sz w:val="22"/>
                <w:szCs w:val="22"/>
                <w:lang w:val="en-US" w:eastAsia="fr-FR"/>
              </w:rPr>
              <w:t>N/A</w:t>
            </w:r>
          </w:p>
        </w:tc>
      </w:tr>
      <w:tr w:rsidR="00D546C6" w:rsidRPr="00580401" w14:paraId="192564EB"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E5"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CEA LITEN</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E6"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F</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E7"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Indirect partner</w:t>
            </w:r>
          </w:p>
        </w:tc>
        <w:tc>
          <w:tcPr>
            <w:tcW w:w="2977" w:type="dxa"/>
            <w:tcBorders>
              <w:top w:val="single" w:sz="4" w:space="0" w:color="auto"/>
              <w:left w:val="single" w:sz="4" w:space="0" w:color="auto"/>
              <w:bottom w:val="single" w:sz="4" w:space="0" w:color="auto"/>
              <w:right w:val="single" w:sz="4" w:space="0" w:color="auto"/>
            </w:tcBorders>
            <w:shd w:val="clear" w:color="auto" w:fill="FFFFFF"/>
            <w:vAlign w:val="center"/>
          </w:tcPr>
          <w:p w14:paraId="192564E8" w14:textId="77777777" w:rsidR="00F32FE9" w:rsidRPr="00580401" w:rsidRDefault="00F32FE9" w:rsidP="00F32FE9">
            <w:pPr>
              <w:rPr>
                <w:rFonts w:cs="Arial"/>
                <w:sz w:val="22"/>
                <w:szCs w:val="22"/>
                <w:lang w:val="en-US" w:eastAsia="fr-FR"/>
              </w:rPr>
            </w:pPr>
            <w:r w:rsidRPr="00580401">
              <w:rPr>
                <w:rFonts w:cs="Arial"/>
                <w:sz w:val="22"/>
                <w:szCs w:val="22"/>
                <w:lang w:val="en-US"/>
              </w:rPr>
              <w:t xml:space="preserve">Process test on cell. </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E9"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RTO</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EA"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Outsourcing</w:t>
            </w:r>
          </w:p>
        </w:tc>
      </w:tr>
      <w:tr w:rsidR="00D546C6" w:rsidRPr="00580401" w14:paraId="192564F2" w14:textId="77777777" w:rsidTr="00237E4B">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92564EC"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SAFT</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tcPr>
          <w:p w14:paraId="192564ED"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F</w:t>
            </w:r>
          </w:p>
        </w:tc>
        <w:tc>
          <w:tcPr>
            <w:tcW w:w="1564" w:type="dxa"/>
            <w:tcBorders>
              <w:top w:val="single" w:sz="4" w:space="0" w:color="auto"/>
              <w:left w:val="single" w:sz="4" w:space="0" w:color="auto"/>
              <w:bottom w:val="single" w:sz="4" w:space="0" w:color="auto"/>
              <w:right w:val="single" w:sz="4" w:space="0" w:color="auto"/>
            </w:tcBorders>
            <w:shd w:val="clear" w:color="auto" w:fill="FFFFFF"/>
          </w:tcPr>
          <w:p w14:paraId="192564EE" w14:textId="473FC123" w:rsidR="00F32FE9" w:rsidRPr="00580401" w:rsidRDefault="00F32FE9" w:rsidP="00F32FE9">
            <w:pPr>
              <w:rPr>
                <w:rFonts w:cs="Arial"/>
                <w:sz w:val="22"/>
                <w:szCs w:val="22"/>
                <w:lang w:val="en-US" w:eastAsia="fr-FR"/>
              </w:rPr>
            </w:pPr>
            <w:r w:rsidRPr="00580401">
              <w:rPr>
                <w:rFonts w:cs="Arial"/>
                <w:sz w:val="22"/>
                <w:szCs w:val="22"/>
                <w:lang w:val="en-US" w:eastAsia="fr-FR"/>
              </w:rPr>
              <w:t xml:space="preserve">IPCEI </w:t>
            </w:r>
            <w:r w:rsidR="009845CB">
              <w:rPr>
                <w:rFonts w:cs="Arial"/>
                <w:sz w:val="22"/>
                <w:szCs w:val="22"/>
                <w:lang w:val="en-US" w:eastAsia="fr-FR"/>
              </w:rPr>
              <w:t>direct</w:t>
            </w:r>
            <w:r w:rsidR="009845CB" w:rsidRPr="00580401">
              <w:rPr>
                <w:rFonts w:cs="Arial"/>
                <w:sz w:val="22"/>
                <w:szCs w:val="22"/>
                <w:lang w:val="en-US" w:eastAsia="fr-FR"/>
              </w:rPr>
              <w:t xml:space="preserve"> </w:t>
            </w:r>
            <w:r w:rsidRPr="00580401">
              <w:rPr>
                <w:rFonts w:cs="Arial"/>
                <w:sz w:val="22"/>
                <w:szCs w:val="22"/>
                <w:lang w:val="en-US" w:eastAsia="fr-FR"/>
              </w:rPr>
              <w:t>partner</w:t>
            </w:r>
            <w:r w:rsidR="003D71DE">
              <w:rPr>
                <w:rFonts w:cs="Arial"/>
                <w:sz w:val="22"/>
                <w:szCs w:val="22"/>
                <w:lang w:val="en-US" w:eastAsia="fr-FR"/>
              </w:rPr>
              <w:t xml:space="preserve"> (Summer IPCEI)</w:t>
            </w:r>
          </w:p>
        </w:tc>
        <w:tc>
          <w:tcPr>
            <w:tcW w:w="2977" w:type="dxa"/>
            <w:tcBorders>
              <w:top w:val="single" w:sz="4" w:space="0" w:color="auto"/>
              <w:left w:val="single" w:sz="4" w:space="0" w:color="auto"/>
              <w:bottom w:val="single" w:sz="4" w:space="0" w:color="auto"/>
              <w:right w:val="single" w:sz="4" w:space="0" w:color="auto"/>
            </w:tcBorders>
            <w:shd w:val="clear" w:color="auto" w:fill="FFFFFF"/>
          </w:tcPr>
          <w:p w14:paraId="192564EF" w14:textId="77777777" w:rsidR="00F32FE9" w:rsidRPr="00580401" w:rsidRDefault="00F32FE9" w:rsidP="00F32FE9">
            <w:pPr>
              <w:rPr>
                <w:rFonts w:cs="Arial"/>
                <w:sz w:val="22"/>
                <w:szCs w:val="22"/>
                <w:lang w:val="en-US" w:eastAsia="fr-FR"/>
              </w:rPr>
            </w:pPr>
            <w:r w:rsidRPr="00580401">
              <w:rPr>
                <w:rFonts w:cs="Arial"/>
                <w:sz w:val="22"/>
                <w:szCs w:val="22"/>
                <w:lang w:val="en-US"/>
              </w:rPr>
              <w:t>Process test on cell</w:t>
            </w:r>
          </w:p>
        </w:tc>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14:paraId="192564F0"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LE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2564F1" w14:textId="77777777" w:rsidR="00F32FE9" w:rsidRPr="00580401" w:rsidRDefault="00F32FE9" w:rsidP="00F32FE9">
            <w:pPr>
              <w:rPr>
                <w:rFonts w:cs="Arial"/>
                <w:sz w:val="22"/>
                <w:szCs w:val="22"/>
                <w:lang w:val="en-US" w:eastAsia="fr-FR"/>
              </w:rPr>
            </w:pPr>
            <w:r w:rsidRPr="00580401">
              <w:rPr>
                <w:rFonts w:cs="Arial"/>
                <w:sz w:val="22"/>
                <w:szCs w:val="22"/>
                <w:lang w:val="en-US" w:eastAsia="fr-FR"/>
              </w:rPr>
              <w:t>N/A</w:t>
            </w:r>
          </w:p>
        </w:tc>
      </w:tr>
    </w:tbl>
    <w:p w14:paraId="192564F3" w14:textId="71BBCEE6" w:rsidR="004E2446" w:rsidRPr="00580401" w:rsidRDefault="000C3F15" w:rsidP="000C3F15">
      <w:pPr>
        <w:pStyle w:val="Caption"/>
        <w:ind w:left="851" w:hanging="851"/>
        <w:rPr>
          <w:sz w:val="22"/>
          <w:szCs w:val="22"/>
          <w:lang w:val="en-US"/>
        </w:rPr>
      </w:pPr>
      <w:r w:rsidRPr="00580401">
        <w:rPr>
          <w:lang w:val="en-US"/>
        </w:rPr>
        <w:t xml:space="preserve">Table </w:t>
      </w:r>
      <w:r w:rsidRPr="00580401">
        <w:rPr>
          <w:lang w:val="en-US"/>
        </w:rPr>
        <w:fldChar w:fldCharType="begin"/>
      </w:r>
      <w:r w:rsidRPr="00580401">
        <w:rPr>
          <w:lang w:val="en-US"/>
        </w:rPr>
        <w:instrText xml:space="preserve"> SEQ Table \* ARABIC </w:instrText>
      </w:r>
      <w:r w:rsidRPr="00580401">
        <w:rPr>
          <w:lang w:val="en-US"/>
        </w:rPr>
        <w:fldChar w:fldCharType="separate"/>
      </w:r>
      <w:r w:rsidR="001B1A33">
        <w:rPr>
          <w:noProof/>
          <w:lang w:val="en-US"/>
        </w:rPr>
        <w:t>8</w:t>
      </w:r>
      <w:r w:rsidRPr="00580401">
        <w:rPr>
          <w:lang w:val="en-US"/>
        </w:rPr>
        <w:fldChar w:fldCharType="end"/>
      </w:r>
      <w:r w:rsidRPr="00580401">
        <w:rPr>
          <w:lang w:val="en-US"/>
        </w:rPr>
        <w:tab/>
      </w:r>
      <w:r w:rsidR="00880ABB" w:rsidRPr="00580401">
        <w:rPr>
          <w:rFonts w:cs="Arial"/>
          <w:sz w:val="22"/>
          <w:szCs w:val="22"/>
          <w:lang w:val="en-US" w:eastAsia="fr-FR"/>
        </w:rPr>
        <w:t xml:space="preserve"> List of direct or indirect IPCEI partner in the Carbone </w:t>
      </w:r>
      <w:proofErr w:type="spellStart"/>
      <w:r w:rsidR="00880ABB" w:rsidRPr="00580401">
        <w:rPr>
          <w:rFonts w:cs="Arial"/>
          <w:sz w:val="22"/>
          <w:szCs w:val="22"/>
          <w:lang w:val="en-US" w:eastAsia="fr-FR"/>
        </w:rPr>
        <w:t>Savoie</w:t>
      </w:r>
      <w:proofErr w:type="spellEnd"/>
      <w:r w:rsidR="00880ABB" w:rsidRPr="00580401">
        <w:rPr>
          <w:rFonts w:cs="Arial"/>
          <w:sz w:val="22"/>
          <w:szCs w:val="22"/>
          <w:lang w:val="en-US" w:eastAsia="fr-FR"/>
        </w:rPr>
        <w:t xml:space="preserve"> IPCEI project</w:t>
      </w:r>
    </w:p>
    <w:p w14:paraId="192564F4" w14:textId="77777777" w:rsidR="00B83076" w:rsidRPr="00580401" w:rsidRDefault="00B83076" w:rsidP="000F6D0C">
      <w:pPr>
        <w:rPr>
          <w:sz w:val="22"/>
          <w:szCs w:val="22"/>
          <w:lang w:val="en-US"/>
        </w:rPr>
      </w:pPr>
    </w:p>
    <w:p w14:paraId="192564F5" w14:textId="77777777" w:rsidR="004E2446" w:rsidRPr="00580401" w:rsidRDefault="004E2446" w:rsidP="000F6D0C">
      <w:pPr>
        <w:rPr>
          <w:sz w:val="22"/>
          <w:szCs w:val="22"/>
          <w:lang w:val="en-US"/>
        </w:rPr>
      </w:pPr>
    </w:p>
    <w:p w14:paraId="192564F6" w14:textId="77777777" w:rsidR="004E2446" w:rsidRPr="00580401" w:rsidRDefault="00DD1606" w:rsidP="004E2446">
      <w:pPr>
        <w:pStyle w:val="ITStandard"/>
        <w:rPr>
          <w:b/>
          <w:u w:val="single"/>
          <w:lang w:val="en-US"/>
        </w:rPr>
      </w:pPr>
      <w:r w:rsidRPr="00580401">
        <w:rPr>
          <w:b/>
          <w:u w:val="single"/>
          <w:lang w:val="en-US"/>
        </w:rPr>
        <w:t xml:space="preserve">Note concerning the confidential </w:t>
      </w:r>
      <w:r w:rsidR="00B54DE4" w:rsidRPr="00580401">
        <w:rPr>
          <w:b/>
          <w:u w:val="single"/>
          <w:lang w:val="en-US"/>
        </w:rPr>
        <w:t xml:space="preserve">coke partner from outside the European Union. </w:t>
      </w:r>
    </w:p>
    <w:p w14:paraId="192564F7" w14:textId="77777777" w:rsidR="00B54DE4" w:rsidRPr="00580401" w:rsidRDefault="00B54DE4" w:rsidP="004E2446">
      <w:pPr>
        <w:pStyle w:val="ITStandard"/>
        <w:rPr>
          <w:lang w:val="en-US"/>
        </w:rPr>
      </w:pPr>
      <w:r w:rsidRPr="00580401">
        <w:rPr>
          <w:lang w:val="en-US"/>
        </w:rPr>
        <w:lastRenderedPageBreak/>
        <w:t xml:space="preserve">Coke is </w:t>
      </w:r>
      <w:r w:rsidR="003B0D2A" w:rsidRPr="00580401">
        <w:rPr>
          <w:lang w:val="en-US"/>
        </w:rPr>
        <w:t xml:space="preserve">the essential raw material </w:t>
      </w:r>
      <w:r w:rsidR="00776395" w:rsidRPr="00580401">
        <w:rPr>
          <w:lang w:val="en-US"/>
        </w:rPr>
        <w:t xml:space="preserve">to produce </w:t>
      </w:r>
      <w:r w:rsidR="00AD1990" w:rsidRPr="00580401">
        <w:rPr>
          <w:lang w:val="en-US"/>
        </w:rPr>
        <w:t>synthetic</w:t>
      </w:r>
      <w:r w:rsidR="00776395" w:rsidRPr="00580401">
        <w:rPr>
          <w:lang w:val="en-US"/>
        </w:rPr>
        <w:t xml:space="preserve"> graphite. Coke properties come from coke origin of production (needle coke, petroleum </w:t>
      </w:r>
      <w:r w:rsidR="0013215E" w:rsidRPr="00580401">
        <w:rPr>
          <w:lang w:val="en-US"/>
        </w:rPr>
        <w:t>coke …)</w:t>
      </w:r>
      <w:r w:rsidR="00776395" w:rsidRPr="00580401">
        <w:rPr>
          <w:lang w:val="en-US"/>
        </w:rPr>
        <w:t xml:space="preserve"> and whether </w:t>
      </w:r>
      <w:r w:rsidR="002B187B" w:rsidRPr="00580401">
        <w:rPr>
          <w:lang w:val="en-US"/>
        </w:rPr>
        <w:t>the coke has been issued f</w:t>
      </w:r>
      <w:r w:rsidR="00776395" w:rsidRPr="00580401">
        <w:rPr>
          <w:lang w:val="en-US"/>
        </w:rPr>
        <w:t>r</w:t>
      </w:r>
      <w:r w:rsidR="002B187B" w:rsidRPr="00580401">
        <w:rPr>
          <w:lang w:val="en-US"/>
        </w:rPr>
        <w:t>o</w:t>
      </w:r>
      <w:r w:rsidR="00776395" w:rsidRPr="00580401">
        <w:rPr>
          <w:lang w:val="en-US"/>
        </w:rPr>
        <w:t xml:space="preserve">m pitch or coal primary production. Not all coke can deliver </w:t>
      </w:r>
      <w:r w:rsidR="00AD1990" w:rsidRPr="00580401">
        <w:rPr>
          <w:lang w:val="en-US"/>
        </w:rPr>
        <w:t>synthetic</w:t>
      </w:r>
      <w:r w:rsidR="00776395" w:rsidRPr="00580401">
        <w:rPr>
          <w:lang w:val="en-US"/>
        </w:rPr>
        <w:t xml:space="preserve"> graphite that meet the expectations for high capacity electrical vehicles batteries. </w:t>
      </w:r>
    </w:p>
    <w:p w14:paraId="192564F8" w14:textId="77777777" w:rsidR="002B187B" w:rsidRPr="00580401" w:rsidRDefault="00B54DE4" w:rsidP="004E2446">
      <w:pPr>
        <w:pStyle w:val="ITStandard"/>
        <w:rPr>
          <w:lang w:val="en-US"/>
        </w:rPr>
      </w:pPr>
      <w:r w:rsidRPr="00580401">
        <w:rPr>
          <w:lang w:val="en-US"/>
        </w:rPr>
        <w:t xml:space="preserve">There are many coke sources in Europe. </w:t>
      </w:r>
      <w:r w:rsidR="002B187B" w:rsidRPr="00580401">
        <w:rPr>
          <w:lang w:val="en-US"/>
        </w:rPr>
        <w:t xml:space="preserve">However, </w:t>
      </w:r>
      <w:r w:rsidR="0053588E" w:rsidRPr="00580401">
        <w:rPr>
          <w:lang w:val="en-US"/>
        </w:rPr>
        <w:t>a</w:t>
      </w:r>
      <w:r w:rsidR="00776395" w:rsidRPr="00580401">
        <w:rPr>
          <w:lang w:val="en-US"/>
        </w:rPr>
        <w:t xml:space="preserve"> key challenge for Carbone </w:t>
      </w:r>
      <w:proofErr w:type="spellStart"/>
      <w:r w:rsidR="00776395" w:rsidRPr="00580401">
        <w:rPr>
          <w:lang w:val="en-US"/>
        </w:rPr>
        <w:t>Savoie</w:t>
      </w:r>
      <w:proofErr w:type="spellEnd"/>
      <w:r w:rsidR="00776395" w:rsidRPr="00580401">
        <w:rPr>
          <w:lang w:val="en-US"/>
        </w:rPr>
        <w:t xml:space="preserve"> was to find a coke partner that </w:t>
      </w:r>
      <w:r w:rsidR="002B187B" w:rsidRPr="00580401">
        <w:rPr>
          <w:lang w:val="en-US"/>
        </w:rPr>
        <w:t xml:space="preserve">had: </w:t>
      </w:r>
    </w:p>
    <w:p w14:paraId="192564F9" w14:textId="77777777" w:rsidR="002B187B" w:rsidRPr="00580401" w:rsidRDefault="00776395" w:rsidP="0058647D">
      <w:pPr>
        <w:pStyle w:val="ITStandard"/>
        <w:numPr>
          <w:ilvl w:val="0"/>
          <w:numId w:val="17"/>
        </w:numPr>
        <w:rPr>
          <w:lang w:val="en-US"/>
        </w:rPr>
      </w:pPr>
      <w:r w:rsidRPr="00580401">
        <w:rPr>
          <w:lang w:val="en-US"/>
        </w:rPr>
        <w:t>sufficient R&amp;D resources</w:t>
      </w:r>
      <w:r w:rsidR="002B187B" w:rsidRPr="00580401">
        <w:rPr>
          <w:lang w:val="en-US"/>
        </w:rPr>
        <w:t xml:space="preserve"> to support such an ambitious project</w:t>
      </w:r>
      <w:r w:rsidR="00AD2E93" w:rsidRPr="00580401">
        <w:rPr>
          <w:lang w:val="en-US"/>
        </w:rPr>
        <w:t>;</w:t>
      </w:r>
    </w:p>
    <w:p w14:paraId="192564FA" w14:textId="77777777" w:rsidR="002B187B" w:rsidRPr="00580401" w:rsidRDefault="00776395" w:rsidP="0058647D">
      <w:pPr>
        <w:pStyle w:val="ITStandard"/>
        <w:numPr>
          <w:ilvl w:val="0"/>
          <w:numId w:val="17"/>
        </w:numPr>
        <w:rPr>
          <w:lang w:val="en-US"/>
        </w:rPr>
      </w:pPr>
      <w:r w:rsidRPr="00580401">
        <w:rPr>
          <w:lang w:val="en-US"/>
        </w:rPr>
        <w:t>desire to serve the anode material market in the long term and develop therefore a dedicated product</w:t>
      </w:r>
      <w:r w:rsidR="00AD2E93" w:rsidRPr="00580401">
        <w:rPr>
          <w:lang w:val="en-US"/>
        </w:rPr>
        <w:t>;</w:t>
      </w:r>
    </w:p>
    <w:p w14:paraId="192564FB" w14:textId="77777777" w:rsidR="002B187B" w:rsidRPr="00580401" w:rsidRDefault="00776395" w:rsidP="0058647D">
      <w:pPr>
        <w:pStyle w:val="ITStandard"/>
        <w:numPr>
          <w:ilvl w:val="0"/>
          <w:numId w:val="17"/>
        </w:numPr>
        <w:rPr>
          <w:lang w:val="en-US"/>
        </w:rPr>
      </w:pPr>
      <w:r w:rsidRPr="00580401">
        <w:rPr>
          <w:lang w:val="en-US"/>
        </w:rPr>
        <w:t xml:space="preserve">capacity to </w:t>
      </w:r>
      <w:r w:rsidR="002B187B" w:rsidRPr="00580401">
        <w:rPr>
          <w:lang w:val="en-US"/>
        </w:rPr>
        <w:t>fine-tune</w:t>
      </w:r>
      <w:r w:rsidRPr="00580401">
        <w:rPr>
          <w:lang w:val="en-US"/>
        </w:rPr>
        <w:t xml:space="preserve"> its production process</w:t>
      </w:r>
      <w:r w:rsidR="00AD2E93" w:rsidRPr="00580401">
        <w:rPr>
          <w:lang w:val="en-US"/>
        </w:rPr>
        <w:t>;</w:t>
      </w:r>
    </w:p>
    <w:p w14:paraId="192564FC" w14:textId="77777777" w:rsidR="002B187B" w:rsidRPr="00580401" w:rsidRDefault="00776395" w:rsidP="0058647D">
      <w:pPr>
        <w:pStyle w:val="ITStandard"/>
        <w:numPr>
          <w:ilvl w:val="0"/>
          <w:numId w:val="17"/>
        </w:numPr>
        <w:rPr>
          <w:lang w:val="en-US"/>
        </w:rPr>
      </w:pPr>
      <w:r w:rsidRPr="00580401">
        <w:rPr>
          <w:lang w:val="en-US"/>
        </w:rPr>
        <w:t xml:space="preserve">sufficient quantities with an even quality to meet the production objective of Carbone </w:t>
      </w:r>
      <w:proofErr w:type="spellStart"/>
      <w:r w:rsidRPr="00580401">
        <w:rPr>
          <w:lang w:val="en-US"/>
        </w:rPr>
        <w:t>Savoie</w:t>
      </w:r>
      <w:proofErr w:type="spellEnd"/>
      <w:r w:rsidR="00AD2E93" w:rsidRPr="00580401">
        <w:rPr>
          <w:lang w:val="en-US"/>
        </w:rPr>
        <w:t>;</w:t>
      </w:r>
    </w:p>
    <w:p w14:paraId="192564FD" w14:textId="77777777" w:rsidR="00B54DE4" w:rsidRPr="00580401" w:rsidRDefault="00776395" w:rsidP="0058647D">
      <w:pPr>
        <w:pStyle w:val="ITStandard"/>
        <w:numPr>
          <w:ilvl w:val="0"/>
          <w:numId w:val="17"/>
        </w:numPr>
        <w:rPr>
          <w:lang w:val="en-US"/>
        </w:rPr>
      </w:pPr>
      <w:r w:rsidRPr="00580401">
        <w:rPr>
          <w:lang w:val="en-US"/>
        </w:rPr>
        <w:t xml:space="preserve">willingness to go into long-term supply </w:t>
      </w:r>
      <w:r w:rsidR="00AD2E93" w:rsidRPr="00580401">
        <w:rPr>
          <w:lang w:val="en-US"/>
        </w:rPr>
        <w:t xml:space="preserve">agreement with Carbone </w:t>
      </w:r>
      <w:proofErr w:type="spellStart"/>
      <w:r w:rsidR="00AD2E93" w:rsidRPr="00580401">
        <w:rPr>
          <w:lang w:val="en-US"/>
        </w:rPr>
        <w:t>Savoie</w:t>
      </w:r>
      <w:proofErr w:type="spellEnd"/>
      <w:r w:rsidR="00AD2E93" w:rsidRPr="00580401">
        <w:rPr>
          <w:lang w:val="en-US"/>
        </w:rPr>
        <w:t>.</w:t>
      </w:r>
    </w:p>
    <w:p w14:paraId="192564FE" w14:textId="77777777" w:rsidR="00AD2E93" w:rsidRPr="00580401" w:rsidRDefault="002B187B" w:rsidP="001133F2">
      <w:pPr>
        <w:pStyle w:val="ITStandard"/>
        <w:rPr>
          <w:b/>
          <w:sz w:val="24"/>
          <w:lang w:val="en-US"/>
        </w:rPr>
      </w:pPr>
      <w:r w:rsidRPr="00580401">
        <w:rPr>
          <w:lang w:val="en-US"/>
        </w:rPr>
        <w:t xml:space="preserve">Finally, </w:t>
      </w:r>
      <w:r w:rsidR="004E2446" w:rsidRPr="00580401">
        <w:rPr>
          <w:lang w:val="en-US"/>
        </w:rPr>
        <w:t xml:space="preserve">Carbone </w:t>
      </w:r>
      <w:proofErr w:type="spellStart"/>
      <w:r w:rsidR="004E2446" w:rsidRPr="00580401">
        <w:rPr>
          <w:lang w:val="en-US"/>
        </w:rPr>
        <w:t>Savoie</w:t>
      </w:r>
      <w:proofErr w:type="spellEnd"/>
      <w:r w:rsidR="004E2446" w:rsidRPr="00580401">
        <w:rPr>
          <w:lang w:val="en-US"/>
        </w:rPr>
        <w:t xml:space="preserve"> </w:t>
      </w:r>
      <w:r w:rsidR="00B54DE4" w:rsidRPr="00580401">
        <w:rPr>
          <w:lang w:val="en-US"/>
        </w:rPr>
        <w:t xml:space="preserve">has made the choice to </w:t>
      </w:r>
      <w:r w:rsidRPr="00580401">
        <w:rPr>
          <w:lang w:val="en-US"/>
        </w:rPr>
        <w:t>collaborate</w:t>
      </w:r>
      <w:r w:rsidR="00B54DE4" w:rsidRPr="00580401">
        <w:rPr>
          <w:lang w:val="en-US"/>
        </w:rPr>
        <w:t xml:space="preserve"> </w:t>
      </w:r>
      <w:r w:rsidR="00776395" w:rsidRPr="00580401">
        <w:rPr>
          <w:lang w:val="en-US"/>
        </w:rPr>
        <w:t>with</w:t>
      </w:r>
      <w:r w:rsidR="00B54DE4" w:rsidRPr="00580401">
        <w:rPr>
          <w:lang w:val="en-US"/>
        </w:rPr>
        <w:t xml:space="preserve"> a coke supplier located outside Europe (and not in Asia)</w:t>
      </w:r>
      <w:r w:rsidR="00776395" w:rsidRPr="00580401">
        <w:rPr>
          <w:lang w:val="en-US"/>
        </w:rPr>
        <w:t xml:space="preserve"> with whom Carbone </w:t>
      </w:r>
      <w:proofErr w:type="spellStart"/>
      <w:r w:rsidR="00776395" w:rsidRPr="00580401">
        <w:rPr>
          <w:lang w:val="en-US"/>
        </w:rPr>
        <w:t>Savoie</w:t>
      </w:r>
      <w:proofErr w:type="spellEnd"/>
      <w:r w:rsidR="00776395" w:rsidRPr="00580401">
        <w:rPr>
          <w:lang w:val="en-US"/>
        </w:rPr>
        <w:t xml:space="preserve"> has more than 10 years of </w:t>
      </w:r>
      <w:r w:rsidRPr="00580401">
        <w:rPr>
          <w:lang w:val="en-US"/>
        </w:rPr>
        <w:t>partnership</w:t>
      </w:r>
      <w:r w:rsidR="00B54DE4" w:rsidRPr="00580401">
        <w:rPr>
          <w:lang w:val="en-US"/>
        </w:rPr>
        <w:t xml:space="preserve">. </w:t>
      </w:r>
    </w:p>
    <w:p w14:paraId="192564FF" w14:textId="77777777" w:rsidR="00A65768" w:rsidRPr="00580401" w:rsidRDefault="00A65768" w:rsidP="009944BE">
      <w:pPr>
        <w:pStyle w:val="N2"/>
        <w:rPr>
          <w:lang w:val="en-US"/>
        </w:rPr>
      </w:pPr>
      <w:bookmarkStart w:id="15" w:name="_Toc24645981"/>
      <w:r w:rsidRPr="00580401">
        <w:rPr>
          <w:lang w:val="en-US"/>
        </w:rPr>
        <w:t>Investment</w:t>
      </w:r>
      <w:bookmarkEnd w:id="15"/>
    </w:p>
    <w:p w14:paraId="19256500" w14:textId="77777777" w:rsidR="00A65768" w:rsidRPr="00580401" w:rsidRDefault="00A65768" w:rsidP="00A65768">
      <w:pPr>
        <w:pStyle w:val="N3"/>
        <w:rPr>
          <w:rStyle w:val="ITStandardZchn"/>
          <w:szCs w:val="22"/>
          <w:lang w:val="en-US"/>
        </w:rPr>
      </w:pPr>
      <w:r w:rsidRPr="00580401">
        <w:rPr>
          <w:rStyle w:val="ITStandardZchn"/>
          <w:szCs w:val="22"/>
          <w:lang w:val="en-US"/>
        </w:rPr>
        <w:t>Tools and Equipment</w:t>
      </w:r>
    </w:p>
    <w:p w14:paraId="19256501" w14:textId="77777777" w:rsidR="005176FA" w:rsidRPr="00580401" w:rsidRDefault="005176FA" w:rsidP="005176FA">
      <w:pPr>
        <w:pStyle w:val="ITStandard"/>
        <w:rPr>
          <w:lang w:val="en-US"/>
        </w:rPr>
      </w:pPr>
      <w:bookmarkStart w:id="16" w:name="_Toc14173735"/>
      <w:bookmarkStart w:id="17" w:name="_Toc14186501"/>
      <w:bookmarkStart w:id="18" w:name="_Toc14186585"/>
      <w:bookmarkStart w:id="19" w:name="_Toc14173736"/>
      <w:bookmarkStart w:id="20" w:name="_Toc14186502"/>
      <w:bookmarkStart w:id="21" w:name="_Toc14186586"/>
      <w:bookmarkEnd w:id="16"/>
      <w:bookmarkEnd w:id="17"/>
      <w:bookmarkEnd w:id="18"/>
      <w:bookmarkEnd w:id="19"/>
      <w:bookmarkEnd w:id="20"/>
      <w:bookmarkEnd w:id="21"/>
      <w:r w:rsidRPr="00580401">
        <w:rPr>
          <w:i/>
          <w:lang w:val="en-US"/>
        </w:rPr>
        <w:t>Important note</w:t>
      </w:r>
      <w:r w:rsidRPr="00580401">
        <w:rPr>
          <w:lang w:val="en-US"/>
        </w:rPr>
        <w:t xml:space="preserve">: the following information, giving the detail of the investments planned is strictly confidential and should in any case not be communicated by any means without Carbone </w:t>
      </w:r>
      <w:proofErr w:type="spellStart"/>
      <w:r w:rsidRPr="00580401">
        <w:rPr>
          <w:lang w:val="en-US"/>
        </w:rPr>
        <w:t>Savoie</w:t>
      </w:r>
      <w:proofErr w:type="spellEnd"/>
      <w:r w:rsidRPr="00580401">
        <w:rPr>
          <w:lang w:val="en-US"/>
        </w:rPr>
        <w:t xml:space="preserve"> prior explicit authorization.</w:t>
      </w:r>
    </w:p>
    <w:tbl>
      <w:tblPr>
        <w:tblStyle w:val="TableGrid"/>
        <w:tblW w:w="9209" w:type="dxa"/>
        <w:jc w:val="center"/>
        <w:tblLayout w:type="fixed"/>
        <w:tblLook w:val="04A0" w:firstRow="1" w:lastRow="0" w:firstColumn="1" w:lastColumn="0" w:noHBand="0" w:noVBand="1"/>
      </w:tblPr>
      <w:tblGrid>
        <w:gridCol w:w="846"/>
        <w:gridCol w:w="1002"/>
        <w:gridCol w:w="862"/>
        <w:gridCol w:w="2835"/>
        <w:gridCol w:w="850"/>
        <w:gridCol w:w="830"/>
        <w:gridCol w:w="871"/>
        <w:gridCol w:w="567"/>
        <w:gridCol w:w="546"/>
      </w:tblGrid>
      <w:tr w:rsidR="00D546C6" w:rsidRPr="00580401" w14:paraId="1925650C" w14:textId="77777777" w:rsidTr="00237E4B">
        <w:trPr>
          <w:trHeight w:val="540"/>
          <w:tblHeader/>
          <w:jc w:val="center"/>
        </w:trPr>
        <w:tc>
          <w:tcPr>
            <w:tcW w:w="846" w:type="dxa"/>
            <w:shd w:val="clear" w:color="auto" w:fill="000000" w:themeFill="text1"/>
          </w:tcPr>
          <w:p w14:paraId="19256502" w14:textId="77777777" w:rsidR="00C352CA" w:rsidRPr="00580401" w:rsidRDefault="00C352CA" w:rsidP="00E34091">
            <w:pPr>
              <w:pStyle w:val="ITAbsatzohneNr"/>
              <w:jc w:val="center"/>
              <w:rPr>
                <w:rFonts w:cs="Arial"/>
                <w:b/>
                <w:bCs/>
                <w:szCs w:val="22"/>
                <w:lang w:val="en-US"/>
              </w:rPr>
            </w:pPr>
            <w:r w:rsidRPr="00580401">
              <w:rPr>
                <w:rFonts w:cs="Arial"/>
                <w:b/>
                <w:bCs/>
                <w:szCs w:val="22"/>
                <w:lang w:val="en-US"/>
              </w:rPr>
              <w:t>Phase</w:t>
            </w:r>
          </w:p>
        </w:tc>
        <w:tc>
          <w:tcPr>
            <w:tcW w:w="1002" w:type="dxa"/>
            <w:shd w:val="clear" w:color="auto" w:fill="000000" w:themeFill="text1"/>
            <w:hideMark/>
          </w:tcPr>
          <w:p w14:paraId="19256503" w14:textId="77777777" w:rsidR="00C352CA" w:rsidRPr="00580401" w:rsidRDefault="00C352CA" w:rsidP="00E34091">
            <w:pPr>
              <w:pStyle w:val="ITAbsatzohneNr"/>
              <w:jc w:val="center"/>
              <w:rPr>
                <w:rFonts w:cs="Arial"/>
                <w:b/>
                <w:bCs/>
                <w:szCs w:val="22"/>
                <w:lang w:val="en-US"/>
              </w:rPr>
            </w:pPr>
            <w:r w:rsidRPr="00580401">
              <w:rPr>
                <w:rFonts w:cs="Arial"/>
                <w:b/>
                <w:bCs/>
                <w:szCs w:val="22"/>
                <w:lang w:val="en-US"/>
              </w:rPr>
              <w:t>Tech</w:t>
            </w:r>
            <w:r w:rsidR="00B33ECF" w:rsidRPr="00580401">
              <w:rPr>
                <w:rFonts w:cs="Arial"/>
                <w:b/>
                <w:bCs/>
                <w:szCs w:val="22"/>
                <w:lang w:val="en-US"/>
              </w:rPr>
              <w:t>.</w:t>
            </w:r>
          </w:p>
          <w:p w14:paraId="19256504" w14:textId="77777777" w:rsidR="00C352CA" w:rsidRPr="00580401" w:rsidRDefault="00C352CA" w:rsidP="00E34091">
            <w:pPr>
              <w:pStyle w:val="ITAbsatzohneNr"/>
              <w:jc w:val="center"/>
              <w:rPr>
                <w:rFonts w:cs="Arial"/>
                <w:b/>
                <w:bCs/>
                <w:szCs w:val="22"/>
                <w:lang w:val="en-US"/>
              </w:rPr>
            </w:pPr>
            <w:r w:rsidRPr="00580401">
              <w:rPr>
                <w:rFonts w:cs="Arial"/>
                <w:b/>
                <w:bCs/>
                <w:szCs w:val="22"/>
                <w:lang w:val="en-US"/>
              </w:rPr>
              <w:t>Class</w:t>
            </w:r>
            <w:r w:rsidR="00B33ECF" w:rsidRPr="00580401">
              <w:rPr>
                <w:rFonts w:cs="Arial"/>
                <w:b/>
                <w:bCs/>
                <w:szCs w:val="22"/>
                <w:lang w:val="en-US"/>
              </w:rPr>
              <w:t>.</w:t>
            </w:r>
          </w:p>
        </w:tc>
        <w:tc>
          <w:tcPr>
            <w:tcW w:w="862" w:type="dxa"/>
            <w:shd w:val="clear" w:color="auto" w:fill="000000" w:themeFill="text1"/>
            <w:hideMark/>
          </w:tcPr>
          <w:p w14:paraId="19256505" w14:textId="77777777" w:rsidR="00C352CA" w:rsidRPr="00580401" w:rsidRDefault="00C352CA" w:rsidP="00E34091">
            <w:pPr>
              <w:pStyle w:val="ITAbsatzohneNr"/>
              <w:jc w:val="center"/>
              <w:rPr>
                <w:rFonts w:cs="Arial"/>
                <w:b/>
                <w:bCs/>
                <w:szCs w:val="22"/>
                <w:lang w:val="en-US" w:eastAsia="en-US"/>
              </w:rPr>
            </w:pPr>
            <w:r w:rsidRPr="00580401">
              <w:rPr>
                <w:rFonts w:cs="Arial"/>
                <w:b/>
                <w:bCs/>
                <w:szCs w:val="22"/>
                <w:lang w:val="en-US"/>
              </w:rPr>
              <w:t xml:space="preserve">No. of </w:t>
            </w:r>
            <w:r w:rsidR="00B33ECF" w:rsidRPr="00580401">
              <w:rPr>
                <w:rFonts w:cs="Arial"/>
                <w:b/>
                <w:bCs/>
                <w:szCs w:val="22"/>
                <w:lang w:val="en-US"/>
              </w:rPr>
              <w:t>t</w:t>
            </w:r>
            <w:r w:rsidRPr="00580401">
              <w:rPr>
                <w:rFonts w:cs="Arial"/>
                <w:b/>
                <w:bCs/>
                <w:szCs w:val="22"/>
                <w:lang w:val="en-US"/>
              </w:rPr>
              <w:t>ools</w:t>
            </w:r>
          </w:p>
        </w:tc>
        <w:tc>
          <w:tcPr>
            <w:tcW w:w="2835" w:type="dxa"/>
            <w:shd w:val="clear" w:color="auto" w:fill="000000" w:themeFill="text1"/>
            <w:hideMark/>
          </w:tcPr>
          <w:p w14:paraId="19256506" w14:textId="77777777" w:rsidR="00C352CA" w:rsidRPr="00580401" w:rsidRDefault="00C352CA" w:rsidP="00E34091">
            <w:pPr>
              <w:pStyle w:val="ITAbsatzohneNr"/>
              <w:jc w:val="center"/>
              <w:rPr>
                <w:rFonts w:cs="Arial"/>
                <w:b/>
                <w:bCs/>
                <w:szCs w:val="22"/>
                <w:lang w:val="en-US" w:eastAsia="en-US"/>
              </w:rPr>
            </w:pPr>
            <w:r w:rsidRPr="00580401">
              <w:rPr>
                <w:rFonts w:cs="Arial"/>
                <w:b/>
                <w:bCs/>
                <w:szCs w:val="22"/>
                <w:lang w:val="en-US"/>
              </w:rPr>
              <w:t>Examples</w:t>
            </w:r>
            <w:r w:rsidRPr="00580401">
              <w:rPr>
                <w:rFonts w:cs="Arial"/>
                <w:b/>
                <w:bCs/>
                <w:szCs w:val="22"/>
                <w:lang w:val="en-US" w:eastAsia="en-US"/>
              </w:rPr>
              <w:t xml:space="preserve"> of Tools</w:t>
            </w:r>
          </w:p>
        </w:tc>
        <w:tc>
          <w:tcPr>
            <w:tcW w:w="850" w:type="dxa"/>
            <w:shd w:val="clear" w:color="auto" w:fill="000000" w:themeFill="text1"/>
            <w:hideMark/>
          </w:tcPr>
          <w:p w14:paraId="19256507" w14:textId="77777777" w:rsidR="00C352CA" w:rsidRPr="00580401" w:rsidRDefault="00C352CA" w:rsidP="00E34091">
            <w:pPr>
              <w:pStyle w:val="ITAbsatzohneNr"/>
              <w:jc w:val="center"/>
              <w:rPr>
                <w:rFonts w:cs="Arial"/>
                <w:b/>
                <w:bCs/>
                <w:szCs w:val="22"/>
                <w:lang w:val="en-US" w:eastAsia="en-US"/>
              </w:rPr>
            </w:pPr>
            <w:r w:rsidRPr="00580401">
              <w:rPr>
                <w:rFonts w:cs="Arial"/>
                <w:b/>
                <w:szCs w:val="22"/>
                <w:lang w:val="en-US"/>
              </w:rPr>
              <w:t>Invest</w:t>
            </w:r>
            <w:r w:rsidR="00B33ECF" w:rsidRPr="00580401">
              <w:rPr>
                <w:rFonts w:cs="Arial"/>
                <w:b/>
                <w:szCs w:val="22"/>
                <w:lang w:val="en-US"/>
              </w:rPr>
              <w:t>.</w:t>
            </w:r>
            <w:r w:rsidRPr="00580401">
              <w:rPr>
                <w:rFonts w:cs="Arial"/>
                <w:b/>
                <w:szCs w:val="22"/>
                <w:lang w:val="en-US"/>
              </w:rPr>
              <w:t xml:space="preserve"> Cost</w:t>
            </w:r>
            <w:r w:rsidRPr="00580401">
              <w:rPr>
                <w:rFonts w:cs="Arial"/>
                <w:b/>
                <w:bCs/>
                <w:szCs w:val="22"/>
                <w:lang w:val="en-US" w:eastAsia="en-US"/>
              </w:rPr>
              <w:t xml:space="preserve"> [k</w:t>
            </w:r>
            <w:r w:rsidR="00B33ECF" w:rsidRPr="00580401">
              <w:rPr>
                <w:rFonts w:cs="Arial"/>
                <w:b/>
                <w:bCs/>
                <w:szCs w:val="22"/>
                <w:lang w:val="en-US" w:eastAsia="en-US"/>
              </w:rPr>
              <w:t>€</w:t>
            </w:r>
            <w:r w:rsidRPr="00580401">
              <w:rPr>
                <w:rFonts w:cs="Arial"/>
                <w:b/>
                <w:bCs/>
                <w:szCs w:val="22"/>
                <w:lang w:val="en-US" w:eastAsia="en-US"/>
              </w:rPr>
              <w:t>]</w:t>
            </w:r>
          </w:p>
        </w:tc>
        <w:tc>
          <w:tcPr>
            <w:tcW w:w="830" w:type="dxa"/>
            <w:shd w:val="clear" w:color="auto" w:fill="000000" w:themeFill="text1"/>
            <w:hideMark/>
          </w:tcPr>
          <w:p w14:paraId="19256508" w14:textId="77777777" w:rsidR="00C352CA" w:rsidRPr="00580401" w:rsidRDefault="00C352CA">
            <w:pPr>
              <w:pStyle w:val="ITAbsatzohneNr"/>
              <w:jc w:val="center"/>
              <w:rPr>
                <w:rFonts w:cs="Arial"/>
                <w:b/>
                <w:szCs w:val="22"/>
                <w:lang w:val="en-US"/>
              </w:rPr>
            </w:pPr>
            <w:r w:rsidRPr="00580401">
              <w:rPr>
                <w:rFonts w:cs="Arial"/>
                <w:b/>
                <w:szCs w:val="22"/>
                <w:lang w:val="en-US"/>
              </w:rPr>
              <w:t>Year*</w:t>
            </w:r>
          </w:p>
        </w:tc>
        <w:tc>
          <w:tcPr>
            <w:tcW w:w="871" w:type="dxa"/>
            <w:shd w:val="clear" w:color="auto" w:fill="000000" w:themeFill="text1"/>
            <w:vAlign w:val="center"/>
          </w:tcPr>
          <w:p w14:paraId="19256509" w14:textId="77777777" w:rsidR="00C352CA" w:rsidRPr="00580401" w:rsidRDefault="00237E4B">
            <w:pPr>
              <w:pStyle w:val="ITAbsatzohneNr"/>
              <w:jc w:val="center"/>
              <w:rPr>
                <w:rFonts w:cs="Arial"/>
                <w:b/>
                <w:bCs/>
                <w:szCs w:val="22"/>
                <w:lang w:val="en-US" w:eastAsia="en-US"/>
              </w:rPr>
            </w:pPr>
            <w:proofErr w:type="spellStart"/>
            <w:r w:rsidRPr="00580401">
              <w:rPr>
                <w:rFonts w:cs="Arial"/>
                <w:b/>
                <w:bCs/>
                <w:szCs w:val="22"/>
                <w:lang w:val="en-US" w:eastAsia="en-US"/>
              </w:rPr>
              <w:t>Eligib</w:t>
            </w:r>
            <w:proofErr w:type="spellEnd"/>
            <w:r w:rsidRPr="00580401">
              <w:rPr>
                <w:rFonts w:cs="Arial"/>
                <w:b/>
                <w:bCs/>
                <w:szCs w:val="22"/>
                <w:lang w:val="en-US" w:eastAsia="en-US"/>
              </w:rPr>
              <w:t>.</w:t>
            </w:r>
            <w:r w:rsidR="00C352CA" w:rsidRPr="00580401">
              <w:rPr>
                <w:rFonts w:cs="Arial"/>
                <w:b/>
                <w:bCs/>
                <w:szCs w:val="22"/>
                <w:lang w:val="en-US" w:eastAsia="en-US"/>
              </w:rPr>
              <w:t xml:space="preserve"> cost</w:t>
            </w:r>
          </w:p>
        </w:tc>
        <w:tc>
          <w:tcPr>
            <w:tcW w:w="567" w:type="dxa"/>
            <w:shd w:val="clear" w:color="auto" w:fill="000000" w:themeFill="text1"/>
            <w:vAlign w:val="center"/>
          </w:tcPr>
          <w:p w14:paraId="1925650A" w14:textId="77777777" w:rsidR="00C352CA" w:rsidRPr="00580401" w:rsidRDefault="00C352CA">
            <w:pPr>
              <w:pStyle w:val="ITAbsatzohneNr"/>
              <w:jc w:val="center"/>
              <w:rPr>
                <w:rFonts w:cs="Arial"/>
                <w:b/>
                <w:bCs/>
                <w:szCs w:val="22"/>
                <w:lang w:val="en-US" w:eastAsia="en-US"/>
              </w:rPr>
            </w:pPr>
            <w:r w:rsidRPr="00580401">
              <w:rPr>
                <w:rFonts w:cs="Arial"/>
                <w:b/>
                <w:bCs/>
                <w:szCs w:val="22"/>
                <w:lang w:val="en-US" w:eastAsia="en-US"/>
              </w:rPr>
              <w:t>WS</w:t>
            </w:r>
          </w:p>
        </w:tc>
        <w:tc>
          <w:tcPr>
            <w:tcW w:w="546" w:type="dxa"/>
            <w:shd w:val="clear" w:color="auto" w:fill="000000" w:themeFill="text1"/>
            <w:vAlign w:val="center"/>
            <w:hideMark/>
          </w:tcPr>
          <w:p w14:paraId="1925650B" w14:textId="77777777" w:rsidR="00C352CA" w:rsidRPr="00580401" w:rsidRDefault="00C352CA">
            <w:pPr>
              <w:pStyle w:val="ITAbsatzohneNr"/>
              <w:ind w:right="-108"/>
              <w:jc w:val="center"/>
              <w:rPr>
                <w:rFonts w:cs="Arial"/>
                <w:b/>
                <w:bCs/>
                <w:szCs w:val="22"/>
                <w:lang w:val="en-US" w:eastAsia="en-US"/>
              </w:rPr>
            </w:pPr>
            <w:r w:rsidRPr="00580401">
              <w:rPr>
                <w:rFonts w:cs="Arial"/>
                <w:b/>
                <w:bCs/>
                <w:szCs w:val="22"/>
                <w:lang w:val="en-US" w:eastAsia="en-US"/>
              </w:rPr>
              <w:t>WP</w:t>
            </w:r>
          </w:p>
        </w:tc>
      </w:tr>
      <w:tr w:rsidR="00B33ECF" w:rsidRPr="00580401" w14:paraId="19256519" w14:textId="77777777" w:rsidTr="00237E4B">
        <w:trPr>
          <w:trHeight w:val="315"/>
          <w:jc w:val="center"/>
        </w:trPr>
        <w:tc>
          <w:tcPr>
            <w:tcW w:w="846" w:type="dxa"/>
          </w:tcPr>
          <w:p w14:paraId="1925650D"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R&amp;D</w:t>
            </w:r>
          </w:p>
        </w:tc>
        <w:tc>
          <w:tcPr>
            <w:tcW w:w="1002" w:type="dxa"/>
            <w:noWrap/>
          </w:tcPr>
          <w:p w14:paraId="1925650E"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Extrusion</w:t>
            </w:r>
          </w:p>
        </w:tc>
        <w:tc>
          <w:tcPr>
            <w:tcW w:w="862" w:type="dxa"/>
            <w:noWrap/>
          </w:tcPr>
          <w:p w14:paraId="1925650F"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2</w:t>
            </w:r>
          </w:p>
        </w:tc>
        <w:tc>
          <w:tcPr>
            <w:tcW w:w="2835" w:type="dxa"/>
            <w:vAlign w:val="center"/>
          </w:tcPr>
          <w:p w14:paraId="19256510" w14:textId="77777777" w:rsidR="00C352CA" w:rsidRPr="001376B9" w:rsidRDefault="00510EDF" w:rsidP="00E34091">
            <w:pPr>
              <w:pStyle w:val="ITAbsatzohneNr"/>
              <w:rPr>
                <w:rFonts w:cs="Arial"/>
                <w:sz w:val="22"/>
                <w:szCs w:val="22"/>
                <w:lang w:val="en-US" w:eastAsia="en-US"/>
              </w:rPr>
            </w:pPr>
            <w:r w:rsidRPr="001376B9">
              <w:rPr>
                <w:rFonts w:cs="Arial"/>
                <w:sz w:val="22"/>
                <w:szCs w:val="22"/>
                <w:lang w:val="en-US" w:eastAsia="en-US"/>
              </w:rPr>
              <w:t>Preparation and testing</w:t>
            </w:r>
            <w:r w:rsidR="00C352CA" w:rsidRPr="001376B9">
              <w:rPr>
                <w:rFonts w:cs="Arial"/>
                <w:sz w:val="22"/>
                <w:szCs w:val="22"/>
                <w:lang w:val="en-US" w:eastAsia="en-US"/>
              </w:rPr>
              <w:t xml:space="preserve"> </w:t>
            </w:r>
            <w:r w:rsidRPr="001376B9">
              <w:rPr>
                <w:rFonts w:cs="Arial"/>
                <w:sz w:val="22"/>
                <w:szCs w:val="22"/>
                <w:lang w:val="en-US" w:eastAsia="en-US"/>
              </w:rPr>
              <w:t xml:space="preserve">of </w:t>
            </w:r>
            <w:r w:rsidR="00C352CA" w:rsidRPr="001376B9">
              <w:rPr>
                <w:rFonts w:cs="Arial"/>
                <w:sz w:val="22"/>
                <w:szCs w:val="22"/>
                <w:lang w:val="en-US" w:eastAsia="en-US"/>
              </w:rPr>
              <w:t>new raw materials</w:t>
            </w:r>
          </w:p>
          <w:p w14:paraId="19256511" w14:textId="77777777" w:rsidR="00C352CA" w:rsidRPr="001376B9" w:rsidRDefault="00C352CA" w:rsidP="00CE6227">
            <w:pPr>
              <w:pStyle w:val="ITAbsatzohneNr"/>
              <w:numPr>
                <w:ilvl w:val="0"/>
                <w:numId w:val="20"/>
              </w:numPr>
              <w:ind w:left="0" w:firstLine="0"/>
              <w:rPr>
                <w:rFonts w:cs="Arial"/>
                <w:sz w:val="22"/>
                <w:szCs w:val="22"/>
                <w:lang w:val="en-US" w:eastAsia="en-US"/>
              </w:rPr>
            </w:pPr>
            <w:r w:rsidRPr="001376B9">
              <w:rPr>
                <w:rFonts w:cs="Arial"/>
                <w:sz w:val="22"/>
                <w:szCs w:val="22"/>
                <w:lang w:val="en-US" w:eastAsia="en-US"/>
              </w:rPr>
              <w:t>Specific silo and weighing management system for catalyst with very fine grain size and very precise/low content)</w:t>
            </w:r>
          </w:p>
          <w:p w14:paraId="19256512" w14:textId="77777777" w:rsidR="00C352CA" w:rsidRPr="001376B9" w:rsidRDefault="00DC1797" w:rsidP="00CE6227">
            <w:pPr>
              <w:pStyle w:val="ITAbsatzohneNr"/>
              <w:numPr>
                <w:ilvl w:val="0"/>
                <w:numId w:val="20"/>
              </w:numPr>
              <w:ind w:left="0" w:firstLine="0"/>
              <w:rPr>
                <w:rFonts w:cs="Arial"/>
                <w:sz w:val="22"/>
                <w:szCs w:val="22"/>
                <w:lang w:val="en-US" w:eastAsia="en-US"/>
              </w:rPr>
            </w:pPr>
            <w:r w:rsidRPr="001376B9">
              <w:rPr>
                <w:rFonts w:cs="Arial"/>
                <w:sz w:val="22"/>
                <w:szCs w:val="22"/>
                <w:lang w:val="en-US" w:eastAsia="en-US"/>
              </w:rPr>
              <w:t xml:space="preserve">Development </w:t>
            </w:r>
            <w:r w:rsidR="00C352CA" w:rsidRPr="001376B9">
              <w:rPr>
                <w:rFonts w:cs="Arial"/>
                <w:sz w:val="22"/>
                <w:szCs w:val="22"/>
                <w:lang w:val="en-US" w:eastAsia="en-US"/>
              </w:rPr>
              <w:t>of</w:t>
            </w:r>
            <w:r w:rsidRPr="001376B9">
              <w:rPr>
                <w:rFonts w:cs="Arial"/>
                <w:sz w:val="22"/>
                <w:szCs w:val="22"/>
                <w:lang w:val="en-US" w:eastAsia="en-US"/>
              </w:rPr>
              <w:t xml:space="preserve"> new</w:t>
            </w:r>
            <w:r w:rsidR="00C352CA" w:rsidRPr="001376B9">
              <w:rPr>
                <w:rFonts w:cs="Arial"/>
                <w:sz w:val="22"/>
                <w:szCs w:val="22"/>
                <w:lang w:val="en-US" w:eastAsia="en-US"/>
              </w:rPr>
              <w:t xml:space="preserve"> automatism and on line measurement  to manage new materials (catalyst) in formulas</w:t>
            </w:r>
          </w:p>
          <w:p w14:paraId="19256513" w14:textId="77777777" w:rsidR="00C352CA" w:rsidRPr="001376B9" w:rsidRDefault="00C352CA" w:rsidP="00E34091">
            <w:pPr>
              <w:pStyle w:val="ITAbsatzohneNr"/>
              <w:rPr>
                <w:rFonts w:cs="Arial"/>
                <w:sz w:val="22"/>
                <w:szCs w:val="22"/>
                <w:lang w:val="en-US" w:eastAsia="en-US"/>
              </w:rPr>
            </w:pPr>
          </w:p>
        </w:tc>
        <w:tc>
          <w:tcPr>
            <w:tcW w:w="850" w:type="dxa"/>
            <w:noWrap/>
          </w:tcPr>
          <w:p w14:paraId="19256514"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600</w:t>
            </w:r>
          </w:p>
        </w:tc>
        <w:tc>
          <w:tcPr>
            <w:tcW w:w="830" w:type="dxa"/>
            <w:noWrap/>
          </w:tcPr>
          <w:p w14:paraId="19256515" w14:textId="77777777" w:rsidR="00C352CA" w:rsidRPr="001376B9" w:rsidRDefault="007C7EA1" w:rsidP="00DC1797">
            <w:pPr>
              <w:pStyle w:val="ITAbsatzohneNr"/>
              <w:jc w:val="center"/>
              <w:rPr>
                <w:rFonts w:cs="Arial"/>
                <w:sz w:val="22"/>
                <w:szCs w:val="22"/>
                <w:lang w:val="en-US" w:eastAsia="en-US"/>
              </w:rPr>
            </w:pPr>
            <w:r w:rsidRPr="001376B9">
              <w:rPr>
                <w:rFonts w:cs="Arial"/>
                <w:sz w:val="22"/>
                <w:szCs w:val="22"/>
                <w:lang w:val="en-US" w:eastAsia="en-US"/>
              </w:rPr>
              <w:t xml:space="preserve">2019 - </w:t>
            </w:r>
            <w:r w:rsidR="00C352CA" w:rsidRPr="001376B9">
              <w:rPr>
                <w:rFonts w:cs="Arial"/>
                <w:sz w:val="22"/>
                <w:szCs w:val="22"/>
                <w:lang w:val="en-US" w:eastAsia="en-US"/>
              </w:rPr>
              <w:t>2020</w:t>
            </w:r>
          </w:p>
        </w:tc>
        <w:tc>
          <w:tcPr>
            <w:tcW w:w="871" w:type="dxa"/>
          </w:tcPr>
          <w:p w14:paraId="19256516"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Y</w:t>
            </w:r>
            <w:r w:rsidR="00510EDF" w:rsidRPr="001376B9">
              <w:rPr>
                <w:rFonts w:cs="Arial"/>
                <w:sz w:val="22"/>
                <w:szCs w:val="22"/>
                <w:lang w:val="en-US" w:eastAsia="en-US"/>
              </w:rPr>
              <w:t>es</w:t>
            </w:r>
          </w:p>
        </w:tc>
        <w:tc>
          <w:tcPr>
            <w:tcW w:w="567" w:type="dxa"/>
          </w:tcPr>
          <w:p w14:paraId="19256517" w14:textId="77777777" w:rsidR="00C352CA" w:rsidRPr="001376B9" w:rsidRDefault="00ED2952" w:rsidP="00DC1797">
            <w:pPr>
              <w:pStyle w:val="ITAbsatzohneNr"/>
              <w:jc w:val="center"/>
              <w:rPr>
                <w:rFonts w:cs="Arial"/>
                <w:sz w:val="22"/>
                <w:szCs w:val="22"/>
                <w:lang w:val="en-US" w:eastAsia="en-US"/>
              </w:rPr>
            </w:pPr>
            <w:r w:rsidRPr="001376B9">
              <w:rPr>
                <w:rFonts w:cs="Arial"/>
                <w:sz w:val="22"/>
                <w:szCs w:val="22"/>
                <w:lang w:val="en-US" w:eastAsia="en-US"/>
              </w:rPr>
              <w:t>1</w:t>
            </w:r>
          </w:p>
        </w:tc>
        <w:tc>
          <w:tcPr>
            <w:tcW w:w="546" w:type="dxa"/>
            <w:noWrap/>
          </w:tcPr>
          <w:p w14:paraId="19256518" w14:textId="22E9D310" w:rsidR="00C352CA" w:rsidRPr="001376B9" w:rsidRDefault="009D6A0E" w:rsidP="007C7EA1">
            <w:pPr>
              <w:pStyle w:val="ITAbsatzohneNr"/>
              <w:jc w:val="center"/>
              <w:rPr>
                <w:rFonts w:cs="Arial"/>
                <w:sz w:val="22"/>
                <w:szCs w:val="22"/>
                <w:lang w:val="en-US" w:eastAsia="en-US"/>
              </w:rPr>
            </w:pPr>
            <w:r w:rsidRPr="001376B9">
              <w:rPr>
                <w:rFonts w:cs="Arial"/>
                <w:sz w:val="22"/>
                <w:szCs w:val="22"/>
                <w:lang w:val="en-US" w:eastAsia="en-US"/>
              </w:rPr>
              <w:t>1</w:t>
            </w:r>
          </w:p>
        </w:tc>
      </w:tr>
      <w:tr w:rsidR="00B33ECF" w:rsidRPr="00580401" w14:paraId="19256525" w14:textId="77777777" w:rsidTr="00237E4B">
        <w:trPr>
          <w:trHeight w:val="540"/>
          <w:jc w:val="center"/>
        </w:trPr>
        <w:tc>
          <w:tcPr>
            <w:tcW w:w="846" w:type="dxa"/>
          </w:tcPr>
          <w:p w14:paraId="1925651A"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lastRenderedPageBreak/>
              <w:t>R&amp;D</w:t>
            </w:r>
          </w:p>
        </w:tc>
        <w:tc>
          <w:tcPr>
            <w:tcW w:w="1002" w:type="dxa"/>
            <w:noWrap/>
          </w:tcPr>
          <w:p w14:paraId="1925651B"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Graphitization</w:t>
            </w:r>
          </w:p>
        </w:tc>
        <w:tc>
          <w:tcPr>
            <w:tcW w:w="862" w:type="dxa"/>
            <w:noWrap/>
          </w:tcPr>
          <w:p w14:paraId="1925651C"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2</w:t>
            </w:r>
          </w:p>
        </w:tc>
        <w:tc>
          <w:tcPr>
            <w:tcW w:w="2835" w:type="dxa"/>
            <w:vAlign w:val="center"/>
          </w:tcPr>
          <w:p w14:paraId="1925651D" w14:textId="77777777" w:rsidR="00652643" w:rsidRPr="001376B9" w:rsidRDefault="00C352CA" w:rsidP="00E34091">
            <w:pPr>
              <w:pStyle w:val="ITAbsatzohneNr"/>
              <w:rPr>
                <w:rFonts w:cs="Arial"/>
                <w:sz w:val="22"/>
                <w:szCs w:val="22"/>
                <w:lang w:val="en-US" w:eastAsia="en-US"/>
              </w:rPr>
            </w:pPr>
            <w:r w:rsidRPr="001376B9">
              <w:rPr>
                <w:rFonts w:cs="Arial"/>
                <w:sz w:val="22"/>
                <w:szCs w:val="22"/>
                <w:lang w:val="en-US" w:eastAsia="en-US"/>
              </w:rPr>
              <w:t>Pilot furnaces at EP</w:t>
            </w:r>
            <w:r w:rsidR="00B3652C" w:rsidRPr="001376B9">
              <w:rPr>
                <w:rStyle w:val="FootnoteReference"/>
                <w:rFonts w:cs="Arial"/>
                <w:sz w:val="22"/>
                <w:szCs w:val="22"/>
                <w:lang w:val="en-US" w:eastAsia="en-US"/>
              </w:rPr>
              <w:footnoteReference w:id="20"/>
            </w:r>
            <w:r w:rsidRPr="001376B9">
              <w:rPr>
                <w:rFonts w:cs="Arial"/>
                <w:sz w:val="22"/>
                <w:szCs w:val="22"/>
                <w:lang w:val="en-US" w:eastAsia="en-US"/>
              </w:rPr>
              <w:t xml:space="preserve"> </w:t>
            </w:r>
            <w:r w:rsidR="00CF779D" w:rsidRPr="001376B9">
              <w:rPr>
                <w:rFonts w:cs="Arial"/>
                <w:sz w:val="22"/>
                <w:szCs w:val="22"/>
                <w:lang w:val="en-US" w:eastAsia="en-US"/>
              </w:rPr>
              <w:t>(1 four/20)</w:t>
            </w:r>
            <w:r w:rsidRPr="001376B9">
              <w:rPr>
                <w:rFonts w:cs="Arial"/>
                <w:sz w:val="22"/>
                <w:szCs w:val="22"/>
                <w:lang w:val="en-US" w:eastAsia="en-US"/>
              </w:rPr>
              <w:t xml:space="preserve"> &amp; NR</w:t>
            </w:r>
            <w:r w:rsidR="00B3652C" w:rsidRPr="001376B9">
              <w:rPr>
                <w:rStyle w:val="FootnoteReference"/>
                <w:rFonts w:cs="Arial"/>
                <w:sz w:val="22"/>
                <w:szCs w:val="22"/>
                <w:lang w:val="en-US" w:eastAsia="en-US"/>
              </w:rPr>
              <w:footnoteReference w:id="21"/>
            </w:r>
            <w:r w:rsidRPr="001376B9">
              <w:rPr>
                <w:rFonts w:cs="Arial"/>
                <w:sz w:val="22"/>
                <w:szCs w:val="22"/>
                <w:lang w:val="en-US" w:eastAsia="en-US"/>
              </w:rPr>
              <w:t xml:space="preserve"> </w:t>
            </w:r>
            <w:r w:rsidR="00CF779D" w:rsidRPr="001376B9">
              <w:rPr>
                <w:rFonts w:cs="Arial"/>
                <w:sz w:val="22"/>
                <w:szCs w:val="22"/>
                <w:lang w:val="en-US" w:eastAsia="en-US"/>
              </w:rPr>
              <w:t>(1 four/10)</w:t>
            </w:r>
            <w:r w:rsidRPr="001376B9">
              <w:rPr>
                <w:rFonts w:cs="Arial"/>
                <w:sz w:val="22"/>
                <w:szCs w:val="22"/>
                <w:lang w:val="en-US" w:eastAsia="en-US"/>
              </w:rPr>
              <w:t xml:space="preserve"> workshop to test cooling optimization and pack management. These furnaces will have to be fine</w:t>
            </w:r>
            <w:r w:rsidR="00DC1797" w:rsidRPr="001376B9">
              <w:rPr>
                <w:rFonts w:cs="Arial"/>
                <w:sz w:val="22"/>
                <w:szCs w:val="22"/>
                <w:lang w:val="en-US" w:eastAsia="en-US"/>
              </w:rPr>
              <w:t>-</w:t>
            </w:r>
            <w:r w:rsidRPr="001376B9">
              <w:rPr>
                <w:rFonts w:cs="Arial"/>
                <w:sz w:val="22"/>
                <w:szCs w:val="22"/>
                <w:lang w:val="en-US" w:eastAsia="en-US"/>
              </w:rPr>
              <w:t xml:space="preserve"> tuned depending on the different tests and associated results</w:t>
            </w:r>
          </w:p>
          <w:p w14:paraId="1925651E" w14:textId="77777777" w:rsidR="00652643" w:rsidRPr="001376B9" w:rsidRDefault="00652643">
            <w:pPr>
              <w:pStyle w:val="ITAbsatzohneNr"/>
              <w:rPr>
                <w:rFonts w:cs="Arial"/>
                <w:sz w:val="22"/>
                <w:szCs w:val="22"/>
                <w:lang w:val="en-US" w:eastAsia="en-US"/>
              </w:rPr>
            </w:pPr>
          </w:p>
          <w:p w14:paraId="1925651F" w14:textId="77777777" w:rsidR="00C352CA" w:rsidRPr="001376B9" w:rsidRDefault="00C352CA">
            <w:pPr>
              <w:pStyle w:val="ITAbsatzohneNr"/>
              <w:rPr>
                <w:rFonts w:cs="Arial"/>
                <w:sz w:val="22"/>
                <w:szCs w:val="22"/>
                <w:lang w:val="en-US" w:eastAsia="en-US"/>
              </w:rPr>
            </w:pPr>
          </w:p>
        </w:tc>
        <w:tc>
          <w:tcPr>
            <w:tcW w:w="850" w:type="dxa"/>
            <w:noWrap/>
          </w:tcPr>
          <w:p w14:paraId="19256520"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2.200</w:t>
            </w:r>
          </w:p>
        </w:tc>
        <w:tc>
          <w:tcPr>
            <w:tcW w:w="830" w:type="dxa"/>
            <w:noWrap/>
          </w:tcPr>
          <w:p w14:paraId="19256521"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2020</w:t>
            </w:r>
          </w:p>
        </w:tc>
        <w:tc>
          <w:tcPr>
            <w:tcW w:w="871" w:type="dxa"/>
          </w:tcPr>
          <w:p w14:paraId="19256522"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Y</w:t>
            </w:r>
            <w:r w:rsidR="00510EDF" w:rsidRPr="001376B9">
              <w:rPr>
                <w:rFonts w:cs="Arial"/>
                <w:sz w:val="22"/>
                <w:szCs w:val="22"/>
                <w:lang w:val="en-US" w:eastAsia="en-US"/>
              </w:rPr>
              <w:t>es</w:t>
            </w:r>
          </w:p>
        </w:tc>
        <w:tc>
          <w:tcPr>
            <w:tcW w:w="567" w:type="dxa"/>
          </w:tcPr>
          <w:p w14:paraId="19256523" w14:textId="77777777" w:rsidR="00C352CA" w:rsidRPr="001376B9" w:rsidRDefault="00ED2952" w:rsidP="00DC1797">
            <w:pPr>
              <w:pStyle w:val="ITAbsatzohneNr"/>
              <w:jc w:val="center"/>
              <w:rPr>
                <w:rFonts w:cs="Arial"/>
                <w:sz w:val="22"/>
                <w:szCs w:val="22"/>
                <w:lang w:val="en-US" w:eastAsia="en-US"/>
              </w:rPr>
            </w:pPr>
            <w:r w:rsidRPr="001376B9">
              <w:rPr>
                <w:rFonts w:cs="Arial"/>
                <w:sz w:val="22"/>
                <w:szCs w:val="22"/>
                <w:lang w:val="en-US" w:eastAsia="en-US"/>
              </w:rPr>
              <w:t>1</w:t>
            </w:r>
          </w:p>
        </w:tc>
        <w:tc>
          <w:tcPr>
            <w:tcW w:w="546" w:type="dxa"/>
            <w:noWrap/>
          </w:tcPr>
          <w:p w14:paraId="19256524"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2</w:t>
            </w:r>
          </w:p>
        </w:tc>
      </w:tr>
      <w:tr w:rsidR="00B33ECF" w:rsidRPr="00580401" w14:paraId="19256531" w14:textId="77777777" w:rsidTr="00237E4B">
        <w:trPr>
          <w:trHeight w:val="540"/>
          <w:jc w:val="center"/>
        </w:trPr>
        <w:tc>
          <w:tcPr>
            <w:tcW w:w="846" w:type="dxa"/>
          </w:tcPr>
          <w:p w14:paraId="19256526" w14:textId="77777777" w:rsidR="00C352CA" w:rsidRPr="001376B9" w:rsidRDefault="00C352CA" w:rsidP="00DC1797">
            <w:pPr>
              <w:pStyle w:val="ITAbsatzohneNr"/>
              <w:jc w:val="center"/>
              <w:rPr>
                <w:rFonts w:cs="Arial"/>
                <w:sz w:val="22"/>
                <w:szCs w:val="22"/>
                <w:lang w:val="en-US" w:eastAsia="en-US"/>
              </w:rPr>
            </w:pPr>
          </w:p>
        </w:tc>
        <w:tc>
          <w:tcPr>
            <w:tcW w:w="1002" w:type="dxa"/>
            <w:noWrap/>
          </w:tcPr>
          <w:p w14:paraId="19256527"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Equipment for labs</w:t>
            </w:r>
          </w:p>
        </w:tc>
        <w:tc>
          <w:tcPr>
            <w:tcW w:w="862" w:type="dxa"/>
            <w:noWrap/>
          </w:tcPr>
          <w:p w14:paraId="19256528"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3</w:t>
            </w:r>
          </w:p>
        </w:tc>
        <w:tc>
          <w:tcPr>
            <w:tcW w:w="2835" w:type="dxa"/>
            <w:vAlign w:val="center"/>
          </w:tcPr>
          <w:p w14:paraId="19256529" w14:textId="77777777" w:rsidR="00C352CA" w:rsidRPr="001376B9" w:rsidRDefault="00C352CA" w:rsidP="00E34091">
            <w:pPr>
              <w:pStyle w:val="ITAbsatzohneNr"/>
              <w:rPr>
                <w:rFonts w:cs="Arial"/>
                <w:sz w:val="22"/>
                <w:szCs w:val="22"/>
                <w:lang w:val="en-US" w:eastAsia="en-US"/>
              </w:rPr>
            </w:pPr>
            <w:r w:rsidRPr="001376B9">
              <w:rPr>
                <w:rFonts w:cs="Arial"/>
                <w:sz w:val="22"/>
                <w:szCs w:val="22"/>
                <w:lang w:val="en-US" w:eastAsia="en-US"/>
              </w:rPr>
              <w:t xml:space="preserve">Mills, sieving, </w:t>
            </w:r>
            <w:r w:rsidRPr="001376B9">
              <w:rPr>
                <w:rFonts w:cs="Arial"/>
                <w:sz w:val="22"/>
                <w:szCs w:val="22"/>
                <w:lang w:val="en-US"/>
              </w:rPr>
              <w:t>graphitization LWG</w:t>
            </w:r>
            <w:r w:rsidR="00DC1797" w:rsidRPr="001376B9">
              <w:rPr>
                <w:rFonts w:cs="Arial"/>
                <w:sz w:val="22"/>
                <w:szCs w:val="22"/>
                <w:lang w:val="en-US" w:eastAsia="en-US"/>
              </w:rPr>
              <w:t xml:space="preserve"> equipment</w:t>
            </w:r>
            <w:r w:rsidR="00E95B71" w:rsidRPr="001376B9">
              <w:rPr>
                <w:rFonts w:cs="Arial"/>
                <w:sz w:val="22"/>
                <w:szCs w:val="22"/>
                <w:lang w:val="en-US" w:eastAsia="en-US"/>
              </w:rPr>
              <w:t xml:space="preserve"> at lab scale</w:t>
            </w:r>
            <w:r w:rsidRPr="001376B9">
              <w:rPr>
                <w:rFonts w:cs="Arial"/>
                <w:sz w:val="22"/>
                <w:szCs w:val="22"/>
                <w:lang w:val="en-US" w:eastAsia="en-US"/>
              </w:rPr>
              <w:t xml:space="preserve"> to be adapted to the </w:t>
            </w:r>
            <w:r w:rsidR="00087FC0" w:rsidRPr="001376B9">
              <w:rPr>
                <w:rFonts w:cs="Arial"/>
                <w:sz w:val="22"/>
                <w:szCs w:val="22"/>
                <w:lang w:val="en-US" w:eastAsia="en-US"/>
              </w:rPr>
              <w:t xml:space="preserve">specific </w:t>
            </w:r>
            <w:r w:rsidRPr="001376B9">
              <w:rPr>
                <w:rFonts w:cs="Arial"/>
                <w:sz w:val="22"/>
                <w:szCs w:val="22"/>
                <w:lang w:val="en-US" w:eastAsia="en-US"/>
              </w:rPr>
              <w:t xml:space="preserve">raw materials </w:t>
            </w:r>
            <w:r w:rsidR="003A6B5C" w:rsidRPr="001376B9">
              <w:rPr>
                <w:rFonts w:cs="Arial"/>
                <w:sz w:val="22"/>
                <w:szCs w:val="22"/>
                <w:lang w:val="en-US" w:eastAsia="en-US"/>
              </w:rPr>
              <w:t xml:space="preserve">for </w:t>
            </w:r>
            <w:r w:rsidR="00493533" w:rsidRPr="001376B9">
              <w:rPr>
                <w:rFonts w:cs="Arial"/>
                <w:sz w:val="22"/>
                <w:szCs w:val="22"/>
                <w:lang w:val="en-US"/>
              </w:rPr>
              <w:t xml:space="preserve">innovation in the </w:t>
            </w:r>
            <w:r w:rsidRPr="001376B9">
              <w:rPr>
                <w:rFonts w:cs="Arial"/>
                <w:sz w:val="22"/>
                <w:szCs w:val="22"/>
                <w:lang w:val="en-US" w:eastAsia="en-US"/>
              </w:rPr>
              <w:t>process</w:t>
            </w:r>
            <w:r w:rsidR="00493533" w:rsidRPr="001376B9">
              <w:rPr>
                <w:rFonts w:cs="Arial"/>
                <w:sz w:val="22"/>
                <w:szCs w:val="22"/>
                <w:lang w:val="en-US" w:eastAsia="en-US"/>
              </w:rPr>
              <w:t>es</w:t>
            </w:r>
            <w:r w:rsidR="00E95B71" w:rsidRPr="001376B9">
              <w:rPr>
                <w:rFonts w:cs="Arial"/>
                <w:sz w:val="22"/>
                <w:szCs w:val="22"/>
                <w:lang w:val="en-US" w:eastAsia="en-US"/>
              </w:rPr>
              <w:t xml:space="preserve"> </w:t>
            </w:r>
            <w:r w:rsidR="003A6B5C" w:rsidRPr="001376B9">
              <w:rPr>
                <w:rFonts w:cs="Arial"/>
                <w:sz w:val="22"/>
                <w:szCs w:val="22"/>
                <w:lang w:val="en-US" w:eastAsia="en-US"/>
              </w:rPr>
              <w:t xml:space="preserve">required by </w:t>
            </w:r>
            <w:r w:rsidR="00E95B71" w:rsidRPr="001376B9">
              <w:rPr>
                <w:rFonts w:cs="Arial"/>
                <w:sz w:val="22"/>
                <w:szCs w:val="22"/>
                <w:lang w:val="en-US" w:eastAsia="en-US"/>
              </w:rPr>
              <w:t>t</w:t>
            </w:r>
            <w:r w:rsidR="003A6B5C" w:rsidRPr="001376B9">
              <w:rPr>
                <w:rFonts w:cs="Arial"/>
                <w:sz w:val="22"/>
                <w:szCs w:val="22"/>
                <w:lang w:val="en-US" w:eastAsia="en-US"/>
              </w:rPr>
              <w:t>he very different</w:t>
            </w:r>
            <w:r w:rsidRPr="001376B9">
              <w:rPr>
                <w:rFonts w:cs="Arial"/>
                <w:sz w:val="22"/>
                <w:szCs w:val="22"/>
                <w:lang w:val="en-US" w:eastAsia="en-US"/>
              </w:rPr>
              <w:t xml:space="preserve"> </w:t>
            </w:r>
            <w:r w:rsidR="003A6B5C" w:rsidRPr="001376B9">
              <w:rPr>
                <w:rFonts w:cs="Arial"/>
                <w:sz w:val="22"/>
                <w:szCs w:val="22"/>
                <w:lang w:val="en-US" w:eastAsia="en-US"/>
              </w:rPr>
              <w:t xml:space="preserve">BAM </w:t>
            </w:r>
            <w:r w:rsidRPr="001376B9">
              <w:rPr>
                <w:rFonts w:cs="Arial"/>
                <w:sz w:val="22"/>
                <w:szCs w:val="22"/>
                <w:lang w:val="en-US" w:eastAsia="en-US"/>
              </w:rPr>
              <w:t>products</w:t>
            </w:r>
            <w:r w:rsidR="003A6B5C" w:rsidRPr="001376B9">
              <w:rPr>
                <w:rFonts w:cs="Arial"/>
                <w:sz w:val="22"/>
                <w:szCs w:val="22"/>
                <w:lang w:val="en-US" w:eastAsia="en-US"/>
              </w:rPr>
              <w:t xml:space="preserve"> specifications</w:t>
            </w:r>
            <w:r w:rsidR="00D3767D" w:rsidRPr="001376B9">
              <w:rPr>
                <w:rFonts w:cs="Arial"/>
                <w:sz w:val="22"/>
                <w:szCs w:val="22"/>
                <w:lang w:val="en-US" w:eastAsia="en-US"/>
              </w:rPr>
              <w:t xml:space="preserve"> </w:t>
            </w:r>
          </w:p>
        </w:tc>
        <w:tc>
          <w:tcPr>
            <w:tcW w:w="850" w:type="dxa"/>
            <w:noWrap/>
          </w:tcPr>
          <w:p w14:paraId="1925652A" w14:textId="77777777" w:rsidR="00C352CA" w:rsidRPr="001376B9" w:rsidRDefault="00C352CA" w:rsidP="00DC1797">
            <w:pPr>
              <w:pStyle w:val="ITAbsatzohneNr"/>
              <w:jc w:val="center"/>
              <w:rPr>
                <w:rFonts w:cs="Arial"/>
                <w:sz w:val="22"/>
                <w:szCs w:val="22"/>
                <w:lang w:val="en-US"/>
              </w:rPr>
            </w:pPr>
            <w:r w:rsidRPr="001376B9">
              <w:rPr>
                <w:rFonts w:cs="Arial"/>
                <w:sz w:val="22"/>
                <w:szCs w:val="22"/>
                <w:lang w:val="en-US"/>
              </w:rPr>
              <w:t>1.010</w:t>
            </w:r>
          </w:p>
        </w:tc>
        <w:tc>
          <w:tcPr>
            <w:tcW w:w="830" w:type="dxa"/>
            <w:noWrap/>
          </w:tcPr>
          <w:p w14:paraId="1925652B" w14:textId="55DF75BA"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2019</w:t>
            </w:r>
            <w:r w:rsidR="001376B9">
              <w:rPr>
                <w:rFonts w:cs="Arial"/>
                <w:sz w:val="22"/>
                <w:szCs w:val="22"/>
                <w:lang w:val="en-US" w:eastAsia="en-US"/>
              </w:rPr>
              <w:t xml:space="preserve"> </w:t>
            </w:r>
            <w:r w:rsidRPr="001376B9">
              <w:rPr>
                <w:rFonts w:cs="Arial"/>
                <w:sz w:val="22"/>
                <w:szCs w:val="22"/>
                <w:lang w:val="en-US" w:eastAsia="en-US"/>
              </w:rPr>
              <w:t>-</w:t>
            </w:r>
            <w:r w:rsidR="001376B9">
              <w:rPr>
                <w:rFonts w:cs="Arial"/>
                <w:sz w:val="22"/>
                <w:szCs w:val="22"/>
                <w:lang w:val="en-US" w:eastAsia="en-US"/>
              </w:rPr>
              <w:t xml:space="preserve"> </w:t>
            </w:r>
            <w:r w:rsidRPr="001376B9">
              <w:rPr>
                <w:rFonts w:cs="Arial"/>
                <w:sz w:val="22"/>
                <w:szCs w:val="22"/>
                <w:lang w:val="en-US" w:eastAsia="en-US"/>
              </w:rPr>
              <w:t>2021</w:t>
            </w:r>
          </w:p>
          <w:p w14:paraId="1925652C" w14:textId="77777777" w:rsidR="00C352CA" w:rsidRPr="001376B9" w:rsidRDefault="00C352CA" w:rsidP="00DC1797">
            <w:pPr>
              <w:pStyle w:val="ITAbsatzohneNr"/>
              <w:jc w:val="center"/>
              <w:rPr>
                <w:rFonts w:cs="Arial"/>
                <w:sz w:val="22"/>
                <w:szCs w:val="22"/>
                <w:lang w:val="en-US" w:eastAsia="en-US"/>
              </w:rPr>
            </w:pPr>
          </w:p>
        </w:tc>
        <w:tc>
          <w:tcPr>
            <w:tcW w:w="871" w:type="dxa"/>
          </w:tcPr>
          <w:p w14:paraId="1925652D"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Y</w:t>
            </w:r>
            <w:r w:rsidR="00171552" w:rsidRPr="001376B9">
              <w:rPr>
                <w:rFonts w:cs="Arial"/>
                <w:sz w:val="22"/>
                <w:szCs w:val="22"/>
                <w:lang w:val="en-US" w:eastAsia="en-US"/>
              </w:rPr>
              <w:t>es</w:t>
            </w:r>
          </w:p>
        </w:tc>
        <w:tc>
          <w:tcPr>
            <w:tcW w:w="567" w:type="dxa"/>
          </w:tcPr>
          <w:p w14:paraId="1925652E" w14:textId="77777777" w:rsidR="00C352CA" w:rsidRPr="001376B9" w:rsidRDefault="00ED2952" w:rsidP="00DC1797">
            <w:pPr>
              <w:pStyle w:val="ITAbsatzohneNr"/>
              <w:jc w:val="center"/>
              <w:rPr>
                <w:rFonts w:cs="Arial"/>
                <w:sz w:val="22"/>
                <w:szCs w:val="22"/>
                <w:lang w:val="en-US" w:eastAsia="en-US"/>
              </w:rPr>
            </w:pPr>
            <w:r w:rsidRPr="001376B9">
              <w:rPr>
                <w:rFonts w:cs="Arial"/>
                <w:sz w:val="22"/>
                <w:szCs w:val="22"/>
                <w:lang w:val="en-US" w:eastAsia="en-US"/>
              </w:rPr>
              <w:t>1</w:t>
            </w:r>
          </w:p>
        </w:tc>
        <w:tc>
          <w:tcPr>
            <w:tcW w:w="546" w:type="dxa"/>
            <w:noWrap/>
          </w:tcPr>
          <w:p w14:paraId="1925652F" w14:textId="77777777" w:rsidR="00C352CA" w:rsidRPr="001376B9" w:rsidRDefault="00C352CA" w:rsidP="00DC1797">
            <w:pPr>
              <w:pStyle w:val="ITAbsatzohneNr"/>
              <w:jc w:val="center"/>
              <w:rPr>
                <w:rFonts w:cs="Arial"/>
                <w:sz w:val="22"/>
                <w:szCs w:val="22"/>
                <w:lang w:val="en-US" w:eastAsia="en-US"/>
              </w:rPr>
            </w:pPr>
            <w:r w:rsidRPr="001376B9">
              <w:rPr>
                <w:rFonts w:cs="Arial"/>
                <w:sz w:val="22"/>
                <w:szCs w:val="22"/>
                <w:lang w:val="en-US" w:eastAsia="en-US"/>
              </w:rPr>
              <w:t>1-2-3</w:t>
            </w:r>
          </w:p>
          <w:p w14:paraId="19256530" w14:textId="77777777" w:rsidR="00C352CA" w:rsidRPr="001376B9" w:rsidRDefault="00C352CA" w:rsidP="00DC1797">
            <w:pPr>
              <w:pStyle w:val="ITAbsatzohneNr"/>
              <w:jc w:val="center"/>
              <w:rPr>
                <w:rFonts w:cs="Arial"/>
                <w:sz w:val="22"/>
                <w:szCs w:val="22"/>
                <w:lang w:val="en-US" w:eastAsia="en-US"/>
              </w:rPr>
            </w:pPr>
          </w:p>
        </w:tc>
      </w:tr>
      <w:tr w:rsidR="00DC1797" w:rsidRPr="00580401" w14:paraId="19256542" w14:textId="77777777" w:rsidTr="00237E4B">
        <w:trPr>
          <w:trHeight w:val="540"/>
          <w:jc w:val="center"/>
        </w:trPr>
        <w:tc>
          <w:tcPr>
            <w:tcW w:w="846" w:type="dxa"/>
          </w:tcPr>
          <w:p w14:paraId="19256532" w14:textId="096E2FAB" w:rsidR="00DC1797" w:rsidRPr="001376B9" w:rsidRDefault="007C7EA1" w:rsidP="007C7EA1">
            <w:pPr>
              <w:pStyle w:val="ITAbsatzohneNr"/>
              <w:jc w:val="center"/>
              <w:rPr>
                <w:rFonts w:cs="Arial"/>
                <w:b/>
                <w:sz w:val="22"/>
                <w:szCs w:val="22"/>
                <w:lang w:val="en-US" w:eastAsia="en-US"/>
              </w:rPr>
            </w:pPr>
            <w:r w:rsidRPr="001376B9">
              <w:rPr>
                <w:rFonts w:cs="Arial"/>
                <w:sz w:val="22"/>
                <w:szCs w:val="22"/>
                <w:lang w:val="en-US"/>
              </w:rPr>
              <w:t xml:space="preserve"> FID</w:t>
            </w:r>
          </w:p>
        </w:tc>
        <w:tc>
          <w:tcPr>
            <w:tcW w:w="1002" w:type="dxa"/>
            <w:noWrap/>
          </w:tcPr>
          <w:p w14:paraId="19256533"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rPr>
              <w:t>Extrusion</w:t>
            </w:r>
          </w:p>
        </w:tc>
        <w:tc>
          <w:tcPr>
            <w:tcW w:w="862" w:type="dxa"/>
            <w:noWrap/>
          </w:tcPr>
          <w:p w14:paraId="19256538" w14:textId="44EEAE23" w:rsidR="00DC1797" w:rsidRPr="001376B9" w:rsidRDefault="007C7EA1" w:rsidP="00DC1797">
            <w:pPr>
              <w:pStyle w:val="ITAbsatzohneNr"/>
              <w:jc w:val="center"/>
              <w:rPr>
                <w:rFonts w:cs="Arial"/>
                <w:sz w:val="22"/>
                <w:szCs w:val="22"/>
                <w:lang w:val="en-US"/>
              </w:rPr>
            </w:pPr>
            <w:r w:rsidRPr="001376B9">
              <w:rPr>
                <w:rFonts w:cs="Arial"/>
                <w:sz w:val="22"/>
                <w:szCs w:val="22"/>
                <w:lang w:val="en-US"/>
              </w:rPr>
              <w:t>3</w:t>
            </w:r>
          </w:p>
        </w:tc>
        <w:tc>
          <w:tcPr>
            <w:tcW w:w="2835" w:type="dxa"/>
            <w:vAlign w:val="center"/>
          </w:tcPr>
          <w:p w14:paraId="19256539"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 xml:space="preserve">Raw material preparation pilot </w:t>
            </w:r>
            <w:proofErr w:type="spellStart"/>
            <w:r w:rsidRPr="001376B9">
              <w:rPr>
                <w:rFonts w:cs="Arial"/>
                <w:sz w:val="22"/>
                <w:szCs w:val="22"/>
                <w:lang w:val="en-US" w:eastAsia="en-US"/>
              </w:rPr>
              <w:t>equipments</w:t>
            </w:r>
            <w:proofErr w:type="spellEnd"/>
          </w:p>
          <w:p w14:paraId="1925653A" w14:textId="77777777" w:rsidR="00DC1797" w:rsidRPr="001376B9" w:rsidRDefault="00DC1797" w:rsidP="00DC1797">
            <w:pPr>
              <w:pStyle w:val="ITAbsatzohneNr"/>
              <w:numPr>
                <w:ilvl w:val="0"/>
                <w:numId w:val="20"/>
              </w:numPr>
              <w:ind w:left="0" w:firstLine="0"/>
              <w:rPr>
                <w:rFonts w:cs="Arial"/>
                <w:sz w:val="22"/>
                <w:szCs w:val="22"/>
                <w:lang w:val="en-US" w:eastAsia="en-US"/>
              </w:rPr>
            </w:pPr>
            <w:r w:rsidRPr="001376B9">
              <w:rPr>
                <w:rFonts w:cs="Arial"/>
                <w:sz w:val="22"/>
                <w:szCs w:val="22"/>
                <w:lang w:val="en-US" w:eastAsia="en-US"/>
              </w:rPr>
              <w:t>Jet mill technology for milling fine coke powders (20µm) to be adapted at the different raw materials tested</w:t>
            </w:r>
          </w:p>
          <w:p w14:paraId="1925653B" w14:textId="77777777" w:rsidR="00DC1797" w:rsidRPr="001376B9" w:rsidRDefault="00DC1797" w:rsidP="00DC1797">
            <w:pPr>
              <w:pStyle w:val="ITAbsatzohneNr"/>
              <w:numPr>
                <w:ilvl w:val="0"/>
                <w:numId w:val="20"/>
              </w:numPr>
              <w:ind w:left="0" w:firstLine="0"/>
              <w:rPr>
                <w:rFonts w:cs="Arial"/>
                <w:sz w:val="22"/>
                <w:szCs w:val="22"/>
                <w:lang w:val="en-US" w:eastAsia="en-US"/>
              </w:rPr>
            </w:pPr>
            <w:r w:rsidRPr="001376B9">
              <w:rPr>
                <w:rFonts w:cs="Arial"/>
                <w:sz w:val="22"/>
                <w:szCs w:val="22"/>
                <w:lang w:val="en-US" w:eastAsia="en-US"/>
              </w:rPr>
              <w:t xml:space="preserve">Silo management of very fine coke powders (current silos not adapted to powders lower than 100µm). Flowability of the fines will be hugely depending on the tested materials. </w:t>
            </w:r>
          </w:p>
          <w:p w14:paraId="1925653C"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 xml:space="preserve">- Developing a new preheating of materials technology to allow mixing trials of pitch with ultra-fine powders having different </w:t>
            </w:r>
            <w:r w:rsidRPr="001376B9">
              <w:rPr>
                <w:rFonts w:cs="Arial"/>
                <w:sz w:val="22"/>
                <w:szCs w:val="22"/>
                <w:lang w:val="en-US" w:eastAsia="en-US"/>
              </w:rPr>
              <w:lastRenderedPageBreak/>
              <w:t>heat transfer</w:t>
            </w:r>
          </w:p>
        </w:tc>
        <w:tc>
          <w:tcPr>
            <w:tcW w:w="850" w:type="dxa"/>
            <w:noWrap/>
          </w:tcPr>
          <w:p w14:paraId="1925653D"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lastRenderedPageBreak/>
              <w:t>2.900</w:t>
            </w:r>
          </w:p>
        </w:tc>
        <w:tc>
          <w:tcPr>
            <w:tcW w:w="830" w:type="dxa"/>
            <w:noWrap/>
          </w:tcPr>
          <w:p w14:paraId="1925653E"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2020</w:t>
            </w:r>
            <w:r w:rsidR="007C7EA1" w:rsidRPr="001376B9">
              <w:rPr>
                <w:rFonts w:cs="Arial"/>
                <w:sz w:val="22"/>
                <w:szCs w:val="22"/>
                <w:lang w:val="en-US" w:eastAsia="en-US"/>
              </w:rPr>
              <w:t xml:space="preserve"> - 2021</w:t>
            </w:r>
          </w:p>
        </w:tc>
        <w:tc>
          <w:tcPr>
            <w:tcW w:w="871" w:type="dxa"/>
          </w:tcPr>
          <w:p w14:paraId="1925653F"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Yes</w:t>
            </w:r>
          </w:p>
        </w:tc>
        <w:tc>
          <w:tcPr>
            <w:tcW w:w="567" w:type="dxa"/>
          </w:tcPr>
          <w:p w14:paraId="19256540"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1</w:t>
            </w:r>
          </w:p>
        </w:tc>
        <w:tc>
          <w:tcPr>
            <w:tcW w:w="546" w:type="dxa"/>
            <w:noWrap/>
          </w:tcPr>
          <w:p w14:paraId="19256541" w14:textId="77777777" w:rsidR="00DC1797" w:rsidRPr="001376B9" w:rsidRDefault="00DC1797" w:rsidP="00DC1797">
            <w:pPr>
              <w:jc w:val="center"/>
              <w:rPr>
                <w:rFonts w:cs="Arial"/>
                <w:sz w:val="22"/>
                <w:szCs w:val="22"/>
                <w:lang w:val="en-US" w:eastAsia="en-US"/>
              </w:rPr>
            </w:pPr>
            <w:r w:rsidRPr="001376B9">
              <w:rPr>
                <w:rFonts w:cs="Arial"/>
                <w:sz w:val="22"/>
                <w:szCs w:val="22"/>
                <w:lang w:val="en-US" w:eastAsia="en-US"/>
              </w:rPr>
              <w:t>4</w:t>
            </w:r>
          </w:p>
        </w:tc>
      </w:tr>
      <w:tr w:rsidR="00DC1797" w:rsidRPr="00580401" w14:paraId="19256551" w14:textId="77777777" w:rsidTr="00237E4B">
        <w:trPr>
          <w:trHeight w:val="795"/>
          <w:jc w:val="center"/>
        </w:trPr>
        <w:tc>
          <w:tcPr>
            <w:tcW w:w="846" w:type="dxa"/>
          </w:tcPr>
          <w:p w14:paraId="19256543"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FID</w:t>
            </w:r>
          </w:p>
        </w:tc>
        <w:tc>
          <w:tcPr>
            <w:tcW w:w="1002" w:type="dxa"/>
          </w:tcPr>
          <w:p w14:paraId="19256544"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Baking</w:t>
            </w:r>
          </w:p>
        </w:tc>
        <w:tc>
          <w:tcPr>
            <w:tcW w:w="862" w:type="dxa"/>
            <w:noWrap/>
          </w:tcPr>
          <w:p w14:paraId="19256545"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2</w:t>
            </w:r>
          </w:p>
        </w:tc>
        <w:tc>
          <w:tcPr>
            <w:tcW w:w="2835" w:type="dxa"/>
            <w:vAlign w:val="center"/>
          </w:tcPr>
          <w:p w14:paraId="19256546"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Handling capacity in the batch baking workshop (Republic) to adapt to the specific size of the BAM blocks during FID phase</w:t>
            </w:r>
          </w:p>
          <w:p w14:paraId="19256547" w14:textId="77777777" w:rsidR="00DC1797" w:rsidRPr="001376B9" w:rsidRDefault="00DC1797" w:rsidP="00DC1797">
            <w:pPr>
              <w:pStyle w:val="ITAbsatzohneNr"/>
              <w:rPr>
                <w:rFonts w:cs="Arial"/>
                <w:sz w:val="22"/>
                <w:szCs w:val="22"/>
                <w:lang w:val="en-US" w:eastAsia="en-US"/>
              </w:rPr>
            </w:pPr>
          </w:p>
          <w:p w14:paraId="19256548" w14:textId="77777777" w:rsidR="00DC1797" w:rsidRPr="001376B9" w:rsidRDefault="00DC1797" w:rsidP="00DC1797">
            <w:pPr>
              <w:pStyle w:val="ITAbsatzohneNr"/>
              <w:rPr>
                <w:rFonts w:cs="Arial"/>
                <w:sz w:val="22"/>
                <w:szCs w:val="22"/>
                <w:lang w:val="en-US" w:eastAsia="en-US"/>
              </w:rPr>
            </w:pPr>
          </w:p>
        </w:tc>
        <w:tc>
          <w:tcPr>
            <w:tcW w:w="850" w:type="dxa"/>
            <w:noWrap/>
          </w:tcPr>
          <w:p w14:paraId="19256549" w14:textId="77777777" w:rsidR="00DC1797" w:rsidRPr="001376B9" w:rsidDel="00A0592A" w:rsidRDefault="00DC1797" w:rsidP="00DC1797">
            <w:pPr>
              <w:pStyle w:val="ITAbsatzohneNr"/>
              <w:jc w:val="center"/>
              <w:rPr>
                <w:rFonts w:cs="Arial"/>
                <w:sz w:val="22"/>
                <w:szCs w:val="22"/>
                <w:lang w:val="en-US"/>
              </w:rPr>
            </w:pPr>
            <w:r w:rsidRPr="001376B9">
              <w:rPr>
                <w:rFonts w:cs="Arial"/>
                <w:sz w:val="22"/>
                <w:szCs w:val="22"/>
                <w:lang w:val="en-US"/>
              </w:rPr>
              <w:t>575</w:t>
            </w:r>
          </w:p>
        </w:tc>
        <w:tc>
          <w:tcPr>
            <w:tcW w:w="830" w:type="dxa"/>
            <w:noWrap/>
          </w:tcPr>
          <w:p w14:paraId="1925654A" w14:textId="24AD7DD0"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2020</w:t>
            </w:r>
            <w:r w:rsidR="001376B9">
              <w:rPr>
                <w:rFonts w:cs="Arial"/>
                <w:sz w:val="22"/>
                <w:szCs w:val="22"/>
                <w:lang w:val="en-US" w:eastAsia="en-US"/>
              </w:rPr>
              <w:t xml:space="preserve"> </w:t>
            </w:r>
            <w:r w:rsidRPr="001376B9">
              <w:rPr>
                <w:rFonts w:cs="Arial"/>
                <w:sz w:val="22"/>
                <w:szCs w:val="22"/>
                <w:lang w:val="en-US" w:eastAsia="en-US"/>
              </w:rPr>
              <w:t>-</w:t>
            </w:r>
            <w:r w:rsidR="001376B9">
              <w:rPr>
                <w:rFonts w:cs="Arial"/>
                <w:sz w:val="22"/>
                <w:szCs w:val="22"/>
                <w:lang w:val="en-US" w:eastAsia="en-US"/>
              </w:rPr>
              <w:t xml:space="preserve"> </w:t>
            </w:r>
            <w:r w:rsidRPr="001376B9">
              <w:rPr>
                <w:rFonts w:cs="Arial"/>
                <w:sz w:val="22"/>
                <w:szCs w:val="22"/>
                <w:lang w:val="en-US" w:eastAsia="en-US"/>
              </w:rPr>
              <w:t>202</w:t>
            </w:r>
            <w:r w:rsidR="007C7EA1" w:rsidRPr="001376B9">
              <w:rPr>
                <w:rFonts w:cs="Arial"/>
                <w:sz w:val="22"/>
                <w:szCs w:val="22"/>
                <w:lang w:val="en-US" w:eastAsia="en-US"/>
              </w:rPr>
              <w:t>2</w:t>
            </w:r>
          </w:p>
          <w:p w14:paraId="1925654B" w14:textId="77777777" w:rsidR="00DC1797" w:rsidRPr="001376B9" w:rsidRDefault="00DC1797" w:rsidP="00DC1797">
            <w:pPr>
              <w:pStyle w:val="ITAbsatzohneNr"/>
              <w:jc w:val="center"/>
              <w:rPr>
                <w:rFonts w:cs="Arial"/>
                <w:sz w:val="22"/>
                <w:szCs w:val="22"/>
                <w:lang w:val="en-US" w:eastAsia="en-US"/>
              </w:rPr>
            </w:pPr>
          </w:p>
        </w:tc>
        <w:tc>
          <w:tcPr>
            <w:tcW w:w="871" w:type="dxa"/>
          </w:tcPr>
          <w:p w14:paraId="1925654C"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Yes</w:t>
            </w:r>
          </w:p>
        </w:tc>
        <w:tc>
          <w:tcPr>
            <w:tcW w:w="567" w:type="dxa"/>
          </w:tcPr>
          <w:p w14:paraId="1925654D" w14:textId="77777777" w:rsidR="00DC1797" w:rsidRPr="001376B9" w:rsidRDefault="00DC1797" w:rsidP="00DC1797">
            <w:pPr>
              <w:pStyle w:val="ITAbsatzohneNr"/>
              <w:jc w:val="center"/>
              <w:rPr>
                <w:rStyle w:val="CommentReference"/>
                <w:rFonts w:cs="Arial"/>
                <w:sz w:val="22"/>
                <w:szCs w:val="22"/>
                <w:lang w:val="en-US"/>
              </w:rPr>
            </w:pPr>
          </w:p>
          <w:p w14:paraId="1925654E"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1</w:t>
            </w:r>
          </w:p>
          <w:p w14:paraId="1925654F" w14:textId="77777777" w:rsidR="00DC1797" w:rsidRPr="001376B9" w:rsidRDefault="00DC1797" w:rsidP="00DC1797">
            <w:pPr>
              <w:pStyle w:val="ITAbsatzohneNr"/>
              <w:jc w:val="center"/>
              <w:rPr>
                <w:rStyle w:val="CommentReference"/>
                <w:rFonts w:cs="Arial"/>
                <w:sz w:val="22"/>
                <w:szCs w:val="22"/>
                <w:lang w:val="en-US"/>
              </w:rPr>
            </w:pPr>
          </w:p>
        </w:tc>
        <w:tc>
          <w:tcPr>
            <w:tcW w:w="546" w:type="dxa"/>
            <w:noWrap/>
          </w:tcPr>
          <w:p w14:paraId="19256550"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4</w:t>
            </w:r>
          </w:p>
        </w:tc>
      </w:tr>
      <w:tr w:rsidR="00DC1797" w:rsidRPr="00580401" w14:paraId="1925655D" w14:textId="77777777" w:rsidTr="00237E4B">
        <w:trPr>
          <w:trHeight w:val="795"/>
          <w:jc w:val="center"/>
        </w:trPr>
        <w:tc>
          <w:tcPr>
            <w:tcW w:w="846" w:type="dxa"/>
          </w:tcPr>
          <w:p w14:paraId="19256552"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FID</w:t>
            </w:r>
          </w:p>
        </w:tc>
        <w:tc>
          <w:tcPr>
            <w:tcW w:w="1002" w:type="dxa"/>
          </w:tcPr>
          <w:p w14:paraId="19256553"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Graphitization</w:t>
            </w:r>
          </w:p>
        </w:tc>
        <w:tc>
          <w:tcPr>
            <w:tcW w:w="862" w:type="dxa"/>
            <w:noWrap/>
          </w:tcPr>
          <w:p w14:paraId="19256554"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1</w:t>
            </w:r>
          </w:p>
        </w:tc>
        <w:tc>
          <w:tcPr>
            <w:tcW w:w="2835" w:type="dxa"/>
            <w:vAlign w:val="center"/>
          </w:tcPr>
          <w:p w14:paraId="19256555"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High amperage management system in order to test maintaining high temperature levels at the end of graphitization. This will require a lot of measurements (intensity, voltage, resistance, temperatures) in order to adjust step by step.</w:t>
            </w:r>
          </w:p>
          <w:p w14:paraId="19256556" w14:textId="28C6A8A3" w:rsidR="00DC1797" w:rsidRPr="001376B9" w:rsidRDefault="00DC1797" w:rsidP="00DC1797">
            <w:pPr>
              <w:pStyle w:val="ITAbsatzohneNr"/>
              <w:rPr>
                <w:rFonts w:cs="Arial"/>
                <w:i/>
                <w:sz w:val="22"/>
                <w:szCs w:val="22"/>
                <w:lang w:val="en-US" w:eastAsia="en-US"/>
              </w:rPr>
            </w:pPr>
            <w:proofErr w:type="spellStart"/>
            <w:proofErr w:type="gramStart"/>
            <w:r w:rsidRPr="001376B9">
              <w:rPr>
                <w:rFonts w:cs="Arial"/>
                <w:i/>
                <w:sz w:val="22"/>
                <w:szCs w:val="22"/>
                <w:lang w:val="en-US" w:eastAsia="en-US"/>
              </w:rPr>
              <w:t>Nota</w:t>
            </w:r>
            <w:proofErr w:type="spellEnd"/>
            <w:r w:rsidRPr="001376B9">
              <w:rPr>
                <w:rFonts w:cs="Arial"/>
                <w:i/>
                <w:sz w:val="22"/>
                <w:szCs w:val="22"/>
                <w:lang w:val="en-US" w:eastAsia="en-US"/>
              </w:rPr>
              <w:t xml:space="preserve"> :</w:t>
            </w:r>
            <w:proofErr w:type="gramEnd"/>
            <w:r w:rsidRPr="001376B9">
              <w:rPr>
                <w:rFonts w:cs="Arial"/>
                <w:i/>
                <w:sz w:val="22"/>
                <w:szCs w:val="22"/>
                <w:lang w:val="en-US" w:eastAsia="en-US"/>
              </w:rPr>
              <w:t xml:space="preserve"> during the R&amp;D phase the size of the blocks will be adapted (downsized in section to get higher intensity with current transformer) in order to have the possibility to make the first trials without requiring a specific transformer. However during the FID phase</w:t>
            </w:r>
            <w:r w:rsidR="00634792">
              <w:rPr>
                <w:rFonts w:cs="Arial"/>
                <w:i/>
                <w:sz w:val="22"/>
                <w:szCs w:val="22"/>
                <w:lang w:val="en-US" w:eastAsia="en-US"/>
              </w:rPr>
              <w:t>,</w:t>
            </w:r>
            <w:r w:rsidRPr="001376B9">
              <w:rPr>
                <w:rFonts w:cs="Arial"/>
                <w:i/>
                <w:sz w:val="22"/>
                <w:szCs w:val="22"/>
                <w:lang w:val="en-US" w:eastAsia="en-US"/>
              </w:rPr>
              <w:t xml:space="preserve"> </w:t>
            </w:r>
            <w:r w:rsidR="00634792">
              <w:rPr>
                <w:rFonts w:cs="Arial"/>
                <w:i/>
                <w:sz w:val="22"/>
                <w:szCs w:val="22"/>
                <w:lang w:val="en-US" w:eastAsia="en-US"/>
              </w:rPr>
              <w:t xml:space="preserve">Carbone </w:t>
            </w:r>
            <w:proofErr w:type="spellStart"/>
            <w:r w:rsidR="00634792">
              <w:rPr>
                <w:rFonts w:cs="Arial"/>
                <w:i/>
                <w:sz w:val="22"/>
                <w:szCs w:val="22"/>
                <w:lang w:val="en-US" w:eastAsia="en-US"/>
              </w:rPr>
              <w:t>Savoie</w:t>
            </w:r>
            <w:proofErr w:type="spellEnd"/>
            <w:r w:rsidR="00634792" w:rsidRPr="001376B9">
              <w:rPr>
                <w:rFonts w:cs="Arial"/>
                <w:i/>
                <w:sz w:val="22"/>
                <w:szCs w:val="22"/>
                <w:lang w:val="en-US" w:eastAsia="en-US"/>
              </w:rPr>
              <w:t xml:space="preserve"> </w:t>
            </w:r>
            <w:r w:rsidRPr="001376B9">
              <w:rPr>
                <w:rFonts w:cs="Arial"/>
                <w:i/>
                <w:sz w:val="22"/>
                <w:szCs w:val="22"/>
                <w:lang w:val="en-US" w:eastAsia="en-US"/>
              </w:rPr>
              <w:t>will have to test the scale effect at the final size of the blocks foreseen for qualification tests</w:t>
            </w:r>
          </w:p>
          <w:p w14:paraId="19256557" w14:textId="77777777" w:rsidR="00DC1797" w:rsidRPr="001376B9" w:rsidRDefault="00DC1797" w:rsidP="00DC1797">
            <w:pPr>
              <w:pStyle w:val="ITAbsatzohneNr"/>
              <w:rPr>
                <w:rFonts w:cs="Arial"/>
                <w:sz w:val="22"/>
                <w:szCs w:val="22"/>
                <w:lang w:val="en-US" w:eastAsia="en-US"/>
              </w:rPr>
            </w:pPr>
          </w:p>
        </w:tc>
        <w:tc>
          <w:tcPr>
            <w:tcW w:w="850" w:type="dxa"/>
            <w:noWrap/>
          </w:tcPr>
          <w:p w14:paraId="19256558" w14:textId="77777777" w:rsidR="00DC1797" w:rsidRPr="001376B9" w:rsidDel="00A0592A" w:rsidRDefault="00DC1797" w:rsidP="00DC1797">
            <w:pPr>
              <w:pStyle w:val="ITAbsatzohneNr"/>
              <w:jc w:val="center"/>
              <w:rPr>
                <w:rFonts w:cs="Arial"/>
                <w:sz w:val="22"/>
                <w:szCs w:val="22"/>
                <w:lang w:val="en-US"/>
              </w:rPr>
            </w:pPr>
            <w:r w:rsidRPr="001376B9">
              <w:rPr>
                <w:rFonts w:cs="Arial"/>
                <w:sz w:val="22"/>
                <w:szCs w:val="22"/>
                <w:lang w:val="en-US"/>
              </w:rPr>
              <w:t>2.000</w:t>
            </w:r>
          </w:p>
        </w:tc>
        <w:tc>
          <w:tcPr>
            <w:tcW w:w="830" w:type="dxa"/>
            <w:noWrap/>
          </w:tcPr>
          <w:p w14:paraId="19256559" w14:textId="20297E80"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202</w:t>
            </w:r>
            <w:r w:rsidR="007C7EA1" w:rsidRPr="001376B9">
              <w:rPr>
                <w:rFonts w:cs="Arial"/>
                <w:sz w:val="22"/>
                <w:szCs w:val="22"/>
                <w:lang w:val="en-US" w:eastAsia="en-US"/>
              </w:rPr>
              <w:t>1 - 2022</w:t>
            </w:r>
          </w:p>
        </w:tc>
        <w:tc>
          <w:tcPr>
            <w:tcW w:w="871" w:type="dxa"/>
          </w:tcPr>
          <w:p w14:paraId="1925655A"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Yes</w:t>
            </w:r>
          </w:p>
        </w:tc>
        <w:tc>
          <w:tcPr>
            <w:tcW w:w="567" w:type="dxa"/>
          </w:tcPr>
          <w:p w14:paraId="1925655B"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1</w:t>
            </w:r>
          </w:p>
        </w:tc>
        <w:tc>
          <w:tcPr>
            <w:tcW w:w="546" w:type="dxa"/>
            <w:noWrap/>
          </w:tcPr>
          <w:p w14:paraId="1925655C"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4</w:t>
            </w:r>
          </w:p>
        </w:tc>
      </w:tr>
      <w:tr w:rsidR="00DC1797" w:rsidRPr="00580401" w14:paraId="19256567" w14:textId="77777777" w:rsidTr="00237E4B">
        <w:trPr>
          <w:trHeight w:val="795"/>
          <w:jc w:val="center"/>
        </w:trPr>
        <w:tc>
          <w:tcPr>
            <w:tcW w:w="846" w:type="dxa"/>
          </w:tcPr>
          <w:p w14:paraId="1925655E"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FID</w:t>
            </w:r>
          </w:p>
        </w:tc>
        <w:tc>
          <w:tcPr>
            <w:tcW w:w="1002" w:type="dxa"/>
          </w:tcPr>
          <w:p w14:paraId="1925655F"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eastAsia="en-US"/>
              </w:rPr>
              <w:t>Equipment</w:t>
            </w:r>
          </w:p>
        </w:tc>
        <w:tc>
          <w:tcPr>
            <w:tcW w:w="862" w:type="dxa"/>
            <w:noWrap/>
          </w:tcPr>
          <w:p w14:paraId="19256560"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4</w:t>
            </w:r>
          </w:p>
        </w:tc>
        <w:tc>
          <w:tcPr>
            <w:tcW w:w="2835" w:type="dxa"/>
            <w:vAlign w:val="center"/>
          </w:tcPr>
          <w:p w14:paraId="19256561" w14:textId="77777777" w:rsidR="00DC1797" w:rsidRPr="001376B9" w:rsidRDefault="00DC1797" w:rsidP="00DC1797">
            <w:pPr>
              <w:pStyle w:val="ITAbsatzohneNr"/>
              <w:rPr>
                <w:rFonts w:cs="Arial"/>
                <w:b/>
                <w:sz w:val="22"/>
                <w:szCs w:val="22"/>
                <w:lang w:val="en-US" w:eastAsia="en-US"/>
              </w:rPr>
            </w:pPr>
            <w:r w:rsidRPr="001376B9">
              <w:rPr>
                <w:rFonts w:cs="Arial"/>
                <w:sz w:val="22"/>
                <w:szCs w:val="22"/>
                <w:lang w:val="en-US" w:eastAsia="en-US"/>
              </w:rPr>
              <w:t>Equipment necessary to do internal analysis of anode materials products (XRD, BET, MEB, Fluorescence X or equivalent)</w:t>
            </w:r>
          </w:p>
        </w:tc>
        <w:tc>
          <w:tcPr>
            <w:tcW w:w="850" w:type="dxa"/>
            <w:noWrap/>
          </w:tcPr>
          <w:p w14:paraId="19256562" w14:textId="77777777" w:rsidR="00DC1797" w:rsidRPr="001376B9" w:rsidDel="00A0592A" w:rsidRDefault="00DC1797" w:rsidP="00DC1797">
            <w:pPr>
              <w:pStyle w:val="ITAbsatzohneNr"/>
              <w:jc w:val="center"/>
              <w:rPr>
                <w:rFonts w:cs="Arial"/>
                <w:sz w:val="22"/>
                <w:szCs w:val="22"/>
                <w:lang w:val="en-US"/>
              </w:rPr>
            </w:pPr>
            <w:r w:rsidRPr="001376B9">
              <w:rPr>
                <w:rFonts w:cs="Arial"/>
                <w:sz w:val="22"/>
                <w:szCs w:val="22"/>
                <w:lang w:val="en-US"/>
              </w:rPr>
              <w:t>380</w:t>
            </w:r>
          </w:p>
        </w:tc>
        <w:tc>
          <w:tcPr>
            <w:tcW w:w="830" w:type="dxa"/>
            <w:noWrap/>
          </w:tcPr>
          <w:p w14:paraId="19256563" w14:textId="7076C386"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202</w:t>
            </w:r>
            <w:r w:rsidR="007C7EA1" w:rsidRPr="001376B9">
              <w:rPr>
                <w:rFonts w:cs="Arial"/>
                <w:sz w:val="22"/>
                <w:szCs w:val="22"/>
                <w:lang w:val="en-US" w:eastAsia="en-US"/>
              </w:rPr>
              <w:t>0 - 2022</w:t>
            </w:r>
          </w:p>
        </w:tc>
        <w:tc>
          <w:tcPr>
            <w:tcW w:w="871" w:type="dxa"/>
          </w:tcPr>
          <w:p w14:paraId="19256564"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Yes</w:t>
            </w:r>
          </w:p>
        </w:tc>
        <w:tc>
          <w:tcPr>
            <w:tcW w:w="567" w:type="dxa"/>
          </w:tcPr>
          <w:p w14:paraId="19256565"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1</w:t>
            </w:r>
          </w:p>
        </w:tc>
        <w:tc>
          <w:tcPr>
            <w:tcW w:w="546" w:type="dxa"/>
            <w:noWrap/>
          </w:tcPr>
          <w:p w14:paraId="19256566"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4</w:t>
            </w:r>
          </w:p>
        </w:tc>
      </w:tr>
      <w:tr w:rsidR="00DC1797" w:rsidRPr="00580401" w14:paraId="19256571" w14:textId="77777777" w:rsidTr="00237E4B">
        <w:trPr>
          <w:trHeight w:val="795"/>
          <w:jc w:val="center"/>
        </w:trPr>
        <w:tc>
          <w:tcPr>
            <w:tcW w:w="846" w:type="dxa"/>
          </w:tcPr>
          <w:p w14:paraId="19256568"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Mass prod.</w:t>
            </w:r>
          </w:p>
        </w:tc>
        <w:tc>
          <w:tcPr>
            <w:tcW w:w="1002" w:type="dxa"/>
          </w:tcPr>
          <w:p w14:paraId="19256569"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Extrusion</w:t>
            </w:r>
          </w:p>
        </w:tc>
        <w:tc>
          <w:tcPr>
            <w:tcW w:w="862" w:type="dxa"/>
            <w:noWrap/>
          </w:tcPr>
          <w:p w14:paraId="1925656A"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1</w:t>
            </w:r>
          </w:p>
        </w:tc>
        <w:tc>
          <w:tcPr>
            <w:tcW w:w="2835" w:type="dxa"/>
            <w:vAlign w:val="center"/>
          </w:tcPr>
          <w:p w14:paraId="1925656B"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Increase of storage capacity</w:t>
            </w:r>
          </w:p>
        </w:tc>
        <w:tc>
          <w:tcPr>
            <w:tcW w:w="850" w:type="dxa"/>
            <w:noWrap/>
          </w:tcPr>
          <w:p w14:paraId="1925656C"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800</w:t>
            </w:r>
          </w:p>
        </w:tc>
        <w:tc>
          <w:tcPr>
            <w:tcW w:w="830" w:type="dxa"/>
            <w:noWrap/>
          </w:tcPr>
          <w:p w14:paraId="1925656D" w14:textId="6F421681"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2022</w:t>
            </w:r>
            <w:r w:rsidR="001376B9">
              <w:rPr>
                <w:rFonts w:cs="Arial"/>
                <w:sz w:val="22"/>
                <w:szCs w:val="22"/>
                <w:lang w:val="en-US" w:eastAsia="en-US"/>
              </w:rPr>
              <w:t xml:space="preserve"> </w:t>
            </w:r>
            <w:r w:rsidRPr="001376B9">
              <w:rPr>
                <w:rFonts w:cs="Arial"/>
                <w:sz w:val="22"/>
                <w:szCs w:val="22"/>
                <w:lang w:val="en-US" w:eastAsia="en-US"/>
              </w:rPr>
              <w:t>-</w:t>
            </w:r>
            <w:r w:rsidR="001376B9">
              <w:rPr>
                <w:rFonts w:cs="Arial"/>
                <w:sz w:val="22"/>
                <w:szCs w:val="22"/>
                <w:lang w:val="en-US" w:eastAsia="en-US"/>
              </w:rPr>
              <w:t xml:space="preserve"> </w:t>
            </w:r>
            <w:r w:rsidRPr="001376B9">
              <w:rPr>
                <w:rFonts w:cs="Arial"/>
                <w:sz w:val="22"/>
                <w:szCs w:val="22"/>
                <w:lang w:val="en-US" w:eastAsia="en-US"/>
              </w:rPr>
              <w:t>2023</w:t>
            </w:r>
          </w:p>
        </w:tc>
        <w:tc>
          <w:tcPr>
            <w:tcW w:w="871" w:type="dxa"/>
          </w:tcPr>
          <w:p w14:paraId="1925656E"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No</w:t>
            </w:r>
          </w:p>
        </w:tc>
        <w:tc>
          <w:tcPr>
            <w:tcW w:w="567" w:type="dxa"/>
          </w:tcPr>
          <w:p w14:paraId="1925656F"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NA</w:t>
            </w:r>
          </w:p>
        </w:tc>
        <w:tc>
          <w:tcPr>
            <w:tcW w:w="546" w:type="dxa"/>
            <w:noWrap/>
          </w:tcPr>
          <w:p w14:paraId="19256570"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NA</w:t>
            </w:r>
          </w:p>
        </w:tc>
      </w:tr>
      <w:tr w:rsidR="00DC1797" w:rsidRPr="00580401" w14:paraId="1925657D" w14:textId="77777777" w:rsidTr="00237E4B">
        <w:trPr>
          <w:trHeight w:val="795"/>
          <w:jc w:val="center"/>
        </w:trPr>
        <w:tc>
          <w:tcPr>
            <w:tcW w:w="846" w:type="dxa"/>
          </w:tcPr>
          <w:p w14:paraId="19256572"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lastRenderedPageBreak/>
              <w:t>Mass prod.</w:t>
            </w:r>
          </w:p>
        </w:tc>
        <w:tc>
          <w:tcPr>
            <w:tcW w:w="1002" w:type="dxa"/>
          </w:tcPr>
          <w:p w14:paraId="19256573"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eastAsia="en-US"/>
              </w:rPr>
              <w:t>Baking</w:t>
            </w:r>
          </w:p>
        </w:tc>
        <w:tc>
          <w:tcPr>
            <w:tcW w:w="862" w:type="dxa"/>
            <w:noWrap/>
          </w:tcPr>
          <w:p w14:paraId="19256574"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1</w:t>
            </w:r>
          </w:p>
        </w:tc>
        <w:tc>
          <w:tcPr>
            <w:tcW w:w="2835" w:type="dxa"/>
            <w:vAlign w:val="center"/>
          </w:tcPr>
          <w:p w14:paraId="19256575"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Refurbishment of furnace 12</w:t>
            </w:r>
          </w:p>
        </w:tc>
        <w:tc>
          <w:tcPr>
            <w:tcW w:w="850" w:type="dxa"/>
            <w:noWrap/>
          </w:tcPr>
          <w:p w14:paraId="19256576"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16.000</w:t>
            </w:r>
          </w:p>
        </w:tc>
        <w:tc>
          <w:tcPr>
            <w:tcW w:w="830" w:type="dxa"/>
            <w:noWrap/>
          </w:tcPr>
          <w:p w14:paraId="19256577" w14:textId="38AA2BEC"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eastAsia="en-US"/>
              </w:rPr>
              <w:t>2022</w:t>
            </w:r>
            <w:r w:rsidR="001376B9">
              <w:rPr>
                <w:rFonts w:cs="Arial"/>
                <w:sz w:val="22"/>
                <w:szCs w:val="22"/>
                <w:lang w:val="en-US" w:eastAsia="en-US"/>
              </w:rPr>
              <w:t xml:space="preserve"> </w:t>
            </w:r>
            <w:r w:rsidRPr="001376B9">
              <w:rPr>
                <w:rFonts w:cs="Arial"/>
                <w:sz w:val="22"/>
                <w:szCs w:val="22"/>
                <w:lang w:val="en-US" w:eastAsia="en-US"/>
              </w:rPr>
              <w:t>-</w:t>
            </w:r>
            <w:r w:rsidR="001376B9">
              <w:rPr>
                <w:rFonts w:cs="Arial"/>
                <w:sz w:val="22"/>
                <w:szCs w:val="22"/>
                <w:lang w:val="en-US" w:eastAsia="en-US"/>
              </w:rPr>
              <w:t xml:space="preserve"> </w:t>
            </w:r>
            <w:r w:rsidRPr="001376B9">
              <w:rPr>
                <w:rFonts w:cs="Arial"/>
                <w:sz w:val="22"/>
                <w:szCs w:val="22"/>
                <w:lang w:val="en-US" w:eastAsia="en-US"/>
              </w:rPr>
              <w:t>2023</w:t>
            </w:r>
          </w:p>
        </w:tc>
        <w:tc>
          <w:tcPr>
            <w:tcW w:w="871" w:type="dxa"/>
          </w:tcPr>
          <w:p w14:paraId="19256578" w14:textId="77777777" w:rsidR="00DC1797" w:rsidRPr="001376B9" w:rsidRDefault="00DC1797" w:rsidP="00DC1797">
            <w:pPr>
              <w:pStyle w:val="ITAbsatzohneNr"/>
              <w:jc w:val="center"/>
              <w:rPr>
                <w:rStyle w:val="CommentReference"/>
                <w:rFonts w:cs="Arial"/>
                <w:sz w:val="22"/>
                <w:szCs w:val="22"/>
                <w:lang w:val="en-US"/>
              </w:rPr>
            </w:pPr>
          </w:p>
          <w:p w14:paraId="19256579"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No</w:t>
            </w:r>
          </w:p>
        </w:tc>
        <w:tc>
          <w:tcPr>
            <w:tcW w:w="567" w:type="dxa"/>
          </w:tcPr>
          <w:p w14:paraId="1925657A" w14:textId="77777777" w:rsidR="00DC1797" w:rsidRPr="001376B9" w:rsidRDefault="00DC1797" w:rsidP="00DC1797">
            <w:pPr>
              <w:pStyle w:val="ITAbsatzohneNr"/>
              <w:jc w:val="center"/>
              <w:rPr>
                <w:rStyle w:val="CommentReference"/>
                <w:rFonts w:cs="Arial"/>
                <w:sz w:val="22"/>
                <w:szCs w:val="22"/>
                <w:lang w:val="en-US"/>
              </w:rPr>
            </w:pPr>
          </w:p>
          <w:p w14:paraId="1925657B"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NA</w:t>
            </w:r>
          </w:p>
        </w:tc>
        <w:tc>
          <w:tcPr>
            <w:tcW w:w="546" w:type="dxa"/>
            <w:noWrap/>
          </w:tcPr>
          <w:p w14:paraId="1925657C"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NA</w:t>
            </w:r>
          </w:p>
        </w:tc>
      </w:tr>
      <w:tr w:rsidR="00DC1797" w:rsidRPr="00580401" w14:paraId="19256588" w14:textId="77777777" w:rsidTr="00237E4B">
        <w:trPr>
          <w:trHeight w:val="795"/>
          <w:jc w:val="center"/>
        </w:trPr>
        <w:tc>
          <w:tcPr>
            <w:tcW w:w="846" w:type="dxa"/>
          </w:tcPr>
          <w:p w14:paraId="1925657E"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Mass prod.</w:t>
            </w:r>
          </w:p>
        </w:tc>
        <w:tc>
          <w:tcPr>
            <w:tcW w:w="1002" w:type="dxa"/>
          </w:tcPr>
          <w:p w14:paraId="1925657F" w14:textId="77777777"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rPr>
              <w:t>Graphitization</w:t>
            </w:r>
          </w:p>
        </w:tc>
        <w:tc>
          <w:tcPr>
            <w:tcW w:w="862" w:type="dxa"/>
            <w:noWrap/>
          </w:tcPr>
          <w:p w14:paraId="19256580"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19</w:t>
            </w:r>
          </w:p>
        </w:tc>
        <w:tc>
          <w:tcPr>
            <w:tcW w:w="2835" w:type="dxa"/>
            <w:vAlign w:val="center"/>
          </w:tcPr>
          <w:p w14:paraId="19256581" w14:textId="77777777" w:rsidR="00DC1797" w:rsidRPr="001376B9" w:rsidRDefault="00DC1797" w:rsidP="00DC1797">
            <w:pPr>
              <w:pStyle w:val="ITAbsatzohneNr"/>
              <w:rPr>
                <w:rFonts w:cs="Arial"/>
                <w:sz w:val="22"/>
                <w:szCs w:val="22"/>
                <w:lang w:val="en-US" w:eastAsia="en-US"/>
              </w:rPr>
            </w:pPr>
            <w:r w:rsidRPr="001376B9">
              <w:rPr>
                <w:rFonts w:cs="Arial"/>
                <w:sz w:val="22"/>
                <w:szCs w:val="22"/>
                <w:lang w:val="en-US" w:eastAsia="en-US"/>
              </w:rPr>
              <w:t xml:space="preserve">Generalization of EP pilot furnace to the 19 remaining furnaces </w:t>
            </w:r>
            <w:r w:rsidRPr="001376B9">
              <w:rPr>
                <w:rStyle w:val="FootnoteReference"/>
                <w:rFonts w:cs="Arial"/>
                <w:sz w:val="22"/>
                <w:szCs w:val="22"/>
                <w:lang w:val="en-US" w:eastAsia="en-US"/>
              </w:rPr>
              <w:footnoteReference w:id="22"/>
            </w:r>
            <w:r w:rsidRPr="001376B9">
              <w:rPr>
                <w:rFonts w:cs="Arial"/>
                <w:sz w:val="22"/>
                <w:szCs w:val="22"/>
                <w:lang w:val="en-US" w:eastAsia="en-US"/>
              </w:rPr>
              <w:t xml:space="preserve">  with cooling optimization, better yield of operations (progressive according to ramp-up) and packing management</w:t>
            </w:r>
          </w:p>
          <w:p w14:paraId="19256582" w14:textId="77777777" w:rsidR="00DC1797" w:rsidRPr="001376B9" w:rsidRDefault="00DC1797" w:rsidP="00DC1797">
            <w:pPr>
              <w:pStyle w:val="ITAbsatzohneNr"/>
              <w:rPr>
                <w:rFonts w:cs="Arial"/>
                <w:sz w:val="22"/>
                <w:szCs w:val="22"/>
                <w:lang w:val="en-US" w:eastAsia="en-US"/>
              </w:rPr>
            </w:pPr>
          </w:p>
        </w:tc>
        <w:tc>
          <w:tcPr>
            <w:tcW w:w="850" w:type="dxa"/>
            <w:noWrap/>
          </w:tcPr>
          <w:p w14:paraId="19256583" w14:textId="77777777" w:rsidR="00DC1797" w:rsidRPr="001376B9" w:rsidRDefault="00DC1797" w:rsidP="00DC1797">
            <w:pPr>
              <w:pStyle w:val="ITAbsatzohneNr"/>
              <w:jc w:val="center"/>
              <w:rPr>
                <w:rFonts w:cs="Arial"/>
                <w:sz w:val="22"/>
                <w:szCs w:val="22"/>
                <w:lang w:val="en-US"/>
              </w:rPr>
            </w:pPr>
            <w:r w:rsidRPr="001376B9">
              <w:rPr>
                <w:rFonts w:cs="Arial"/>
                <w:sz w:val="22"/>
                <w:szCs w:val="22"/>
                <w:lang w:val="en-US"/>
              </w:rPr>
              <w:t>6.000</w:t>
            </w:r>
          </w:p>
        </w:tc>
        <w:tc>
          <w:tcPr>
            <w:tcW w:w="830" w:type="dxa"/>
            <w:noWrap/>
          </w:tcPr>
          <w:p w14:paraId="19256584" w14:textId="4D5618D0" w:rsidR="00DC1797" w:rsidRPr="001376B9" w:rsidRDefault="00DC1797" w:rsidP="00DC1797">
            <w:pPr>
              <w:pStyle w:val="ITAbsatzohneNr"/>
              <w:jc w:val="center"/>
              <w:rPr>
                <w:rFonts w:cs="Arial"/>
                <w:b/>
                <w:sz w:val="22"/>
                <w:szCs w:val="22"/>
                <w:lang w:val="en-US" w:eastAsia="en-US"/>
              </w:rPr>
            </w:pPr>
            <w:r w:rsidRPr="001376B9">
              <w:rPr>
                <w:rFonts w:cs="Arial"/>
                <w:sz w:val="22"/>
                <w:szCs w:val="22"/>
                <w:lang w:val="en-US" w:eastAsia="en-US"/>
              </w:rPr>
              <w:t>2022</w:t>
            </w:r>
            <w:r w:rsidR="001376B9">
              <w:rPr>
                <w:rFonts w:cs="Arial"/>
                <w:sz w:val="22"/>
                <w:szCs w:val="22"/>
                <w:lang w:val="en-US" w:eastAsia="en-US"/>
              </w:rPr>
              <w:t xml:space="preserve"> </w:t>
            </w:r>
            <w:r w:rsidRPr="001376B9">
              <w:rPr>
                <w:rFonts w:cs="Arial"/>
                <w:sz w:val="22"/>
                <w:szCs w:val="22"/>
                <w:lang w:val="en-US" w:eastAsia="en-US"/>
              </w:rPr>
              <w:t>-</w:t>
            </w:r>
            <w:r w:rsidR="001376B9">
              <w:rPr>
                <w:rFonts w:cs="Arial"/>
                <w:sz w:val="22"/>
                <w:szCs w:val="22"/>
                <w:lang w:val="en-US" w:eastAsia="en-US"/>
              </w:rPr>
              <w:t xml:space="preserve"> </w:t>
            </w:r>
            <w:r w:rsidRPr="001376B9">
              <w:rPr>
                <w:rFonts w:cs="Arial"/>
                <w:sz w:val="22"/>
                <w:szCs w:val="22"/>
                <w:lang w:val="en-US" w:eastAsia="en-US"/>
              </w:rPr>
              <w:t>2023</w:t>
            </w:r>
          </w:p>
        </w:tc>
        <w:tc>
          <w:tcPr>
            <w:tcW w:w="871" w:type="dxa"/>
          </w:tcPr>
          <w:p w14:paraId="19256585"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No</w:t>
            </w:r>
          </w:p>
        </w:tc>
        <w:tc>
          <w:tcPr>
            <w:tcW w:w="567" w:type="dxa"/>
          </w:tcPr>
          <w:p w14:paraId="19256586" w14:textId="77777777" w:rsidR="00DC1797" w:rsidRPr="001376B9" w:rsidRDefault="00DC1797" w:rsidP="00DC1797">
            <w:pPr>
              <w:pStyle w:val="ITAbsatzohneNr"/>
              <w:jc w:val="center"/>
              <w:rPr>
                <w:rStyle w:val="CommentReference"/>
                <w:rFonts w:cs="Arial"/>
                <w:sz w:val="22"/>
                <w:szCs w:val="22"/>
                <w:lang w:val="en-US"/>
              </w:rPr>
            </w:pPr>
            <w:r w:rsidRPr="001376B9">
              <w:rPr>
                <w:rStyle w:val="CommentReference"/>
                <w:rFonts w:cs="Arial"/>
                <w:sz w:val="22"/>
                <w:szCs w:val="22"/>
                <w:lang w:val="en-US"/>
              </w:rPr>
              <w:t>NA</w:t>
            </w:r>
          </w:p>
        </w:tc>
        <w:tc>
          <w:tcPr>
            <w:tcW w:w="546" w:type="dxa"/>
            <w:noWrap/>
          </w:tcPr>
          <w:p w14:paraId="19256587" w14:textId="77777777" w:rsidR="00DC1797" w:rsidRPr="001376B9" w:rsidRDefault="00DC1797" w:rsidP="00DC1797">
            <w:pPr>
              <w:pStyle w:val="ITAbsatzohneNr"/>
              <w:jc w:val="center"/>
              <w:rPr>
                <w:rFonts w:cs="Arial"/>
                <w:sz w:val="22"/>
                <w:szCs w:val="22"/>
                <w:lang w:val="en-US" w:eastAsia="en-US"/>
              </w:rPr>
            </w:pPr>
            <w:r w:rsidRPr="001376B9">
              <w:rPr>
                <w:rFonts w:cs="Arial"/>
                <w:sz w:val="22"/>
                <w:szCs w:val="22"/>
                <w:lang w:val="en-US" w:eastAsia="en-US"/>
              </w:rPr>
              <w:t>NA</w:t>
            </w:r>
          </w:p>
        </w:tc>
      </w:tr>
      <w:tr w:rsidR="00DC1797" w:rsidRPr="00580401" w14:paraId="19256592" w14:textId="77777777" w:rsidTr="00237E4B">
        <w:trPr>
          <w:trHeight w:val="795"/>
          <w:jc w:val="center"/>
        </w:trPr>
        <w:tc>
          <w:tcPr>
            <w:tcW w:w="846" w:type="dxa"/>
          </w:tcPr>
          <w:p w14:paraId="19256589" w14:textId="77777777" w:rsidR="00DC1797" w:rsidRPr="001376B9" w:rsidRDefault="00DC1797" w:rsidP="00DC1797">
            <w:pPr>
              <w:pStyle w:val="ITAbsatzohneNr"/>
              <w:rPr>
                <w:rFonts w:cs="Arial"/>
                <w:b/>
                <w:sz w:val="22"/>
                <w:szCs w:val="22"/>
                <w:lang w:val="en-US" w:eastAsia="en-US"/>
              </w:rPr>
            </w:pPr>
          </w:p>
        </w:tc>
        <w:tc>
          <w:tcPr>
            <w:tcW w:w="1002" w:type="dxa"/>
            <w:vAlign w:val="center"/>
          </w:tcPr>
          <w:p w14:paraId="1925658A" w14:textId="77777777" w:rsidR="00DC1797" w:rsidRPr="001376B9" w:rsidRDefault="00DC1797" w:rsidP="00DC1797">
            <w:pPr>
              <w:pStyle w:val="ITAbsatzohneNr"/>
              <w:rPr>
                <w:rFonts w:cs="Arial"/>
                <w:b/>
                <w:sz w:val="22"/>
                <w:szCs w:val="22"/>
                <w:lang w:val="en-US" w:eastAsia="en-US"/>
              </w:rPr>
            </w:pPr>
          </w:p>
        </w:tc>
        <w:tc>
          <w:tcPr>
            <w:tcW w:w="862" w:type="dxa"/>
            <w:noWrap/>
            <w:vAlign w:val="center"/>
          </w:tcPr>
          <w:p w14:paraId="1925658B" w14:textId="77777777" w:rsidR="00DC1797" w:rsidRPr="001376B9" w:rsidRDefault="00DC1797" w:rsidP="00DC1797">
            <w:pPr>
              <w:pStyle w:val="ITAbsatzohneNr"/>
              <w:rPr>
                <w:rFonts w:cs="Arial"/>
                <w:b/>
                <w:sz w:val="22"/>
                <w:szCs w:val="22"/>
                <w:lang w:val="en-US"/>
              </w:rPr>
            </w:pPr>
          </w:p>
        </w:tc>
        <w:tc>
          <w:tcPr>
            <w:tcW w:w="2835" w:type="dxa"/>
            <w:vAlign w:val="center"/>
          </w:tcPr>
          <w:p w14:paraId="1925658C" w14:textId="77777777" w:rsidR="00DC1797" w:rsidRPr="001376B9" w:rsidRDefault="00DC1797" w:rsidP="00DC1797">
            <w:pPr>
              <w:pStyle w:val="ITAbsatzohneNr"/>
              <w:jc w:val="right"/>
              <w:rPr>
                <w:rFonts w:cs="Arial"/>
                <w:b/>
                <w:sz w:val="22"/>
                <w:szCs w:val="22"/>
                <w:lang w:val="en-US" w:eastAsia="en-US"/>
              </w:rPr>
            </w:pPr>
            <w:r w:rsidRPr="001376B9">
              <w:rPr>
                <w:rFonts w:cs="Arial"/>
                <w:b/>
                <w:sz w:val="22"/>
                <w:szCs w:val="22"/>
                <w:lang w:val="en-US" w:eastAsia="en-US"/>
              </w:rPr>
              <w:t>Total</w:t>
            </w:r>
          </w:p>
        </w:tc>
        <w:tc>
          <w:tcPr>
            <w:tcW w:w="850" w:type="dxa"/>
            <w:noWrap/>
            <w:vAlign w:val="center"/>
          </w:tcPr>
          <w:p w14:paraId="1925658D" w14:textId="77777777" w:rsidR="00DC1797" w:rsidRPr="001376B9" w:rsidDel="00A0592A" w:rsidRDefault="00DC1797" w:rsidP="00DC1797">
            <w:pPr>
              <w:pStyle w:val="ITAbsatzohneNr"/>
              <w:jc w:val="right"/>
              <w:rPr>
                <w:rFonts w:cs="Arial"/>
                <w:b/>
                <w:sz w:val="22"/>
                <w:szCs w:val="22"/>
                <w:lang w:val="en-US"/>
              </w:rPr>
            </w:pPr>
            <w:r w:rsidRPr="000C3FF9">
              <w:rPr>
                <w:rFonts w:cs="Arial"/>
                <w:b/>
                <w:szCs w:val="22"/>
                <w:lang w:val="en-US"/>
              </w:rPr>
              <w:t>32.465</w:t>
            </w:r>
          </w:p>
        </w:tc>
        <w:tc>
          <w:tcPr>
            <w:tcW w:w="830" w:type="dxa"/>
            <w:noWrap/>
            <w:vAlign w:val="center"/>
          </w:tcPr>
          <w:p w14:paraId="1925658E" w14:textId="77777777" w:rsidR="00DC1797" w:rsidRPr="001376B9" w:rsidRDefault="00DC1797" w:rsidP="00DC1797">
            <w:pPr>
              <w:pStyle w:val="ITAbsatzohneNr"/>
              <w:jc w:val="center"/>
              <w:rPr>
                <w:rFonts w:cs="Arial"/>
                <w:b/>
                <w:sz w:val="22"/>
                <w:szCs w:val="22"/>
                <w:lang w:val="en-US" w:eastAsia="en-US"/>
              </w:rPr>
            </w:pPr>
            <w:r w:rsidRPr="001376B9">
              <w:rPr>
                <w:rFonts w:cs="Arial"/>
                <w:b/>
                <w:sz w:val="22"/>
                <w:szCs w:val="22"/>
                <w:lang w:val="en-US" w:eastAsia="en-US"/>
              </w:rPr>
              <w:t>2019-2023</w:t>
            </w:r>
          </w:p>
        </w:tc>
        <w:tc>
          <w:tcPr>
            <w:tcW w:w="871" w:type="dxa"/>
            <w:vAlign w:val="center"/>
          </w:tcPr>
          <w:p w14:paraId="1925658F" w14:textId="77777777" w:rsidR="00DC1797" w:rsidRPr="001376B9" w:rsidRDefault="00DC1797" w:rsidP="00DC1797">
            <w:pPr>
              <w:pStyle w:val="ITAbsatzohneNr"/>
              <w:jc w:val="center"/>
              <w:rPr>
                <w:rStyle w:val="CommentReference"/>
                <w:rFonts w:cs="Arial"/>
                <w:sz w:val="22"/>
                <w:szCs w:val="22"/>
                <w:lang w:val="en-US"/>
              </w:rPr>
            </w:pPr>
          </w:p>
        </w:tc>
        <w:tc>
          <w:tcPr>
            <w:tcW w:w="567" w:type="dxa"/>
            <w:vAlign w:val="center"/>
          </w:tcPr>
          <w:p w14:paraId="19256590" w14:textId="77777777" w:rsidR="00DC1797" w:rsidRPr="001376B9" w:rsidRDefault="00DC1797" w:rsidP="00DC1797">
            <w:pPr>
              <w:pStyle w:val="ITAbsatzohneNr"/>
              <w:jc w:val="center"/>
              <w:rPr>
                <w:rStyle w:val="CommentReference"/>
                <w:rFonts w:cs="Arial"/>
                <w:sz w:val="22"/>
                <w:szCs w:val="22"/>
                <w:lang w:val="en-US"/>
              </w:rPr>
            </w:pPr>
          </w:p>
        </w:tc>
        <w:tc>
          <w:tcPr>
            <w:tcW w:w="546" w:type="dxa"/>
            <w:noWrap/>
            <w:vAlign w:val="center"/>
          </w:tcPr>
          <w:p w14:paraId="19256591" w14:textId="77777777" w:rsidR="00DC1797" w:rsidRPr="001376B9" w:rsidRDefault="00DC1797" w:rsidP="00DC1797">
            <w:pPr>
              <w:pStyle w:val="ITAbsatzohneNr"/>
              <w:jc w:val="center"/>
              <w:rPr>
                <w:rFonts w:cs="Arial"/>
                <w:b/>
                <w:sz w:val="22"/>
                <w:szCs w:val="22"/>
                <w:lang w:val="en-US" w:eastAsia="en-US"/>
              </w:rPr>
            </w:pPr>
          </w:p>
        </w:tc>
      </w:tr>
    </w:tbl>
    <w:p w14:paraId="19256593" w14:textId="77777777" w:rsidR="00C352CA" w:rsidRPr="00580401" w:rsidRDefault="00C352CA" w:rsidP="00C352CA">
      <w:pPr>
        <w:pStyle w:val="Caption"/>
        <w:spacing w:before="0" w:after="0"/>
        <w:rPr>
          <w:lang w:val="en-US"/>
        </w:rPr>
      </w:pPr>
      <w:r w:rsidRPr="00580401">
        <w:rPr>
          <w:lang w:val="en-US"/>
        </w:rPr>
        <w:t>*investment year</w:t>
      </w:r>
    </w:p>
    <w:p w14:paraId="19256594" w14:textId="2FD0FFD2" w:rsidR="00C352CA" w:rsidRPr="00580401" w:rsidRDefault="00C352CA" w:rsidP="00C352CA">
      <w:pPr>
        <w:pStyle w:val="Caption"/>
        <w:spacing w:before="0" w:after="0"/>
        <w:jc w:val="center"/>
        <w:rPr>
          <w:b/>
          <w:sz w:val="22"/>
          <w:szCs w:val="22"/>
          <w:lang w:val="en-US"/>
        </w:rPr>
      </w:pPr>
      <w:r w:rsidRPr="00580401">
        <w:rPr>
          <w:b/>
          <w:sz w:val="22"/>
          <w:szCs w:val="22"/>
          <w:lang w:val="en-US"/>
        </w:rPr>
        <w:t xml:space="preserve">Table </w:t>
      </w:r>
      <w:r w:rsidRPr="00580401">
        <w:rPr>
          <w:b/>
          <w:sz w:val="22"/>
          <w:szCs w:val="22"/>
          <w:lang w:val="en-US"/>
        </w:rPr>
        <w:fldChar w:fldCharType="begin"/>
      </w:r>
      <w:r w:rsidRPr="00580401">
        <w:rPr>
          <w:b/>
          <w:sz w:val="22"/>
          <w:szCs w:val="22"/>
          <w:lang w:val="en-US"/>
        </w:rPr>
        <w:instrText xml:space="preserve"> SEQ Table \* ARABIC </w:instrText>
      </w:r>
      <w:r w:rsidRPr="00580401">
        <w:rPr>
          <w:b/>
          <w:sz w:val="22"/>
          <w:szCs w:val="22"/>
          <w:lang w:val="en-US"/>
        </w:rPr>
        <w:fldChar w:fldCharType="separate"/>
      </w:r>
      <w:r w:rsidR="001B1A33">
        <w:rPr>
          <w:b/>
          <w:noProof/>
          <w:sz w:val="22"/>
          <w:szCs w:val="22"/>
          <w:lang w:val="en-US"/>
        </w:rPr>
        <w:t>9</w:t>
      </w:r>
      <w:r w:rsidRPr="00580401">
        <w:rPr>
          <w:b/>
          <w:sz w:val="22"/>
          <w:szCs w:val="22"/>
          <w:lang w:val="en-US"/>
        </w:rPr>
        <w:fldChar w:fldCharType="end"/>
      </w:r>
      <w:r w:rsidRPr="00580401">
        <w:rPr>
          <w:b/>
          <w:sz w:val="22"/>
          <w:szCs w:val="22"/>
          <w:lang w:val="en-US"/>
        </w:rPr>
        <w:t>: Overview of investment in tools and equipment</w:t>
      </w:r>
    </w:p>
    <w:p w14:paraId="19256595" w14:textId="148187DE" w:rsidR="00C352CA" w:rsidRDefault="00C352CA" w:rsidP="005176FA">
      <w:pPr>
        <w:pStyle w:val="ITStandard"/>
        <w:rPr>
          <w:lang w:val="en-US"/>
        </w:rPr>
      </w:pPr>
    </w:p>
    <w:p w14:paraId="1FACA72A" w14:textId="5BF5D442" w:rsidR="0058428F" w:rsidRPr="00580401" w:rsidRDefault="0058428F" w:rsidP="0058428F">
      <w:pPr>
        <w:pStyle w:val="ITStandard"/>
        <w:rPr>
          <w:b/>
          <w:u w:val="single"/>
          <w:lang w:val="en-US"/>
        </w:rPr>
      </w:pPr>
      <w:r w:rsidRPr="00580401">
        <w:rPr>
          <w:b/>
          <w:u w:val="single"/>
          <w:lang w:val="en-US"/>
        </w:rPr>
        <w:t xml:space="preserve">Note concerning the </w:t>
      </w:r>
      <w:r>
        <w:rPr>
          <w:b/>
          <w:u w:val="single"/>
          <w:lang w:val="en-US"/>
        </w:rPr>
        <w:t xml:space="preserve">investment considered in the R&amp;D and FID phases: </w:t>
      </w:r>
    </w:p>
    <w:p w14:paraId="3AE46013" w14:textId="0D909614" w:rsidR="000B0ECE" w:rsidRDefault="0058428F" w:rsidP="0058428F">
      <w:pPr>
        <w:pStyle w:val="ITStandard"/>
        <w:rPr>
          <w:lang w:val="en-US"/>
        </w:rPr>
      </w:pPr>
      <w:r w:rsidRPr="0058428F">
        <w:rPr>
          <w:lang w:val="en-US"/>
        </w:rPr>
        <w:t xml:space="preserve">The modifications </w:t>
      </w:r>
      <w:r w:rsidR="000B0ECE" w:rsidRPr="0058428F">
        <w:rPr>
          <w:lang w:val="en-US"/>
        </w:rPr>
        <w:t xml:space="preserve">on existing equipment </w:t>
      </w:r>
      <w:r w:rsidR="000B0ECE">
        <w:rPr>
          <w:lang w:val="en-US"/>
        </w:rPr>
        <w:t>and new equipment</w:t>
      </w:r>
      <w:r w:rsidRPr="0058428F">
        <w:rPr>
          <w:lang w:val="en-US"/>
        </w:rPr>
        <w:t xml:space="preserve"> </w:t>
      </w:r>
      <w:r w:rsidR="000B0ECE">
        <w:rPr>
          <w:lang w:val="en-US"/>
        </w:rPr>
        <w:t xml:space="preserve">necessary </w:t>
      </w:r>
      <w:r w:rsidRPr="0058428F">
        <w:rPr>
          <w:lang w:val="en-US"/>
        </w:rPr>
        <w:t xml:space="preserve">during the R&amp;D and FID phases are very specific to the BAM products and </w:t>
      </w:r>
      <w:r w:rsidR="000B0ECE" w:rsidRPr="0058428F">
        <w:rPr>
          <w:lang w:val="en-US"/>
        </w:rPr>
        <w:t>can</w:t>
      </w:r>
      <w:r w:rsidR="000B0ECE">
        <w:rPr>
          <w:lang w:val="en-US"/>
        </w:rPr>
        <w:t>n</w:t>
      </w:r>
      <w:r w:rsidR="000B0ECE" w:rsidRPr="0058428F">
        <w:rPr>
          <w:lang w:val="en-US"/>
        </w:rPr>
        <w:t>ot</w:t>
      </w:r>
      <w:r w:rsidRPr="0058428F">
        <w:rPr>
          <w:lang w:val="en-US"/>
        </w:rPr>
        <w:t xml:space="preserve"> be u</w:t>
      </w:r>
      <w:r w:rsidR="000B0ECE">
        <w:rPr>
          <w:lang w:val="en-US"/>
        </w:rPr>
        <w:t>sed for our current graphitized cathode &amp; specialty graphite production.</w:t>
      </w:r>
    </w:p>
    <w:p w14:paraId="1D653E83" w14:textId="416314A0" w:rsidR="0058428F" w:rsidRPr="0058428F" w:rsidRDefault="0058428F" w:rsidP="0058428F">
      <w:pPr>
        <w:pStyle w:val="ITStandard"/>
        <w:rPr>
          <w:lang w:val="en-US"/>
        </w:rPr>
      </w:pPr>
      <w:r w:rsidRPr="0058428F">
        <w:rPr>
          <w:lang w:val="en-US"/>
        </w:rPr>
        <w:t xml:space="preserve">Indeed, these modifications </w:t>
      </w:r>
      <w:r w:rsidR="000B0ECE">
        <w:rPr>
          <w:lang w:val="en-US"/>
        </w:rPr>
        <w:t>and new equipment</w:t>
      </w:r>
      <w:r w:rsidRPr="0058428F">
        <w:rPr>
          <w:lang w:val="en-US"/>
        </w:rPr>
        <w:t xml:space="preserve"> will extend the technical range of our current processes (lower grain sizes, specific additions of additives not used in our standard formulations, handling devices adapted to specific formats</w:t>
      </w:r>
      <w:r w:rsidR="000B0ECE">
        <w:rPr>
          <w:lang w:val="en-US"/>
        </w:rPr>
        <w:t>, higher temperature</w:t>
      </w:r>
      <w:r w:rsidRPr="0058428F">
        <w:rPr>
          <w:lang w:val="en-US"/>
        </w:rPr>
        <w:t xml:space="preserve"> for a longer time, </w:t>
      </w:r>
      <w:r w:rsidR="000B0ECE">
        <w:rPr>
          <w:lang w:val="en-US"/>
        </w:rPr>
        <w:t xml:space="preserve">lab equipment and measures) in order to match the specific </w:t>
      </w:r>
      <w:r w:rsidRPr="0058428F">
        <w:rPr>
          <w:lang w:val="en-US"/>
        </w:rPr>
        <w:t>c</w:t>
      </w:r>
      <w:r w:rsidR="000B0ECE">
        <w:rPr>
          <w:lang w:val="en-US"/>
        </w:rPr>
        <w:t>haracteristics of BAM materials</w:t>
      </w:r>
      <w:r w:rsidRPr="0058428F">
        <w:rPr>
          <w:lang w:val="en-US"/>
        </w:rPr>
        <w:t xml:space="preserve">. This extended technical range is required only by the very </w:t>
      </w:r>
      <w:r w:rsidR="000B0ECE">
        <w:rPr>
          <w:lang w:val="en-US"/>
        </w:rPr>
        <w:t xml:space="preserve">high technicity of BAM products, </w:t>
      </w:r>
      <w:r w:rsidRPr="0058428F">
        <w:rPr>
          <w:lang w:val="en-US"/>
        </w:rPr>
        <w:t xml:space="preserve">does not provide additional production capacity </w:t>
      </w:r>
      <w:r w:rsidR="000B0ECE">
        <w:rPr>
          <w:lang w:val="en-US"/>
        </w:rPr>
        <w:t xml:space="preserve">on historical markets and is useless to Carbone </w:t>
      </w:r>
      <w:proofErr w:type="spellStart"/>
      <w:r w:rsidR="000B0ECE">
        <w:rPr>
          <w:lang w:val="en-US"/>
        </w:rPr>
        <w:t>Savoie’s</w:t>
      </w:r>
      <w:proofErr w:type="spellEnd"/>
      <w:r w:rsidR="000B0ECE">
        <w:rPr>
          <w:lang w:val="en-US"/>
        </w:rPr>
        <w:t xml:space="preserve"> current graphitized cathode &amp; specialty graphite production. T</w:t>
      </w:r>
      <w:r w:rsidRPr="0058428F">
        <w:rPr>
          <w:lang w:val="en-US"/>
        </w:rPr>
        <w:t>herefore</w:t>
      </w:r>
      <w:r w:rsidR="000B0ECE">
        <w:rPr>
          <w:lang w:val="en-US"/>
        </w:rPr>
        <w:t>,</w:t>
      </w:r>
      <w:r w:rsidRPr="0058428F">
        <w:rPr>
          <w:lang w:val="en-US"/>
        </w:rPr>
        <w:t xml:space="preserve"> these</w:t>
      </w:r>
      <w:r w:rsidR="000B0ECE">
        <w:rPr>
          <w:lang w:val="en-US"/>
        </w:rPr>
        <w:t xml:space="preserve"> R&amp;D and FID</w:t>
      </w:r>
      <w:r w:rsidRPr="0058428F">
        <w:rPr>
          <w:lang w:val="en-US"/>
        </w:rPr>
        <w:t xml:space="preserve"> investments </w:t>
      </w:r>
      <w:proofErr w:type="spellStart"/>
      <w:r w:rsidR="000B0ECE">
        <w:rPr>
          <w:lang w:val="en-US"/>
        </w:rPr>
        <w:t>can</w:t>
      </w:r>
      <w:r w:rsidRPr="0058428F">
        <w:rPr>
          <w:lang w:val="en-US"/>
        </w:rPr>
        <w:t xml:space="preserve"> not</w:t>
      </w:r>
      <w:proofErr w:type="spellEnd"/>
      <w:r w:rsidRPr="0058428F">
        <w:rPr>
          <w:lang w:val="en-US"/>
        </w:rPr>
        <w:t xml:space="preserve"> be amortized on our current productions.</w:t>
      </w:r>
    </w:p>
    <w:p w14:paraId="501BF451" w14:textId="4D9CEA01" w:rsidR="0058428F" w:rsidRPr="0058428F" w:rsidRDefault="0058428F" w:rsidP="0058428F">
      <w:pPr>
        <w:pStyle w:val="ITStandard"/>
        <w:rPr>
          <w:lang w:val="en-US"/>
        </w:rPr>
      </w:pPr>
      <w:r w:rsidRPr="0058428F">
        <w:rPr>
          <w:lang w:val="en-US"/>
        </w:rPr>
        <w:t>In addition</w:t>
      </w:r>
      <w:r>
        <w:rPr>
          <w:lang w:val="en-US"/>
        </w:rPr>
        <w:t>,</w:t>
      </w:r>
      <w:r w:rsidRPr="0058428F">
        <w:rPr>
          <w:lang w:val="en-US"/>
        </w:rPr>
        <w:t xml:space="preserve"> all the modifications are l</w:t>
      </w:r>
      <w:r w:rsidR="000B0ECE">
        <w:rPr>
          <w:lang w:val="en-US"/>
        </w:rPr>
        <w:t>imited to R&amp;D and pilot FID equipment</w:t>
      </w:r>
      <w:r>
        <w:rPr>
          <w:lang w:val="en-US"/>
        </w:rPr>
        <w:t xml:space="preserve">. If validated, </w:t>
      </w:r>
      <w:r w:rsidR="000B0ECE">
        <w:rPr>
          <w:lang w:val="en-US"/>
        </w:rPr>
        <w:t>C</w:t>
      </w:r>
      <w:r>
        <w:rPr>
          <w:lang w:val="en-US"/>
        </w:rPr>
        <w:t xml:space="preserve">arbone </w:t>
      </w:r>
      <w:proofErr w:type="spellStart"/>
      <w:r>
        <w:rPr>
          <w:lang w:val="en-US"/>
        </w:rPr>
        <w:t>Savoie</w:t>
      </w:r>
      <w:proofErr w:type="spellEnd"/>
      <w:r>
        <w:rPr>
          <w:lang w:val="en-US"/>
        </w:rPr>
        <w:t xml:space="preserve"> will have to </w:t>
      </w:r>
      <w:r w:rsidR="000B0ECE">
        <w:rPr>
          <w:lang w:val="en-US"/>
        </w:rPr>
        <w:t>generalize or industrialize</w:t>
      </w:r>
      <w:r>
        <w:rPr>
          <w:lang w:val="en-US"/>
        </w:rPr>
        <w:t xml:space="preserve"> the</w:t>
      </w:r>
      <w:r w:rsidR="000B0ECE">
        <w:rPr>
          <w:lang w:val="en-US"/>
        </w:rPr>
        <w:t xml:space="preserve">se innovations on its mass production equipment, </w:t>
      </w:r>
      <w:r w:rsidRPr="0058428F">
        <w:rPr>
          <w:lang w:val="en-US"/>
        </w:rPr>
        <w:t>requ</w:t>
      </w:r>
      <w:r w:rsidR="000B0ECE">
        <w:rPr>
          <w:lang w:val="en-US"/>
        </w:rPr>
        <w:t>iring</w:t>
      </w:r>
      <w:r w:rsidRPr="0058428F">
        <w:rPr>
          <w:lang w:val="en-US"/>
        </w:rPr>
        <w:t xml:space="preserve"> massive additional investment </w:t>
      </w:r>
      <w:r w:rsidR="000B0ECE">
        <w:rPr>
          <w:lang w:val="en-US"/>
        </w:rPr>
        <w:t>(23 million</w:t>
      </w:r>
      <w:r>
        <w:rPr>
          <w:lang w:val="en-US"/>
        </w:rPr>
        <w:t xml:space="preserve"> Euros</w:t>
      </w:r>
      <w:r w:rsidRPr="0058428F">
        <w:rPr>
          <w:lang w:val="en-US"/>
        </w:rPr>
        <w:t xml:space="preserve"> identified so far</w:t>
      </w:r>
      <w:r w:rsidR="000B0ECE">
        <w:rPr>
          <w:lang w:val="en-US"/>
        </w:rPr>
        <w:t>). The additional investments related to mass production have not been included</w:t>
      </w:r>
      <w:r>
        <w:rPr>
          <w:lang w:val="en-US"/>
        </w:rPr>
        <w:t xml:space="preserve"> in the eligible costs</w:t>
      </w:r>
      <w:r w:rsidR="000B0ECE">
        <w:rPr>
          <w:lang w:val="en-US"/>
        </w:rPr>
        <w:t>.</w:t>
      </w:r>
    </w:p>
    <w:p w14:paraId="4EC98606" w14:textId="36B0FB2A" w:rsidR="0058428F" w:rsidRDefault="0058428F" w:rsidP="005176FA">
      <w:pPr>
        <w:pStyle w:val="ITStandard"/>
        <w:rPr>
          <w:lang w:val="en-US"/>
        </w:rPr>
      </w:pPr>
    </w:p>
    <w:p w14:paraId="3EA04D21" w14:textId="2C3DFA82" w:rsidR="009232CB" w:rsidRDefault="009232CB" w:rsidP="005176FA">
      <w:pPr>
        <w:pStyle w:val="ITStandard"/>
        <w:rPr>
          <w:lang w:val="en-US"/>
        </w:rPr>
      </w:pPr>
    </w:p>
    <w:p w14:paraId="60C02770" w14:textId="77777777" w:rsidR="009232CB" w:rsidRPr="00580401" w:rsidRDefault="009232CB" w:rsidP="005176FA">
      <w:pPr>
        <w:pStyle w:val="ITStandard"/>
        <w:rPr>
          <w:lang w:val="en-US"/>
        </w:rPr>
      </w:pPr>
    </w:p>
    <w:p w14:paraId="1925659A" w14:textId="77777777" w:rsidR="005176FA" w:rsidRPr="00580401" w:rsidRDefault="005176FA" w:rsidP="0058647D">
      <w:pPr>
        <w:pStyle w:val="N3"/>
        <w:numPr>
          <w:ilvl w:val="2"/>
          <w:numId w:val="5"/>
        </w:numPr>
        <w:tabs>
          <w:tab w:val="num" w:pos="851"/>
        </w:tabs>
        <w:ind w:left="851"/>
        <w:rPr>
          <w:rStyle w:val="ITStandardZchn"/>
          <w:szCs w:val="22"/>
          <w:lang w:val="en-US"/>
        </w:rPr>
      </w:pPr>
      <w:r w:rsidRPr="00580401">
        <w:rPr>
          <w:rStyle w:val="ITStandardZchn"/>
          <w:szCs w:val="22"/>
          <w:lang w:val="en-US"/>
        </w:rPr>
        <w:t>Construction of Buildings/Laboratory</w:t>
      </w:r>
    </w:p>
    <w:tbl>
      <w:tblPr>
        <w:tblStyle w:val="TableGrid"/>
        <w:tblW w:w="9747" w:type="dxa"/>
        <w:tblLayout w:type="fixed"/>
        <w:tblLook w:val="04A0" w:firstRow="1" w:lastRow="0" w:firstColumn="1" w:lastColumn="0" w:noHBand="0" w:noVBand="1"/>
      </w:tblPr>
      <w:tblGrid>
        <w:gridCol w:w="1668"/>
        <w:gridCol w:w="850"/>
        <w:gridCol w:w="2439"/>
        <w:gridCol w:w="1701"/>
        <w:gridCol w:w="850"/>
        <w:gridCol w:w="1105"/>
        <w:gridCol w:w="567"/>
        <w:gridCol w:w="567"/>
      </w:tblGrid>
      <w:tr w:rsidR="00D546C6" w:rsidRPr="00580401" w14:paraId="192565A4" w14:textId="77777777" w:rsidTr="00AD2E93">
        <w:trPr>
          <w:trHeight w:val="540"/>
        </w:trPr>
        <w:tc>
          <w:tcPr>
            <w:tcW w:w="1668" w:type="dxa"/>
            <w:shd w:val="clear" w:color="auto" w:fill="000000" w:themeFill="text1"/>
            <w:hideMark/>
          </w:tcPr>
          <w:p w14:paraId="1925659B" w14:textId="77777777" w:rsidR="00510EDF" w:rsidRPr="00580401" w:rsidRDefault="00510EDF" w:rsidP="00A165A5">
            <w:pPr>
              <w:pStyle w:val="ITAbsatzohneNr"/>
              <w:rPr>
                <w:rFonts w:cs="Arial"/>
                <w:b/>
                <w:bCs/>
                <w:sz w:val="22"/>
                <w:szCs w:val="22"/>
                <w:lang w:val="en-US"/>
              </w:rPr>
            </w:pPr>
            <w:r w:rsidRPr="00580401">
              <w:rPr>
                <w:rFonts w:cs="Arial"/>
                <w:b/>
                <w:bCs/>
                <w:sz w:val="22"/>
                <w:szCs w:val="22"/>
                <w:lang w:val="en-US"/>
              </w:rPr>
              <w:t xml:space="preserve">Technology </w:t>
            </w:r>
          </w:p>
          <w:p w14:paraId="1925659C" w14:textId="77777777" w:rsidR="00510EDF" w:rsidRPr="00580401" w:rsidRDefault="00510EDF" w:rsidP="00A165A5">
            <w:pPr>
              <w:pStyle w:val="ITAbsatzohneNr"/>
              <w:rPr>
                <w:rFonts w:cs="Arial"/>
                <w:b/>
                <w:bCs/>
                <w:sz w:val="22"/>
                <w:szCs w:val="22"/>
                <w:lang w:val="en-US"/>
              </w:rPr>
            </w:pPr>
            <w:r w:rsidRPr="00580401">
              <w:rPr>
                <w:rFonts w:cs="Arial"/>
                <w:b/>
                <w:bCs/>
                <w:sz w:val="22"/>
                <w:szCs w:val="22"/>
                <w:lang w:val="en-US"/>
              </w:rPr>
              <w:t>Classification</w:t>
            </w:r>
          </w:p>
        </w:tc>
        <w:tc>
          <w:tcPr>
            <w:tcW w:w="850" w:type="dxa"/>
            <w:shd w:val="clear" w:color="auto" w:fill="000000" w:themeFill="text1"/>
            <w:hideMark/>
          </w:tcPr>
          <w:p w14:paraId="1925659D" w14:textId="77777777" w:rsidR="00510EDF" w:rsidRPr="00580401" w:rsidRDefault="00510EDF" w:rsidP="00A165A5">
            <w:pPr>
              <w:pStyle w:val="ITAbsatzohneNr"/>
              <w:rPr>
                <w:rFonts w:cs="Arial"/>
                <w:b/>
                <w:bCs/>
                <w:sz w:val="22"/>
                <w:szCs w:val="22"/>
                <w:lang w:val="en-US" w:eastAsia="en-US"/>
              </w:rPr>
            </w:pPr>
            <w:r w:rsidRPr="00580401">
              <w:rPr>
                <w:rFonts w:cs="Arial"/>
                <w:b/>
                <w:bCs/>
                <w:sz w:val="22"/>
                <w:szCs w:val="22"/>
                <w:lang w:val="en-US"/>
              </w:rPr>
              <w:t xml:space="preserve">No. of Tools </w:t>
            </w:r>
          </w:p>
        </w:tc>
        <w:tc>
          <w:tcPr>
            <w:tcW w:w="2439" w:type="dxa"/>
            <w:shd w:val="clear" w:color="auto" w:fill="000000" w:themeFill="text1"/>
            <w:hideMark/>
          </w:tcPr>
          <w:p w14:paraId="1925659E" w14:textId="77777777" w:rsidR="00510EDF" w:rsidRPr="00580401" w:rsidRDefault="00510EDF" w:rsidP="00A165A5">
            <w:pPr>
              <w:pStyle w:val="ITAbsatzohneNr"/>
              <w:rPr>
                <w:rFonts w:cs="Arial"/>
                <w:b/>
                <w:bCs/>
                <w:sz w:val="22"/>
                <w:szCs w:val="22"/>
                <w:lang w:val="en-US" w:eastAsia="en-US"/>
              </w:rPr>
            </w:pPr>
            <w:r w:rsidRPr="00580401">
              <w:rPr>
                <w:rFonts w:cs="Arial"/>
                <w:b/>
                <w:bCs/>
                <w:sz w:val="22"/>
                <w:szCs w:val="22"/>
                <w:lang w:val="en-US"/>
              </w:rPr>
              <w:t>Examples</w:t>
            </w:r>
            <w:r w:rsidRPr="00580401">
              <w:rPr>
                <w:rFonts w:cs="Arial"/>
                <w:b/>
                <w:bCs/>
                <w:sz w:val="22"/>
                <w:szCs w:val="22"/>
                <w:lang w:val="en-US" w:eastAsia="en-US"/>
              </w:rPr>
              <w:t xml:space="preserve"> of Tools</w:t>
            </w:r>
          </w:p>
        </w:tc>
        <w:tc>
          <w:tcPr>
            <w:tcW w:w="1701" w:type="dxa"/>
            <w:shd w:val="clear" w:color="auto" w:fill="000000" w:themeFill="text1"/>
            <w:hideMark/>
          </w:tcPr>
          <w:p w14:paraId="1925659F" w14:textId="77777777" w:rsidR="00510EDF" w:rsidRPr="00580401" w:rsidRDefault="00510EDF" w:rsidP="00A165A5">
            <w:pPr>
              <w:pStyle w:val="ITAbsatzohneNr"/>
              <w:rPr>
                <w:rFonts w:cs="Arial"/>
                <w:b/>
                <w:bCs/>
                <w:sz w:val="22"/>
                <w:szCs w:val="22"/>
                <w:lang w:val="en-US" w:eastAsia="en-US"/>
              </w:rPr>
            </w:pPr>
            <w:r w:rsidRPr="00580401">
              <w:rPr>
                <w:rFonts w:cs="Arial"/>
                <w:b/>
                <w:sz w:val="22"/>
                <w:szCs w:val="22"/>
                <w:lang w:val="en-US"/>
              </w:rPr>
              <w:t>Investment Cost</w:t>
            </w:r>
            <w:r w:rsidRPr="00580401">
              <w:rPr>
                <w:rFonts w:cs="Arial"/>
                <w:b/>
                <w:bCs/>
                <w:sz w:val="22"/>
                <w:szCs w:val="22"/>
                <w:lang w:val="en-US" w:eastAsia="en-US"/>
              </w:rPr>
              <w:t xml:space="preserve"> [</w:t>
            </w:r>
            <w:proofErr w:type="spellStart"/>
            <w:r w:rsidRPr="00580401">
              <w:rPr>
                <w:rFonts w:cs="Arial"/>
                <w:b/>
                <w:bCs/>
                <w:sz w:val="22"/>
                <w:szCs w:val="22"/>
                <w:lang w:val="en-US" w:eastAsia="en-US"/>
              </w:rPr>
              <w:t>kEUR</w:t>
            </w:r>
            <w:proofErr w:type="spellEnd"/>
            <w:r w:rsidRPr="00580401">
              <w:rPr>
                <w:rFonts w:cs="Arial"/>
                <w:b/>
                <w:bCs/>
                <w:sz w:val="22"/>
                <w:szCs w:val="22"/>
                <w:lang w:val="en-US" w:eastAsia="en-US"/>
              </w:rPr>
              <w:t>]</w:t>
            </w:r>
          </w:p>
        </w:tc>
        <w:tc>
          <w:tcPr>
            <w:tcW w:w="850" w:type="dxa"/>
            <w:shd w:val="clear" w:color="auto" w:fill="000000" w:themeFill="text1"/>
            <w:hideMark/>
          </w:tcPr>
          <w:p w14:paraId="192565A0" w14:textId="77777777" w:rsidR="00510EDF" w:rsidRPr="00580401" w:rsidRDefault="00510EDF" w:rsidP="00A165A5">
            <w:pPr>
              <w:pStyle w:val="ITAbsatzohneNr"/>
              <w:rPr>
                <w:rFonts w:cs="Arial"/>
                <w:b/>
                <w:sz w:val="22"/>
                <w:szCs w:val="22"/>
                <w:lang w:val="en-US"/>
              </w:rPr>
            </w:pPr>
            <w:r w:rsidRPr="00580401">
              <w:rPr>
                <w:rFonts w:cs="Arial"/>
                <w:b/>
                <w:sz w:val="22"/>
                <w:szCs w:val="22"/>
                <w:lang w:val="en-US"/>
              </w:rPr>
              <w:t xml:space="preserve">Year* </w:t>
            </w:r>
          </w:p>
        </w:tc>
        <w:tc>
          <w:tcPr>
            <w:tcW w:w="1105" w:type="dxa"/>
            <w:shd w:val="clear" w:color="auto" w:fill="000000" w:themeFill="text1"/>
          </w:tcPr>
          <w:p w14:paraId="192565A1" w14:textId="77777777" w:rsidR="00510EDF" w:rsidRPr="00580401" w:rsidRDefault="00510EDF" w:rsidP="00A165A5">
            <w:pPr>
              <w:pStyle w:val="ITAbsatzohneNr"/>
              <w:rPr>
                <w:rFonts w:cs="Arial"/>
                <w:b/>
                <w:bCs/>
                <w:sz w:val="22"/>
                <w:szCs w:val="22"/>
                <w:lang w:val="en-US" w:eastAsia="en-US"/>
              </w:rPr>
            </w:pPr>
            <w:r w:rsidRPr="00580401">
              <w:rPr>
                <w:rFonts w:cs="Arial"/>
                <w:b/>
                <w:bCs/>
                <w:sz w:val="22"/>
                <w:szCs w:val="22"/>
                <w:lang w:val="en-US" w:eastAsia="en-US"/>
              </w:rPr>
              <w:t>Eligible cots</w:t>
            </w:r>
          </w:p>
        </w:tc>
        <w:tc>
          <w:tcPr>
            <w:tcW w:w="567" w:type="dxa"/>
            <w:shd w:val="clear" w:color="auto" w:fill="000000" w:themeFill="text1"/>
          </w:tcPr>
          <w:p w14:paraId="192565A2" w14:textId="77777777" w:rsidR="00510EDF" w:rsidRPr="00580401" w:rsidRDefault="00510EDF" w:rsidP="00A165A5">
            <w:pPr>
              <w:pStyle w:val="ITAbsatzohneNr"/>
              <w:rPr>
                <w:rFonts w:cs="Arial"/>
                <w:b/>
                <w:bCs/>
                <w:szCs w:val="22"/>
                <w:lang w:val="en-US" w:eastAsia="en-US"/>
              </w:rPr>
            </w:pPr>
            <w:r w:rsidRPr="00580401">
              <w:rPr>
                <w:rFonts w:cs="Arial"/>
                <w:b/>
                <w:bCs/>
                <w:szCs w:val="22"/>
                <w:lang w:val="en-US" w:eastAsia="en-US"/>
              </w:rPr>
              <w:t>WS</w:t>
            </w:r>
          </w:p>
        </w:tc>
        <w:tc>
          <w:tcPr>
            <w:tcW w:w="567" w:type="dxa"/>
            <w:shd w:val="clear" w:color="auto" w:fill="000000" w:themeFill="text1"/>
            <w:hideMark/>
          </w:tcPr>
          <w:p w14:paraId="192565A3" w14:textId="77777777" w:rsidR="00510EDF" w:rsidRPr="00580401" w:rsidRDefault="00510EDF" w:rsidP="00A165A5">
            <w:pPr>
              <w:pStyle w:val="ITAbsatzohneNr"/>
              <w:ind w:right="-108"/>
              <w:rPr>
                <w:rFonts w:cs="Arial"/>
                <w:b/>
                <w:bCs/>
                <w:szCs w:val="22"/>
                <w:lang w:val="en-US" w:eastAsia="en-US"/>
              </w:rPr>
            </w:pPr>
            <w:r w:rsidRPr="00580401">
              <w:rPr>
                <w:rFonts w:cs="Arial"/>
                <w:b/>
                <w:bCs/>
                <w:szCs w:val="22"/>
                <w:lang w:val="en-US" w:eastAsia="en-US"/>
              </w:rPr>
              <w:t>WP</w:t>
            </w:r>
          </w:p>
        </w:tc>
      </w:tr>
      <w:tr w:rsidR="00510EDF" w:rsidRPr="00580401" w14:paraId="192565AD" w14:textId="77777777" w:rsidTr="00D546C6">
        <w:trPr>
          <w:trHeight w:val="315"/>
        </w:trPr>
        <w:tc>
          <w:tcPr>
            <w:tcW w:w="1668" w:type="dxa"/>
            <w:noWrap/>
            <w:vAlign w:val="center"/>
          </w:tcPr>
          <w:p w14:paraId="192565A5" w14:textId="77777777" w:rsidR="00510EDF" w:rsidRPr="00580401" w:rsidRDefault="00510EDF" w:rsidP="00A165A5">
            <w:pPr>
              <w:pStyle w:val="ITAbsatzohneNr"/>
              <w:rPr>
                <w:rFonts w:cs="Arial"/>
                <w:sz w:val="22"/>
                <w:szCs w:val="22"/>
                <w:lang w:val="en-US"/>
              </w:rPr>
            </w:pPr>
            <w:r w:rsidRPr="00580401">
              <w:rPr>
                <w:rFonts w:cs="Arial"/>
                <w:sz w:val="22"/>
                <w:szCs w:val="22"/>
                <w:lang w:val="en-US" w:eastAsia="en-US"/>
              </w:rPr>
              <w:t>Building</w:t>
            </w:r>
          </w:p>
        </w:tc>
        <w:tc>
          <w:tcPr>
            <w:tcW w:w="850" w:type="dxa"/>
            <w:noWrap/>
            <w:vAlign w:val="center"/>
          </w:tcPr>
          <w:p w14:paraId="192565A6" w14:textId="77777777" w:rsidR="00510EDF" w:rsidRPr="00580401" w:rsidRDefault="00510EDF" w:rsidP="00A165A5">
            <w:pPr>
              <w:pStyle w:val="ITAbsatzohneNr"/>
              <w:rPr>
                <w:rFonts w:cs="Arial"/>
                <w:sz w:val="22"/>
                <w:szCs w:val="22"/>
                <w:lang w:val="en-US"/>
              </w:rPr>
            </w:pPr>
            <w:r w:rsidRPr="00580401">
              <w:rPr>
                <w:rFonts w:cs="Arial"/>
                <w:sz w:val="22"/>
                <w:szCs w:val="22"/>
                <w:lang w:val="en-US"/>
              </w:rPr>
              <w:t>1</w:t>
            </w:r>
          </w:p>
        </w:tc>
        <w:tc>
          <w:tcPr>
            <w:tcW w:w="2439" w:type="dxa"/>
            <w:vAlign w:val="center"/>
          </w:tcPr>
          <w:p w14:paraId="192565A7" w14:textId="77777777" w:rsidR="00510EDF" w:rsidRPr="00580401" w:rsidRDefault="00510EDF" w:rsidP="00A165A5">
            <w:pPr>
              <w:pStyle w:val="ITAbsatzohneNr"/>
              <w:rPr>
                <w:rFonts w:cs="Arial"/>
                <w:sz w:val="22"/>
                <w:szCs w:val="22"/>
                <w:lang w:val="en-US" w:eastAsia="en-US"/>
              </w:rPr>
            </w:pPr>
            <w:r w:rsidRPr="00580401">
              <w:rPr>
                <w:rFonts w:cs="Arial"/>
                <w:sz w:val="22"/>
                <w:szCs w:val="22"/>
                <w:lang w:val="en-US" w:eastAsia="en-US"/>
              </w:rPr>
              <w:t>Hall 200m²</w:t>
            </w:r>
          </w:p>
        </w:tc>
        <w:tc>
          <w:tcPr>
            <w:tcW w:w="1701" w:type="dxa"/>
            <w:noWrap/>
            <w:vAlign w:val="center"/>
          </w:tcPr>
          <w:p w14:paraId="192565A8" w14:textId="77777777" w:rsidR="00510EDF" w:rsidRPr="00580401" w:rsidRDefault="00510EDF" w:rsidP="00A165A5">
            <w:pPr>
              <w:pStyle w:val="ITAbsatzohneNr"/>
              <w:jc w:val="right"/>
              <w:rPr>
                <w:rFonts w:cs="Arial"/>
                <w:sz w:val="22"/>
                <w:szCs w:val="22"/>
                <w:lang w:val="en-US"/>
              </w:rPr>
            </w:pPr>
            <w:r w:rsidRPr="00580401">
              <w:rPr>
                <w:rFonts w:cs="Arial"/>
                <w:sz w:val="22"/>
                <w:szCs w:val="22"/>
                <w:lang w:val="en-US"/>
              </w:rPr>
              <w:t>500</w:t>
            </w:r>
          </w:p>
        </w:tc>
        <w:tc>
          <w:tcPr>
            <w:tcW w:w="850" w:type="dxa"/>
            <w:noWrap/>
            <w:vAlign w:val="center"/>
          </w:tcPr>
          <w:p w14:paraId="192565A9" w14:textId="77777777" w:rsidR="00510EDF" w:rsidRPr="00580401" w:rsidRDefault="00510EDF" w:rsidP="00A165A5">
            <w:pPr>
              <w:pStyle w:val="ITAbsatzohneNr"/>
              <w:jc w:val="right"/>
              <w:rPr>
                <w:rFonts w:cs="Arial"/>
                <w:sz w:val="22"/>
                <w:szCs w:val="22"/>
                <w:lang w:val="en-US" w:eastAsia="en-US"/>
              </w:rPr>
            </w:pPr>
            <w:r w:rsidRPr="00580401">
              <w:rPr>
                <w:rFonts w:cs="Arial"/>
                <w:sz w:val="22"/>
                <w:szCs w:val="22"/>
                <w:lang w:val="en-US" w:eastAsia="en-US"/>
              </w:rPr>
              <w:t>2020</w:t>
            </w:r>
          </w:p>
        </w:tc>
        <w:tc>
          <w:tcPr>
            <w:tcW w:w="1105" w:type="dxa"/>
          </w:tcPr>
          <w:p w14:paraId="192565AA" w14:textId="77777777" w:rsidR="00510EDF" w:rsidRPr="00580401" w:rsidRDefault="00510EDF" w:rsidP="00A165A5">
            <w:pPr>
              <w:pStyle w:val="ITAbsatzohneNr"/>
              <w:rPr>
                <w:rFonts w:cs="Arial"/>
                <w:sz w:val="22"/>
                <w:szCs w:val="22"/>
                <w:lang w:val="en-US" w:eastAsia="en-US"/>
              </w:rPr>
            </w:pPr>
            <w:r w:rsidRPr="00580401">
              <w:rPr>
                <w:rFonts w:cs="Arial"/>
                <w:sz w:val="22"/>
                <w:szCs w:val="22"/>
                <w:lang w:val="en-US" w:eastAsia="en-US"/>
              </w:rPr>
              <w:t>Yes</w:t>
            </w:r>
          </w:p>
        </w:tc>
        <w:tc>
          <w:tcPr>
            <w:tcW w:w="567" w:type="dxa"/>
          </w:tcPr>
          <w:p w14:paraId="192565AB" w14:textId="77777777" w:rsidR="00510EDF" w:rsidRPr="00580401" w:rsidRDefault="00510EDF" w:rsidP="00A165A5">
            <w:pPr>
              <w:pStyle w:val="ITAbsatzohneNr"/>
              <w:rPr>
                <w:rFonts w:cs="Arial"/>
                <w:sz w:val="22"/>
                <w:szCs w:val="22"/>
                <w:lang w:val="en-US" w:eastAsia="en-US"/>
              </w:rPr>
            </w:pPr>
            <w:r w:rsidRPr="00580401">
              <w:rPr>
                <w:rFonts w:cs="Arial"/>
                <w:sz w:val="22"/>
                <w:szCs w:val="22"/>
                <w:lang w:val="en-US" w:eastAsia="en-US"/>
              </w:rPr>
              <w:t>2</w:t>
            </w:r>
          </w:p>
        </w:tc>
        <w:tc>
          <w:tcPr>
            <w:tcW w:w="567" w:type="dxa"/>
            <w:noWrap/>
            <w:vAlign w:val="center"/>
          </w:tcPr>
          <w:p w14:paraId="192565AC" w14:textId="77777777" w:rsidR="00510EDF" w:rsidRPr="00580401" w:rsidRDefault="00510EDF" w:rsidP="00A165A5">
            <w:pPr>
              <w:pStyle w:val="ITAbsatzohneNr"/>
              <w:rPr>
                <w:rFonts w:cs="Arial"/>
                <w:sz w:val="22"/>
                <w:szCs w:val="22"/>
                <w:lang w:val="en-US" w:eastAsia="en-US"/>
              </w:rPr>
            </w:pPr>
            <w:r w:rsidRPr="00580401">
              <w:rPr>
                <w:rFonts w:cs="Arial"/>
                <w:sz w:val="22"/>
                <w:szCs w:val="22"/>
                <w:lang w:val="en-US" w:eastAsia="en-US"/>
              </w:rPr>
              <w:t>1-2</w:t>
            </w:r>
          </w:p>
        </w:tc>
      </w:tr>
      <w:tr w:rsidR="00510EDF" w:rsidRPr="00580401" w14:paraId="192565B6" w14:textId="77777777" w:rsidTr="00D546C6">
        <w:trPr>
          <w:trHeight w:val="795"/>
        </w:trPr>
        <w:tc>
          <w:tcPr>
            <w:tcW w:w="1668" w:type="dxa"/>
            <w:vAlign w:val="center"/>
          </w:tcPr>
          <w:p w14:paraId="192565AE" w14:textId="77777777" w:rsidR="00510EDF" w:rsidRPr="00580401" w:rsidRDefault="00510EDF" w:rsidP="00A165A5">
            <w:pPr>
              <w:pStyle w:val="ITAbsatzohneNr"/>
              <w:rPr>
                <w:rFonts w:cs="Arial"/>
                <w:sz w:val="22"/>
                <w:szCs w:val="22"/>
                <w:lang w:val="en-US" w:eastAsia="en-US"/>
              </w:rPr>
            </w:pPr>
          </w:p>
        </w:tc>
        <w:tc>
          <w:tcPr>
            <w:tcW w:w="850" w:type="dxa"/>
            <w:noWrap/>
            <w:vAlign w:val="center"/>
          </w:tcPr>
          <w:p w14:paraId="192565AF" w14:textId="77777777" w:rsidR="00510EDF" w:rsidRPr="00580401" w:rsidRDefault="00510EDF" w:rsidP="00A165A5">
            <w:pPr>
              <w:pStyle w:val="ITAbsatzohneNr"/>
              <w:rPr>
                <w:rFonts w:cs="Arial"/>
                <w:sz w:val="22"/>
                <w:szCs w:val="22"/>
                <w:lang w:val="en-US"/>
              </w:rPr>
            </w:pPr>
          </w:p>
        </w:tc>
        <w:tc>
          <w:tcPr>
            <w:tcW w:w="2439" w:type="dxa"/>
            <w:vAlign w:val="center"/>
          </w:tcPr>
          <w:p w14:paraId="192565B0" w14:textId="77777777" w:rsidR="00510EDF" w:rsidRPr="00580401" w:rsidRDefault="00510EDF" w:rsidP="00A165A5">
            <w:pPr>
              <w:pStyle w:val="ITAbsatzohneNr"/>
              <w:jc w:val="right"/>
              <w:rPr>
                <w:rFonts w:cs="Arial"/>
                <w:b/>
                <w:sz w:val="22"/>
                <w:szCs w:val="22"/>
                <w:lang w:val="en-US" w:eastAsia="en-US"/>
              </w:rPr>
            </w:pPr>
            <w:r w:rsidRPr="00580401">
              <w:rPr>
                <w:rFonts w:cs="Arial"/>
                <w:b/>
                <w:sz w:val="22"/>
                <w:szCs w:val="22"/>
                <w:lang w:val="en-US" w:eastAsia="en-US"/>
              </w:rPr>
              <w:t>Total</w:t>
            </w:r>
          </w:p>
        </w:tc>
        <w:tc>
          <w:tcPr>
            <w:tcW w:w="1701" w:type="dxa"/>
            <w:noWrap/>
            <w:vAlign w:val="center"/>
          </w:tcPr>
          <w:p w14:paraId="192565B1" w14:textId="77777777" w:rsidR="00510EDF" w:rsidRPr="00580401" w:rsidRDefault="00510EDF" w:rsidP="00A165A5">
            <w:pPr>
              <w:pStyle w:val="ITAbsatzohneNr"/>
              <w:jc w:val="center"/>
              <w:rPr>
                <w:rFonts w:cs="Arial"/>
                <w:b/>
                <w:sz w:val="22"/>
                <w:szCs w:val="22"/>
                <w:lang w:val="en-US"/>
              </w:rPr>
            </w:pPr>
            <w:r w:rsidRPr="00580401">
              <w:rPr>
                <w:rFonts w:cs="Arial"/>
                <w:b/>
                <w:sz w:val="22"/>
                <w:szCs w:val="22"/>
                <w:lang w:val="en-US"/>
              </w:rPr>
              <w:t>500</w:t>
            </w:r>
          </w:p>
        </w:tc>
        <w:tc>
          <w:tcPr>
            <w:tcW w:w="850" w:type="dxa"/>
            <w:noWrap/>
            <w:vAlign w:val="center"/>
          </w:tcPr>
          <w:p w14:paraId="192565B2" w14:textId="77777777" w:rsidR="00510EDF" w:rsidRPr="00580401" w:rsidRDefault="00510EDF" w:rsidP="00A165A5">
            <w:pPr>
              <w:pStyle w:val="ITAbsatzohneNr"/>
              <w:jc w:val="right"/>
              <w:rPr>
                <w:rFonts w:cs="Arial"/>
                <w:sz w:val="22"/>
                <w:szCs w:val="22"/>
                <w:lang w:val="en-US" w:eastAsia="en-US"/>
              </w:rPr>
            </w:pPr>
          </w:p>
        </w:tc>
        <w:tc>
          <w:tcPr>
            <w:tcW w:w="1105" w:type="dxa"/>
          </w:tcPr>
          <w:p w14:paraId="192565B3" w14:textId="77777777" w:rsidR="00510EDF" w:rsidRPr="00580401" w:rsidRDefault="00510EDF" w:rsidP="00A165A5">
            <w:pPr>
              <w:pStyle w:val="ITAbsatzohneNr"/>
              <w:rPr>
                <w:rFonts w:cs="Arial"/>
                <w:sz w:val="22"/>
                <w:szCs w:val="22"/>
                <w:lang w:val="en-US" w:eastAsia="en-US"/>
              </w:rPr>
            </w:pPr>
          </w:p>
        </w:tc>
        <w:tc>
          <w:tcPr>
            <w:tcW w:w="567" w:type="dxa"/>
          </w:tcPr>
          <w:p w14:paraId="192565B4" w14:textId="77777777" w:rsidR="00510EDF" w:rsidRPr="00580401" w:rsidRDefault="00510EDF" w:rsidP="00A165A5">
            <w:pPr>
              <w:pStyle w:val="ITAbsatzohneNr"/>
              <w:rPr>
                <w:rFonts w:cs="Arial"/>
                <w:sz w:val="22"/>
                <w:szCs w:val="22"/>
                <w:lang w:val="en-US" w:eastAsia="en-US"/>
              </w:rPr>
            </w:pPr>
          </w:p>
        </w:tc>
        <w:tc>
          <w:tcPr>
            <w:tcW w:w="567" w:type="dxa"/>
            <w:noWrap/>
            <w:vAlign w:val="center"/>
          </w:tcPr>
          <w:p w14:paraId="192565B5" w14:textId="77777777" w:rsidR="00510EDF" w:rsidRPr="00580401" w:rsidRDefault="00510EDF" w:rsidP="00A165A5">
            <w:pPr>
              <w:pStyle w:val="ITAbsatzohneNr"/>
              <w:rPr>
                <w:rFonts w:cs="Arial"/>
                <w:sz w:val="22"/>
                <w:szCs w:val="22"/>
                <w:lang w:val="en-US" w:eastAsia="en-US"/>
              </w:rPr>
            </w:pPr>
          </w:p>
        </w:tc>
      </w:tr>
    </w:tbl>
    <w:p w14:paraId="192565B7" w14:textId="77777777" w:rsidR="005176FA" w:rsidRPr="00580401" w:rsidRDefault="005176FA" w:rsidP="005176FA">
      <w:pPr>
        <w:pStyle w:val="Caption"/>
        <w:spacing w:before="0" w:after="0"/>
        <w:rPr>
          <w:lang w:val="en-US"/>
        </w:rPr>
      </w:pPr>
      <w:r w:rsidRPr="00580401">
        <w:rPr>
          <w:lang w:val="en-US"/>
        </w:rPr>
        <w:t>*investment year</w:t>
      </w:r>
    </w:p>
    <w:p w14:paraId="192565B8" w14:textId="6474BD93" w:rsidR="005176FA" w:rsidRPr="00580401" w:rsidRDefault="005176FA" w:rsidP="005176FA">
      <w:pPr>
        <w:pStyle w:val="Caption"/>
        <w:spacing w:before="0" w:after="0"/>
        <w:jc w:val="center"/>
        <w:rPr>
          <w:b/>
          <w:sz w:val="22"/>
          <w:szCs w:val="22"/>
          <w:lang w:val="en-US"/>
        </w:rPr>
      </w:pPr>
      <w:bookmarkStart w:id="22" w:name="_Ref24019893"/>
      <w:r w:rsidRPr="00580401">
        <w:rPr>
          <w:b/>
          <w:sz w:val="22"/>
          <w:szCs w:val="22"/>
          <w:lang w:val="en-US"/>
        </w:rPr>
        <w:t xml:space="preserve">Table </w:t>
      </w:r>
      <w:r w:rsidRPr="00580401">
        <w:rPr>
          <w:b/>
          <w:sz w:val="22"/>
          <w:szCs w:val="22"/>
          <w:lang w:val="en-US"/>
        </w:rPr>
        <w:fldChar w:fldCharType="begin"/>
      </w:r>
      <w:r w:rsidRPr="00580401">
        <w:rPr>
          <w:b/>
          <w:sz w:val="22"/>
          <w:szCs w:val="22"/>
          <w:lang w:val="en-US"/>
        </w:rPr>
        <w:instrText xml:space="preserve"> SEQ Table \* ARABIC </w:instrText>
      </w:r>
      <w:r w:rsidRPr="00580401">
        <w:rPr>
          <w:b/>
          <w:sz w:val="22"/>
          <w:szCs w:val="22"/>
          <w:lang w:val="en-US"/>
        </w:rPr>
        <w:fldChar w:fldCharType="separate"/>
      </w:r>
      <w:r w:rsidR="001B1A33">
        <w:rPr>
          <w:b/>
          <w:noProof/>
          <w:sz w:val="22"/>
          <w:szCs w:val="22"/>
          <w:lang w:val="en-US"/>
        </w:rPr>
        <w:t>10</w:t>
      </w:r>
      <w:r w:rsidRPr="00580401">
        <w:rPr>
          <w:b/>
          <w:sz w:val="22"/>
          <w:szCs w:val="22"/>
          <w:lang w:val="en-US"/>
        </w:rPr>
        <w:fldChar w:fldCharType="end"/>
      </w:r>
      <w:bookmarkEnd w:id="22"/>
      <w:r w:rsidRPr="00580401">
        <w:rPr>
          <w:b/>
          <w:sz w:val="22"/>
          <w:szCs w:val="22"/>
          <w:lang w:val="en-US"/>
        </w:rPr>
        <w:t>: Overview of investment in buildings or laboratories</w:t>
      </w:r>
    </w:p>
    <w:p w14:paraId="192565B9" w14:textId="77777777" w:rsidR="005176FA" w:rsidRPr="00580401" w:rsidRDefault="005176FA" w:rsidP="005176FA">
      <w:pPr>
        <w:rPr>
          <w:lang w:val="en-US"/>
        </w:rPr>
      </w:pPr>
    </w:p>
    <w:p w14:paraId="192565BA" w14:textId="77777777" w:rsidR="000F4493" w:rsidRPr="00580401" w:rsidRDefault="000F4493">
      <w:pPr>
        <w:pStyle w:val="N1"/>
        <w:rPr>
          <w:lang w:val="en-US"/>
        </w:rPr>
      </w:pPr>
      <w:bookmarkStart w:id="23" w:name="_Toc24645982"/>
      <w:r w:rsidRPr="00580401">
        <w:rPr>
          <w:lang w:val="en-US"/>
        </w:rPr>
        <w:lastRenderedPageBreak/>
        <w:t>Budget</w:t>
      </w:r>
      <w:bookmarkEnd w:id="23"/>
    </w:p>
    <w:p w14:paraId="192565BB" w14:textId="77777777" w:rsidR="007B000A" w:rsidRPr="00580401" w:rsidRDefault="00EA378C" w:rsidP="009944BE">
      <w:pPr>
        <w:pStyle w:val="N2"/>
        <w:rPr>
          <w:lang w:val="en-US"/>
        </w:rPr>
      </w:pPr>
      <w:bookmarkStart w:id="24" w:name="_Toc24645983"/>
      <w:r w:rsidRPr="00580401">
        <w:rPr>
          <w:lang w:val="en-US"/>
        </w:rPr>
        <w:t>Eligible Costs</w:t>
      </w:r>
      <w:bookmarkEnd w:id="24"/>
      <w:r w:rsidRPr="00580401">
        <w:rPr>
          <w:lang w:val="en-US"/>
        </w:rPr>
        <w:t xml:space="preserve"> </w:t>
      </w:r>
    </w:p>
    <w:p w14:paraId="192565BC" w14:textId="77777777" w:rsidR="00356078" w:rsidRPr="00580401" w:rsidRDefault="00356078" w:rsidP="00356078">
      <w:pPr>
        <w:pStyle w:val="ITStandard"/>
        <w:rPr>
          <w:noProof/>
          <w:lang w:val="en-US" w:eastAsia="fr-FR"/>
        </w:rPr>
      </w:pPr>
      <w:r w:rsidRPr="00580401">
        <w:rPr>
          <w:noProof/>
          <w:lang w:val="en-US" w:eastAsia="fr-FR"/>
        </w:rPr>
        <w:t>The project started in February 2019 and will terminate end of 2022, which is the date for the end of the FID phase.</w:t>
      </w:r>
    </w:p>
    <w:p w14:paraId="192565BD" w14:textId="77777777" w:rsidR="00356078" w:rsidRPr="009D6A0E" w:rsidRDefault="00356078" w:rsidP="00356078">
      <w:pPr>
        <w:pStyle w:val="ITStandard"/>
        <w:rPr>
          <w:b/>
          <w:lang w:val="en-US"/>
        </w:rPr>
      </w:pPr>
      <w:r w:rsidRPr="009D6A0E">
        <w:rPr>
          <w:b/>
          <w:noProof/>
          <w:lang w:val="en-US" w:eastAsia="fr-FR"/>
        </w:rPr>
        <w:t>The total Eligible costs amount to 2</w:t>
      </w:r>
      <w:r w:rsidR="00D85790" w:rsidRPr="009D6A0E">
        <w:rPr>
          <w:b/>
          <w:noProof/>
          <w:lang w:val="en-US" w:eastAsia="fr-FR"/>
        </w:rPr>
        <w:t xml:space="preserve">4 </w:t>
      </w:r>
      <w:r w:rsidR="00C124C5" w:rsidRPr="009D6A0E">
        <w:rPr>
          <w:b/>
          <w:noProof/>
          <w:lang w:val="en-US" w:eastAsia="fr-FR"/>
        </w:rPr>
        <w:t>966</w:t>
      </w:r>
      <w:r w:rsidRPr="009D6A0E">
        <w:rPr>
          <w:b/>
          <w:noProof/>
          <w:lang w:val="en-US" w:eastAsia="fr-FR"/>
        </w:rPr>
        <w:t> k€.</w:t>
      </w:r>
    </w:p>
    <w:p w14:paraId="192565BE" w14:textId="1A5C8EE8" w:rsidR="00D85790" w:rsidRPr="00580401" w:rsidRDefault="00356078" w:rsidP="00D85790">
      <w:pPr>
        <w:pStyle w:val="ITStandard"/>
        <w:jc w:val="left"/>
        <w:rPr>
          <w:lang w:val="en-US"/>
        </w:rPr>
      </w:pPr>
      <w:r w:rsidRPr="009D6A0E">
        <w:rPr>
          <w:b/>
          <w:lang w:val="en-US"/>
        </w:rPr>
        <w:t>The R&amp;D Eligible costs amount to 1</w:t>
      </w:r>
      <w:r w:rsidR="00D85790" w:rsidRPr="009D6A0E">
        <w:rPr>
          <w:b/>
          <w:lang w:val="en-US"/>
        </w:rPr>
        <w:t>5 778</w:t>
      </w:r>
      <w:r w:rsidRPr="009D6A0E">
        <w:rPr>
          <w:b/>
          <w:lang w:val="en-US"/>
        </w:rPr>
        <w:t> k€</w:t>
      </w:r>
      <w:r w:rsidRPr="009D6A0E">
        <w:rPr>
          <w:lang w:val="en-US"/>
        </w:rPr>
        <w:t xml:space="preserve"> and they</w:t>
      </w:r>
      <w:r w:rsidRPr="00580401">
        <w:rPr>
          <w:lang w:val="en-US"/>
        </w:rPr>
        <w:t xml:space="preserve"> are distributed among the various cos</w:t>
      </w:r>
      <w:r w:rsidR="00864A29" w:rsidRPr="00580401">
        <w:rPr>
          <w:lang w:val="en-US"/>
        </w:rPr>
        <w:t>t ca</w:t>
      </w:r>
      <w:r w:rsidR="00D85790" w:rsidRPr="00580401">
        <w:rPr>
          <w:lang w:val="en-US"/>
        </w:rPr>
        <w:t xml:space="preserve">tegories according to the </w:t>
      </w:r>
      <w:r w:rsidR="001E6782">
        <w:rPr>
          <w:lang w:val="en-US"/>
        </w:rPr>
        <w:fldChar w:fldCharType="begin"/>
      </w:r>
      <w:r w:rsidR="001E6782">
        <w:rPr>
          <w:lang w:val="en-US"/>
        </w:rPr>
        <w:instrText xml:space="preserve"> REF _Ref24019893 \h </w:instrText>
      </w:r>
      <w:r w:rsidR="001E6782">
        <w:rPr>
          <w:lang w:val="en-US"/>
        </w:rPr>
      </w:r>
      <w:r w:rsidR="001E6782">
        <w:rPr>
          <w:lang w:val="en-US"/>
        </w:rPr>
        <w:fldChar w:fldCharType="separate"/>
      </w:r>
      <w:r w:rsidR="001E6782" w:rsidRPr="00580401">
        <w:rPr>
          <w:b/>
          <w:szCs w:val="22"/>
          <w:lang w:val="en-US"/>
        </w:rPr>
        <w:t xml:space="preserve">Table </w:t>
      </w:r>
      <w:r w:rsidR="001E6782" w:rsidRPr="00580401">
        <w:rPr>
          <w:b/>
          <w:noProof/>
          <w:szCs w:val="22"/>
          <w:lang w:val="en-US"/>
        </w:rPr>
        <w:t>11</w:t>
      </w:r>
      <w:r w:rsidR="001E6782">
        <w:rPr>
          <w:lang w:val="en-US"/>
        </w:rPr>
        <w:fldChar w:fldCharType="end"/>
      </w:r>
      <w:r w:rsidR="001E6782">
        <w:rPr>
          <w:lang w:val="en-US"/>
        </w:rPr>
        <w:t xml:space="preserve"> </w:t>
      </w:r>
      <w:r w:rsidR="00D85790" w:rsidRPr="00580401">
        <w:rPr>
          <w:lang w:val="en-US"/>
        </w:rPr>
        <w:t>below:</w:t>
      </w:r>
    </w:p>
    <w:p w14:paraId="192565BF" w14:textId="77777777" w:rsidR="00356078" w:rsidRPr="00580401" w:rsidRDefault="00C6605C" w:rsidP="00D85790">
      <w:pPr>
        <w:pStyle w:val="ITStandard"/>
        <w:jc w:val="left"/>
        <w:rPr>
          <w:lang w:val="en-US"/>
        </w:rPr>
      </w:pPr>
      <w:r w:rsidRPr="00580401">
        <w:rPr>
          <w:noProof/>
          <w:lang w:val="fr-FR" w:eastAsia="fr-FR"/>
        </w:rPr>
        <w:drawing>
          <wp:inline distT="0" distB="0" distL="0" distR="0" wp14:anchorId="19256788" wp14:editId="19256789">
            <wp:extent cx="5629557" cy="2182483"/>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5963" cy="2188843"/>
                    </a:xfrm>
                    <a:prstGeom prst="rect">
                      <a:avLst/>
                    </a:prstGeom>
                    <a:noFill/>
                    <a:ln>
                      <a:noFill/>
                    </a:ln>
                  </pic:spPr>
                </pic:pic>
              </a:graphicData>
            </a:graphic>
          </wp:inline>
        </w:drawing>
      </w:r>
    </w:p>
    <w:p w14:paraId="192565C0" w14:textId="48ED3D5D" w:rsidR="00CE6E69" w:rsidRPr="00580401" w:rsidRDefault="00562C8C" w:rsidP="00CE6E69">
      <w:pPr>
        <w:pStyle w:val="Caption"/>
        <w:jc w:val="center"/>
        <w:rPr>
          <w:b/>
          <w:sz w:val="22"/>
          <w:szCs w:val="22"/>
          <w:lang w:val="en-US"/>
        </w:rPr>
      </w:pPr>
      <w:r w:rsidRPr="00580401">
        <w:rPr>
          <w:b/>
          <w:sz w:val="22"/>
          <w:szCs w:val="22"/>
          <w:lang w:val="en-US"/>
        </w:rPr>
        <w:t xml:space="preserve">Table </w:t>
      </w:r>
      <w:r w:rsidRPr="00580401">
        <w:rPr>
          <w:b/>
          <w:sz w:val="22"/>
          <w:szCs w:val="22"/>
          <w:lang w:val="en-US"/>
        </w:rPr>
        <w:fldChar w:fldCharType="begin"/>
      </w:r>
      <w:r w:rsidRPr="00580401">
        <w:rPr>
          <w:b/>
          <w:sz w:val="22"/>
          <w:szCs w:val="22"/>
          <w:lang w:val="en-US"/>
        </w:rPr>
        <w:instrText xml:space="preserve"> SEQ Table \* ARABIC </w:instrText>
      </w:r>
      <w:r w:rsidRPr="00580401">
        <w:rPr>
          <w:b/>
          <w:sz w:val="22"/>
          <w:szCs w:val="22"/>
          <w:lang w:val="en-US"/>
        </w:rPr>
        <w:fldChar w:fldCharType="separate"/>
      </w:r>
      <w:r w:rsidR="001B1A33">
        <w:rPr>
          <w:b/>
          <w:noProof/>
          <w:sz w:val="22"/>
          <w:szCs w:val="22"/>
          <w:lang w:val="en-US"/>
        </w:rPr>
        <w:t>11</w:t>
      </w:r>
      <w:r w:rsidRPr="00580401">
        <w:rPr>
          <w:b/>
          <w:sz w:val="22"/>
          <w:szCs w:val="22"/>
          <w:lang w:val="en-US"/>
        </w:rPr>
        <w:fldChar w:fldCharType="end"/>
      </w:r>
      <w:r w:rsidRPr="00580401">
        <w:rPr>
          <w:b/>
          <w:sz w:val="22"/>
          <w:szCs w:val="22"/>
          <w:lang w:val="en-US"/>
        </w:rPr>
        <w:t>:</w:t>
      </w:r>
      <w:r w:rsidR="00CE6E69" w:rsidRPr="00580401">
        <w:rPr>
          <w:b/>
          <w:sz w:val="22"/>
          <w:szCs w:val="22"/>
          <w:lang w:val="en-US"/>
        </w:rPr>
        <w:t xml:space="preserve"> R&amp;D&amp;I Eligible Costs </w:t>
      </w:r>
    </w:p>
    <w:p w14:paraId="192565C1" w14:textId="77777777" w:rsidR="002A2967" w:rsidRPr="00580401" w:rsidRDefault="00025408">
      <w:pPr>
        <w:pStyle w:val="ITStandard"/>
        <w:rPr>
          <w:lang w:val="en-US"/>
        </w:rPr>
      </w:pPr>
      <w:r w:rsidRPr="00580401">
        <w:rPr>
          <w:lang w:val="en-US"/>
        </w:rPr>
        <w:t xml:space="preserve">The </w:t>
      </w:r>
      <w:r w:rsidR="003F3559" w:rsidRPr="00580401">
        <w:rPr>
          <w:lang w:val="en-US"/>
        </w:rPr>
        <w:t xml:space="preserve">gross </w:t>
      </w:r>
      <w:r w:rsidRPr="00580401">
        <w:rPr>
          <w:lang w:val="en-US"/>
        </w:rPr>
        <w:t xml:space="preserve">FID Eligible costs amount to </w:t>
      </w:r>
      <w:r w:rsidR="00FD1C94" w:rsidRPr="00580401">
        <w:rPr>
          <w:lang w:val="en-US"/>
        </w:rPr>
        <w:t>9 188</w:t>
      </w:r>
      <w:r w:rsidRPr="00580401">
        <w:rPr>
          <w:lang w:val="en-US"/>
        </w:rPr>
        <w:t> k€ and they are distributed among the various cost categories according to the table below:</w:t>
      </w:r>
      <w:r w:rsidR="00344A7E" w:rsidRPr="00580401">
        <w:rPr>
          <w:lang w:val="en-US"/>
        </w:rPr>
        <w:t xml:space="preserve"> </w:t>
      </w:r>
    </w:p>
    <w:p w14:paraId="192565C2" w14:textId="77777777" w:rsidR="009B1BD6" w:rsidRPr="00580401" w:rsidRDefault="00D85790" w:rsidP="00191F83">
      <w:pPr>
        <w:pStyle w:val="ITStandard"/>
        <w:rPr>
          <w:noProof/>
          <w:lang w:val="en-US" w:eastAsia="fr-FR"/>
        </w:rPr>
      </w:pPr>
      <w:r w:rsidRPr="00580401">
        <w:rPr>
          <w:noProof/>
          <w:lang w:val="fr-FR" w:eastAsia="fr-FR"/>
        </w:rPr>
        <w:drawing>
          <wp:inline distT="0" distB="0" distL="0" distR="0" wp14:anchorId="1925678A" wp14:editId="1925678B">
            <wp:extent cx="5762445" cy="2292641"/>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291955"/>
                    </a:xfrm>
                    <a:prstGeom prst="rect">
                      <a:avLst/>
                    </a:prstGeom>
                    <a:noFill/>
                    <a:ln>
                      <a:noFill/>
                    </a:ln>
                  </pic:spPr>
                </pic:pic>
              </a:graphicData>
            </a:graphic>
          </wp:inline>
        </w:drawing>
      </w:r>
    </w:p>
    <w:p w14:paraId="192565C3" w14:textId="42DD932D" w:rsidR="00CE6E69" w:rsidRPr="00580401" w:rsidRDefault="00562C8C" w:rsidP="00CE6E69">
      <w:pPr>
        <w:pStyle w:val="Caption"/>
        <w:jc w:val="center"/>
        <w:rPr>
          <w:b/>
          <w:sz w:val="22"/>
          <w:szCs w:val="22"/>
          <w:lang w:val="en-US"/>
        </w:rPr>
      </w:pPr>
      <w:r w:rsidRPr="00580401">
        <w:rPr>
          <w:b/>
          <w:sz w:val="22"/>
          <w:szCs w:val="22"/>
          <w:lang w:val="en-US"/>
        </w:rPr>
        <w:t xml:space="preserve">Table </w:t>
      </w:r>
      <w:r w:rsidRPr="00580401">
        <w:rPr>
          <w:b/>
          <w:sz w:val="22"/>
          <w:szCs w:val="22"/>
          <w:lang w:val="en-US"/>
        </w:rPr>
        <w:fldChar w:fldCharType="begin"/>
      </w:r>
      <w:r w:rsidRPr="00580401">
        <w:rPr>
          <w:b/>
          <w:sz w:val="22"/>
          <w:szCs w:val="22"/>
          <w:lang w:val="en-US"/>
        </w:rPr>
        <w:instrText xml:space="preserve"> SEQ Table \* ARABIC </w:instrText>
      </w:r>
      <w:r w:rsidRPr="00580401">
        <w:rPr>
          <w:b/>
          <w:sz w:val="22"/>
          <w:szCs w:val="22"/>
          <w:lang w:val="en-US"/>
        </w:rPr>
        <w:fldChar w:fldCharType="separate"/>
      </w:r>
      <w:r w:rsidR="001B1A33">
        <w:rPr>
          <w:b/>
          <w:noProof/>
          <w:sz w:val="22"/>
          <w:szCs w:val="22"/>
          <w:lang w:val="en-US"/>
        </w:rPr>
        <w:t>12</w:t>
      </w:r>
      <w:r w:rsidRPr="00580401">
        <w:rPr>
          <w:b/>
          <w:sz w:val="22"/>
          <w:szCs w:val="22"/>
          <w:lang w:val="en-US"/>
        </w:rPr>
        <w:fldChar w:fldCharType="end"/>
      </w:r>
      <w:r w:rsidRPr="00580401">
        <w:rPr>
          <w:b/>
          <w:sz w:val="22"/>
          <w:szCs w:val="22"/>
          <w:lang w:val="en-US"/>
        </w:rPr>
        <w:t>:</w:t>
      </w:r>
      <w:r w:rsidR="00CE6E69" w:rsidRPr="00580401">
        <w:rPr>
          <w:b/>
          <w:sz w:val="22"/>
          <w:szCs w:val="22"/>
          <w:lang w:val="en-US"/>
        </w:rPr>
        <w:t xml:space="preserve"> FID Eligible Costs </w:t>
      </w:r>
    </w:p>
    <w:p w14:paraId="192565C4" w14:textId="490EEB4B" w:rsidR="00FD1C94" w:rsidRPr="00580401" w:rsidRDefault="00FD1C94" w:rsidP="009D6A0E">
      <w:pPr>
        <w:jc w:val="both"/>
        <w:rPr>
          <w:sz w:val="22"/>
          <w:lang w:val="en-US"/>
        </w:rPr>
      </w:pPr>
      <w:r w:rsidRPr="001376B9">
        <w:rPr>
          <w:sz w:val="22"/>
          <w:lang w:val="en-US"/>
        </w:rPr>
        <w:t xml:space="preserve">FID </w:t>
      </w:r>
      <w:r w:rsidR="001376B9" w:rsidRPr="001376B9">
        <w:rPr>
          <w:sz w:val="22"/>
          <w:lang w:val="en-US"/>
        </w:rPr>
        <w:t xml:space="preserve">phase costs at 9 188 </w:t>
      </w:r>
      <w:r w:rsidR="001376B9">
        <w:rPr>
          <w:sz w:val="22"/>
          <w:lang w:val="en-US"/>
        </w:rPr>
        <w:t>K Eur</w:t>
      </w:r>
      <w:r w:rsidR="001376B9" w:rsidRPr="001376B9">
        <w:rPr>
          <w:sz w:val="22"/>
          <w:lang w:val="en-US"/>
        </w:rPr>
        <w:t xml:space="preserve">. </w:t>
      </w:r>
      <w:r w:rsidR="001376B9">
        <w:rPr>
          <w:sz w:val="22"/>
          <w:lang w:val="en-US"/>
        </w:rPr>
        <w:t>750 K Eur</w:t>
      </w:r>
      <w:r w:rsidR="001376B9" w:rsidRPr="001376B9">
        <w:rPr>
          <w:sz w:val="22"/>
          <w:lang w:val="en-US"/>
        </w:rPr>
        <w:t xml:space="preserve"> r</w:t>
      </w:r>
      <w:r w:rsidRPr="001376B9">
        <w:rPr>
          <w:sz w:val="22"/>
          <w:lang w:val="en-US"/>
        </w:rPr>
        <w:t>evenue</w:t>
      </w:r>
      <w:r w:rsidR="001376B9" w:rsidRPr="001376B9">
        <w:rPr>
          <w:sz w:val="22"/>
          <w:lang w:val="en-US"/>
        </w:rPr>
        <w:t>s</w:t>
      </w:r>
      <w:r w:rsidRPr="001376B9">
        <w:rPr>
          <w:sz w:val="22"/>
          <w:lang w:val="en-US"/>
        </w:rPr>
        <w:t xml:space="preserve"> </w:t>
      </w:r>
      <w:r w:rsidR="001376B9" w:rsidRPr="001376B9">
        <w:rPr>
          <w:sz w:val="22"/>
          <w:lang w:val="en-US"/>
        </w:rPr>
        <w:t xml:space="preserve">generated from the sale of </w:t>
      </w:r>
      <w:r w:rsidR="000D745E" w:rsidRPr="001376B9">
        <w:rPr>
          <w:sz w:val="22"/>
          <w:lang w:val="en-US"/>
        </w:rPr>
        <w:t>unsuccessful samples as by products</w:t>
      </w:r>
      <w:r w:rsidR="003F3559" w:rsidRPr="001376B9">
        <w:rPr>
          <w:sz w:val="22"/>
          <w:lang w:val="en-US"/>
        </w:rPr>
        <w:t xml:space="preserve"> </w:t>
      </w:r>
      <w:r w:rsidR="001376B9" w:rsidRPr="001376B9">
        <w:rPr>
          <w:sz w:val="22"/>
          <w:lang w:val="en-US"/>
        </w:rPr>
        <w:t>(</w:t>
      </w:r>
      <w:r w:rsidR="003F3559" w:rsidRPr="001376B9">
        <w:rPr>
          <w:sz w:val="22"/>
          <w:lang w:val="en-US"/>
        </w:rPr>
        <w:t xml:space="preserve">see </w:t>
      </w:r>
      <w:r w:rsidR="001376B9" w:rsidRPr="001376B9">
        <w:rPr>
          <w:sz w:val="22"/>
          <w:lang w:val="en-US"/>
        </w:rPr>
        <w:t xml:space="preserve">section </w:t>
      </w:r>
      <w:r w:rsidR="003F3559" w:rsidRPr="001376B9">
        <w:rPr>
          <w:sz w:val="22"/>
          <w:lang w:val="en-US"/>
        </w:rPr>
        <w:t>6.1.1</w:t>
      </w:r>
      <w:r w:rsidR="000D745E" w:rsidRPr="001376B9">
        <w:rPr>
          <w:sz w:val="22"/>
          <w:lang w:val="en-US"/>
        </w:rPr>
        <w:t xml:space="preserve">) </w:t>
      </w:r>
      <w:r w:rsidR="001376B9" w:rsidRPr="001376B9">
        <w:rPr>
          <w:sz w:val="22"/>
          <w:lang w:val="en-US"/>
        </w:rPr>
        <w:t>has not been</w:t>
      </w:r>
      <w:r w:rsidR="000D745E" w:rsidRPr="001376B9">
        <w:rPr>
          <w:sz w:val="22"/>
          <w:lang w:val="en-US"/>
        </w:rPr>
        <w:t xml:space="preserve"> deducted</w:t>
      </w:r>
      <w:r w:rsidR="00C124C5" w:rsidRPr="001376B9">
        <w:rPr>
          <w:sz w:val="22"/>
          <w:lang w:val="en-US"/>
        </w:rPr>
        <w:t>.</w:t>
      </w:r>
      <w:r w:rsidR="003F3559" w:rsidRPr="001376B9">
        <w:rPr>
          <w:sz w:val="22"/>
          <w:lang w:val="en-US"/>
        </w:rPr>
        <w:t xml:space="preserve"> </w:t>
      </w:r>
    </w:p>
    <w:p w14:paraId="192565C5" w14:textId="2FC5A83D" w:rsidR="000F4493" w:rsidRPr="00580401" w:rsidRDefault="00EA378C" w:rsidP="009944BE">
      <w:pPr>
        <w:pStyle w:val="N2"/>
        <w:rPr>
          <w:lang w:val="en-US"/>
        </w:rPr>
      </w:pPr>
      <w:bookmarkStart w:id="25" w:name="_Toc13472028"/>
      <w:bookmarkStart w:id="26" w:name="_Toc14173739"/>
      <w:bookmarkStart w:id="27" w:name="_Toc14186505"/>
      <w:bookmarkStart w:id="28" w:name="_Toc14186589"/>
      <w:bookmarkStart w:id="29" w:name="_Toc13472029"/>
      <w:bookmarkStart w:id="30" w:name="_Toc14173740"/>
      <w:bookmarkStart w:id="31" w:name="_Toc14186506"/>
      <w:bookmarkStart w:id="32" w:name="_Toc14186590"/>
      <w:bookmarkStart w:id="33" w:name="_Toc13472030"/>
      <w:bookmarkStart w:id="34" w:name="_Toc14173741"/>
      <w:bookmarkStart w:id="35" w:name="_Toc14186507"/>
      <w:bookmarkStart w:id="36" w:name="_Toc14186591"/>
      <w:bookmarkStart w:id="37" w:name="_Toc13472031"/>
      <w:bookmarkStart w:id="38" w:name="_Toc14173742"/>
      <w:bookmarkStart w:id="39" w:name="_Toc14186508"/>
      <w:bookmarkStart w:id="40" w:name="_Toc14186592"/>
      <w:bookmarkStart w:id="41" w:name="_Toc13472039"/>
      <w:bookmarkStart w:id="42" w:name="_Toc14173750"/>
      <w:bookmarkStart w:id="43" w:name="_Toc14186516"/>
      <w:bookmarkStart w:id="44" w:name="_Toc14186600"/>
      <w:bookmarkStart w:id="45" w:name="_Toc13472040"/>
      <w:bookmarkStart w:id="46" w:name="_Toc14173751"/>
      <w:bookmarkStart w:id="47" w:name="_Toc14186517"/>
      <w:bookmarkStart w:id="48" w:name="_Toc14186601"/>
      <w:bookmarkStart w:id="49" w:name="_Toc13472041"/>
      <w:bookmarkStart w:id="50" w:name="_Toc14173752"/>
      <w:bookmarkStart w:id="51" w:name="_Toc14186518"/>
      <w:bookmarkStart w:id="52" w:name="_Toc14186602"/>
      <w:bookmarkStart w:id="53" w:name="_Toc13472042"/>
      <w:bookmarkStart w:id="54" w:name="_Toc14173753"/>
      <w:bookmarkStart w:id="55" w:name="_Toc14186519"/>
      <w:bookmarkStart w:id="56" w:name="_Toc14186603"/>
      <w:bookmarkStart w:id="57" w:name="_Toc13472043"/>
      <w:bookmarkStart w:id="58" w:name="_Toc14173754"/>
      <w:bookmarkStart w:id="59" w:name="_Toc14186520"/>
      <w:bookmarkStart w:id="60" w:name="_Toc14186604"/>
      <w:bookmarkStart w:id="61" w:name="_Toc13472044"/>
      <w:bookmarkStart w:id="62" w:name="_Toc14173755"/>
      <w:bookmarkStart w:id="63" w:name="_Toc14186521"/>
      <w:bookmarkStart w:id="64" w:name="_Toc14186605"/>
      <w:bookmarkStart w:id="65" w:name="_Toc13472045"/>
      <w:bookmarkStart w:id="66" w:name="_Toc14173756"/>
      <w:bookmarkStart w:id="67" w:name="_Toc14186522"/>
      <w:bookmarkStart w:id="68" w:name="_Toc14186606"/>
      <w:bookmarkStart w:id="69" w:name="_Toc13472048"/>
      <w:bookmarkStart w:id="70" w:name="_Toc14173759"/>
      <w:bookmarkStart w:id="71" w:name="_Toc14186525"/>
      <w:bookmarkStart w:id="72" w:name="_Toc14186609"/>
      <w:bookmarkStart w:id="73" w:name="_Toc13472049"/>
      <w:bookmarkStart w:id="74" w:name="_Toc14173760"/>
      <w:bookmarkStart w:id="75" w:name="_Toc14186526"/>
      <w:bookmarkStart w:id="76" w:name="_Toc14186610"/>
      <w:bookmarkStart w:id="77" w:name="_Toc13472050"/>
      <w:bookmarkStart w:id="78" w:name="_Toc14173761"/>
      <w:bookmarkStart w:id="79" w:name="_Toc14186527"/>
      <w:bookmarkStart w:id="80" w:name="_Toc14186611"/>
      <w:bookmarkStart w:id="81" w:name="_Toc13472051"/>
      <w:bookmarkStart w:id="82" w:name="_Toc14173762"/>
      <w:bookmarkStart w:id="83" w:name="_Toc14186528"/>
      <w:bookmarkStart w:id="84" w:name="_Toc14186612"/>
      <w:bookmarkStart w:id="85" w:name="_Toc13472052"/>
      <w:bookmarkStart w:id="86" w:name="_Toc14173763"/>
      <w:bookmarkStart w:id="87" w:name="_Toc14186529"/>
      <w:bookmarkStart w:id="88" w:name="_Toc14186613"/>
      <w:bookmarkStart w:id="89" w:name="_Toc13472053"/>
      <w:bookmarkStart w:id="90" w:name="_Toc14173764"/>
      <w:bookmarkStart w:id="91" w:name="_Toc14186530"/>
      <w:bookmarkStart w:id="92" w:name="_Toc14186614"/>
      <w:bookmarkStart w:id="93" w:name="_Toc13472055"/>
      <w:bookmarkStart w:id="94" w:name="_Toc14173766"/>
      <w:bookmarkStart w:id="95" w:name="_Toc14186532"/>
      <w:bookmarkStart w:id="96" w:name="_Toc14186616"/>
      <w:bookmarkStart w:id="97" w:name="_Toc13472057"/>
      <w:bookmarkStart w:id="98" w:name="_Toc14173768"/>
      <w:bookmarkStart w:id="99" w:name="_Toc14186534"/>
      <w:bookmarkStart w:id="100" w:name="_Toc14186618"/>
      <w:bookmarkStart w:id="101" w:name="_Toc2464598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580401">
        <w:rPr>
          <w:lang w:val="en-US"/>
        </w:rPr>
        <w:lastRenderedPageBreak/>
        <w:t>State A</w:t>
      </w:r>
      <w:r w:rsidR="000F4493" w:rsidRPr="00580401">
        <w:rPr>
          <w:lang w:val="en-US"/>
        </w:rPr>
        <w:t>id</w:t>
      </w:r>
      <w:bookmarkEnd w:id="101"/>
    </w:p>
    <w:p w14:paraId="192565C6" w14:textId="1012DC1B" w:rsidR="00356078" w:rsidRPr="009D6A0E" w:rsidRDefault="00356078" w:rsidP="00356078">
      <w:pPr>
        <w:pStyle w:val="ITAbsatzohneNr"/>
        <w:spacing w:after="120"/>
        <w:jc w:val="both"/>
        <w:rPr>
          <w:sz w:val="22"/>
          <w:lang w:val="en-US"/>
        </w:rPr>
      </w:pPr>
      <w:r w:rsidRPr="00580401">
        <w:rPr>
          <w:sz w:val="22"/>
          <w:lang w:val="en-US"/>
        </w:rPr>
        <w:t xml:space="preserve">Without public funding, a positive NPV for the project would not be met for Carbone </w:t>
      </w:r>
      <w:proofErr w:type="spellStart"/>
      <w:r w:rsidRPr="00580401">
        <w:rPr>
          <w:sz w:val="22"/>
          <w:lang w:val="en-US"/>
        </w:rPr>
        <w:t>Savoie’s</w:t>
      </w:r>
      <w:proofErr w:type="spellEnd"/>
      <w:r w:rsidRPr="00580401">
        <w:rPr>
          <w:sz w:val="22"/>
          <w:lang w:val="en-US"/>
        </w:rPr>
        <w:t xml:space="preserve"> project: there is a </w:t>
      </w:r>
      <w:r w:rsidRPr="009D6A0E">
        <w:rPr>
          <w:sz w:val="22"/>
          <w:lang w:val="en-US"/>
        </w:rPr>
        <w:t>negative funding gap of 1</w:t>
      </w:r>
      <w:r w:rsidR="00D85790" w:rsidRPr="009D6A0E">
        <w:rPr>
          <w:sz w:val="22"/>
          <w:lang w:val="en-US"/>
        </w:rPr>
        <w:t>3 962</w:t>
      </w:r>
      <w:r w:rsidRPr="009D6A0E">
        <w:rPr>
          <w:sz w:val="22"/>
          <w:lang w:val="en-US"/>
        </w:rPr>
        <w:t xml:space="preserve"> k€ with a </w:t>
      </w:r>
      <w:r w:rsidR="00C43180" w:rsidRPr="009D6A0E">
        <w:rPr>
          <w:sz w:val="22"/>
          <w:lang w:val="en-US"/>
        </w:rPr>
        <w:t xml:space="preserve">post-tax </w:t>
      </w:r>
      <w:r w:rsidRPr="009D6A0E">
        <w:rPr>
          <w:sz w:val="22"/>
          <w:lang w:val="en-US"/>
        </w:rPr>
        <w:t>WACC of 9.2</w:t>
      </w:r>
      <w:r w:rsidR="001B1A33">
        <w:rPr>
          <w:sz w:val="22"/>
          <w:lang w:val="en-US"/>
        </w:rPr>
        <w:t> </w:t>
      </w:r>
      <w:r w:rsidRPr="009D6A0E">
        <w:rPr>
          <w:sz w:val="22"/>
          <w:lang w:val="en-US"/>
        </w:rPr>
        <w:t>% (see below chapter 6).</w:t>
      </w:r>
    </w:p>
    <w:p w14:paraId="192565C7" w14:textId="18A06269" w:rsidR="00356078" w:rsidRPr="009D6A0E" w:rsidRDefault="00356078" w:rsidP="00356078">
      <w:pPr>
        <w:pStyle w:val="ITAbsatzohneNr"/>
        <w:spacing w:after="120"/>
        <w:jc w:val="both"/>
        <w:rPr>
          <w:sz w:val="22"/>
          <w:lang w:val="en-US"/>
        </w:rPr>
      </w:pPr>
    </w:p>
    <w:p w14:paraId="192565C8" w14:textId="7449390A" w:rsidR="00277985" w:rsidRDefault="00356078" w:rsidP="00356078">
      <w:pPr>
        <w:pStyle w:val="ITAbsatzohneNr"/>
        <w:spacing w:after="120"/>
        <w:jc w:val="both"/>
        <w:rPr>
          <w:sz w:val="22"/>
          <w:lang w:val="en-US"/>
        </w:rPr>
      </w:pPr>
      <w:r w:rsidRPr="009D6A0E">
        <w:rPr>
          <w:sz w:val="22"/>
          <w:lang w:val="en-US"/>
        </w:rPr>
        <w:t xml:space="preserve">To compensate for the negative NPV of the project, the </w:t>
      </w:r>
      <w:r w:rsidR="00171552" w:rsidRPr="009D6A0E">
        <w:rPr>
          <w:sz w:val="22"/>
          <w:lang w:val="en-US"/>
        </w:rPr>
        <w:t xml:space="preserve">maximum </w:t>
      </w:r>
      <w:r w:rsidRPr="009D6A0E">
        <w:rPr>
          <w:sz w:val="22"/>
          <w:lang w:val="en-US"/>
        </w:rPr>
        <w:t>required State aid</w:t>
      </w:r>
      <w:r w:rsidR="0053588E" w:rsidRPr="009D6A0E">
        <w:rPr>
          <w:sz w:val="22"/>
          <w:lang w:val="en-US"/>
        </w:rPr>
        <w:t xml:space="preserve"> from France</w:t>
      </w:r>
      <w:r w:rsidRPr="009D6A0E">
        <w:rPr>
          <w:sz w:val="22"/>
          <w:lang w:val="en-US"/>
        </w:rPr>
        <w:t xml:space="preserve"> is a grant of 2</w:t>
      </w:r>
      <w:r w:rsidR="00D85790" w:rsidRPr="009D6A0E">
        <w:rPr>
          <w:sz w:val="22"/>
          <w:lang w:val="en-US"/>
        </w:rPr>
        <w:t xml:space="preserve">3 </w:t>
      </w:r>
      <w:r w:rsidR="00C36F72" w:rsidRPr="009D6A0E">
        <w:rPr>
          <w:sz w:val="22"/>
          <w:lang w:val="en-US"/>
        </w:rPr>
        <w:t>59</w:t>
      </w:r>
      <w:r w:rsidR="00C36F72">
        <w:rPr>
          <w:sz w:val="22"/>
          <w:lang w:val="en-US"/>
        </w:rPr>
        <w:t>2</w:t>
      </w:r>
      <w:r w:rsidR="00C36F72" w:rsidRPr="009D6A0E">
        <w:rPr>
          <w:sz w:val="22"/>
          <w:lang w:val="en-US"/>
        </w:rPr>
        <w:t xml:space="preserve"> </w:t>
      </w:r>
      <w:r w:rsidRPr="009D6A0E">
        <w:rPr>
          <w:sz w:val="22"/>
          <w:lang w:val="en-US"/>
        </w:rPr>
        <w:t>k€. Total eligible costs amount to 2</w:t>
      </w:r>
      <w:r w:rsidR="00D85790" w:rsidRPr="009D6A0E">
        <w:rPr>
          <w:sz w:val="22"/>
          <w:lang w:val="en-US"/>
        </w:rPr>
        <w:t xml:space="preserve">4 </w:t>
      </w:r>
      <w:r w:rsidR="00C124C5" w:rsidRPr="009D6A0E">
        <w:rPr>
          <w:sz w:val="22"/>
          <w:lang w:val="en-US"/>
        </w:rPr>
        <w:t>966</w:t>
      </w:r>
      <w:r w:rsidRPr="009D6A0E">
        <w:rPr>
          <w:sz w:val="22"/>
          <w:lang w:val="en-US"/>
        </w:rPr>
        <w:t xml:space="preserve"> k€. The State aid intensity would therefore amount to </w:t>
      </w:r>
      <w:r w:rsidR="00C36F72" w:rsidRPr="009D6A0E">
        <w:rPr>
          <w:sz w:val="22"/>
          <w:lang w:val="en-US"/>
        </w:rPr>
        <w:t>9</w:t>
      </w:r>
      <w:r w:rsidR="00C36F72">
        <w:rPr>
          <w:sz w:val="22"/>
          <w:lang w:val="en-US"/>
        </w:rPr>
        <w:t>4 </w:t>
      </w:r>
      <w:r w:rsidR="00D85790" w:rsidRPr="009D6A0E">
        <w:rPr>
          <w:sz w:val="22"/>
          <w:lang w:val="en-US"/>
        </w:rPr>
        <w:t>%</w:t>
      </w:r>
      <w:r w:rsidRPr="009D6A0E">
        <w:rPr>
          <w:sz w:val="22"/>
          <w:lang w:val="en-US"/>
        </w:rPr>
        <w:t xml:space="preserve"> of eligible costs.</w:t>
      </w:r>
    </w:p>
    <w:p w14:paraId="3B111AC6" w14:textId="7578457E" w:rsidR="00D45C64" w:rsidRPr="00D45C64" w:rsidRDefault="00D45C64" w:rsidP="00356078">
      <w:pPr>
        <w:pStyle w:val="ITAbsatzohneNr"/>
        <w:spacing w:after="120"/>
        <w:jc w:val="both"/>
        <w:rPr>
          <w:sz w:val="22"/>
          <w:lang w:val="en-US"/>
        </w:rPr>
      </w:pPr>
      <w:r>
        <w:rPr>
          <w:noProof/>
          <w:sz w:val="22"/>
          <w:lang w:val="fr-FR" w:eastAsia="fr-FR"/>
        </w:rPr>
        <w:drawing>
          <wp:anchor distT="0" distB="0" distL="114300" distR="114300" simplePos="0" relativeHeight="251672576" behindDoc="0" locked="0" layoutInCell="1" allowOverlap="1" wp14:anchorId="4BA684A9" wp14:editId="771DFACB">
            <wp:simplePos x="0" y="0"/>
            <wp:positionH relativeFrom="margin">
              <wp:posOffset>0</wp:posOffset>
            </wp:positionH>
            <wp:positionV relativeFrom="margin">
              <wp:posOffset>2374900</wp:posOffset>
            </wp:positionV>
            <wp:extent cx="5760720" cy="892175"/>
            <wp:effectExtent l="0" t="0" r="508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11-07 à 11.56.5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892175"/>
                    </a:xfrm>
                    <a:prstGeom prst="rect">
                      <a:avLst/>
                    </a:prstGeom>
                  </pic:spPr>
                </pic:pic>
              </a:graphicData>
            </a:graphic>
          </wp:anchor>
        </w:drawing>
      </w:r>
      <w:r w:rsidRPr="00D45C64">
        <w:rPr>
          <w:sz w:val="22"/>
          <w:lang w:val="en-US"/>
        </w:rPr>
        <w:t>The anticipated instalm</w:t>
      </w:r>
      <w:r w:rsidRPr="001B1A33">
        <w:rPr>
          <w:sz w:val="22"/>
          <w:lang w:val="en-US"/>
        </w:rPr>
        <w:t xml:space="preserve">ents of the </w:t>
      </w:r>
      <w:r>
        <w:rPr>
          <w:sz w:val="22"/>
          <w:lang w:val="en-US"/>
        </w:rPr>
        <w:t>grant, calculated as 9</w:t>
      </w:r>
      <w:r w:rsidR="00976D44">
        <w:rPr>
          <w:sz w:val="22"/>
          <w:lang w:val="en-US"/>
        </w:rPr>
        <w:t>4</w:t>
      </w:r>
      <w:r>
        <w:rPr>
          <w:sz w:val="22"/>
          <w:lang w:val="en-US"/>
        </w:rPr>
        <w:t> % of the eligible costs every year</w:t>
      </w:r>
      <w:r w:rsidR="001B1A33">
        <w:rPr>
          <w:sz w:val="22"/>
          <w:lang w:val="en-US"/>
        </w:rPr>
        <w:t xml:space="preserve"> as requested by the beneficiary</w:t>
      </w:r>
      <w:r>
        <w:rPr>
          <w:sz w:val="22"/>
          <w:lang w:val="en-US"/>
        </w:rPr>
        <w:t>, is shown in the following table:</w:t>
      </w:r>
    </w:p>
    <w:p w14:paraId="3C19B3BB" w14:textId="7EAB543F" w:rsidR="00D45C64" w:rsidRPr="008013BF" w:rsidRDefault="001B1A33" w:rsidP="008013BF">
      <w:pPr>
        <w:pStyle w:val="Caption"/>
        <w:rPr>
          <w:sz w:val="22"/>
          <w:lang w:val="en-US"/>
        </w:rPr>
      </w:pPr>
      <w:r>
        <w:t xml:space="preserve">Table </w:t>
      </w:r>
      <w:r>
        <w:fldChar w:fldCharType="begin"/>
      </w:r>
      <w:r>
        <w:instrText xml:space="preserve"> SEQ Table \* ARABIC </w:instrText>
      </w:r>
      <w:r>
        <w:fldChar w:fldCharType="separate"/>
      </w:r>
      <w:r>
        <w:rPr>
          <w:noProof/>
        </w:rPr>
        <w:t>13</w:t>
      </w:r>
      <w:r>
        <w:fldChar w:fldCharType="end"/>
      </w:r>
      <w:r>
        <w:tab/>
        <w:t>Anticipated instalments of the grant as a percentage of eligible costs every year</w:t>
      </w:r>
    </w:p>
    <w:p w14:paraId="192565C9" w14:textId="161037CF" w:rsidR="00C43180" w:rsidRDefault="008013BF" w:rsidP="00356078">
      <w:pPr>
        <w:pStyle w:val="ITAbsatzohneNr"/>
        <w:spacing w:after="120"/>
        <w:jc w:val="both"/>
        <w:rPr>
          <w:sz w:val="22"/>
          <w:lang w:val="en-US"/>
        </w:rPr>
      </w:pPr>
      <w:r w:rsidRPr="008013BF">
        <w:rPr>
          <w:sz w:val="22"/>
          <w:lang w:val="en-US"/>
        </w:rPr>
        <w:t xml:space="preserve">The </w:t>
      </w:r>
      <w:r w:rsidR="00BB1408">
        <w:rPr>
          <w:sz w:val="22"/>
          <w:lang w:val="en-US"/>
        </w:rPr>
        <w:t xml:space="preserve">pre-tax </w:t>
      </w:r>
      <w:r w:rsidRPr="008013BF">
        <w:rPr>
          <w:sz w:val="22"/>
          <w:lang w:val="en-US"/>
        </w:rPr>
        <w:t xml:space="preserve">discounted value of the </w:t>
      </w:r>
      <w:r>
        <w:rPr>
          <w:sz w:val="22"/>
          <w:lang w:val="en-US"/>
        </w:rPr>
        <w:t>grant is 19 226 k€ at 9.2 %.</w:t>
      </w:r>
    </w:p>
    <w:p w14:paraId="0739C18A" w14:textId="747A9A77" w:rsidR="0058428F" w:rsidRDefault="0058428F" w:rsidP="00356078">
      <w:pPr>
        <w:pStyle w:val="ITAbsatzohneNr"/>
        <w:spacing w:after="120"/>
        <w:jc w:val="both"/>
        <w:rPr>
          <w:sz w:val="22"/>
          <w:lang w:val="en-US"/>
        </w:rPr>
      </w:pPr>
    </w:p>
    <w:p w14:paraId="497D6F91" w14:textId="558511D2" w:rsidR="0058428F" w:rsidRPr="00171915" w:rsidRDefault="0058428F" w:rsidP="0058428F">
      <w:pPr>
        <w:pStyle w:val="ITAbsatzohneNr"/>
        <w:spacing w:after="120"/>
        <w:jc w:val="both"/>
        <w:rPr>
          <w:sz w:val="22"/>
          <w:lang w:val="en-US"/>
        </w:rPr>
      </w:pPr>
      <w:r w:rsidRPr="007603A0">
        <w:rPr>
          <w:sz w:val="22"/>
          <w:lang w:val="en-US"/>
        </w:rPr>
        <w:t xml:space="preserve">Consequently, the tab of the annex "funding gap questionnaire presenting the NPV of the project with State aid" is provided for information only insofar as the financing to be allocated by the French authorities to the project has not yet been decided. However, the French authorities undertake that the nominal amount of aid discounted at the </w:t>
      </w:r>
      <w:r w:rsidR="00EA405B">
        <w:rPr>
          <w:sz w:val="22"/>
          <w:lang w:val="en-US"/>
        </w:rPr>
        <w:t xml:space="preserve">company’s </w:t>
      </w:r>
      <w:r w:rsidRPr="007603A0">
        <w:rPr>
          <w:sz w:val="22"/>
          <w:lang w:val="en-US"/>
        </w:rPr>
        <w:t xml:space="preserve">WACC </w:t>
      </w:r>
      <w:r w:rsidR="00C228BB" w:rsidRPr="007603A0">
        <w:rPr>
          <w:sz w:val="22"/>
          <w:lang w:val="en-US"/>
        </w:rPr>
        <w:t>value (9.2%)</w:t>
      </w:r>
      <w:r w:rsidRPr="007603A0">
        <w:rPr>
          <w:sz w:val="22"/>
          <w:lang w:val="en-US"/>
        </w:rPr>
        <w:t xml:space="preserve"> over the project period will not exceed the funding gap.</w:t>
      </w:r>
    </w:p>
    <w:p w14:paraId="1E84BAD9" w14:textId="77777777" w:rsidR="0058428F" w:rsidRPr="008013BF" w:rsidRDefault="0058428F" w:rsidP="00356078">
      <w:pPr>
        <w:pStyle w:val="ITAbsatzohneNr"/>
        <w:spacing w:after="120"/>
        <w:jc w:val="both"/>
        <w:rPr>
          <w:sz w:val="22"/>
          <w:lang w:val="en-US"/>
        </w:rPr>
      </w:pPr>
    </w:p>
    <w:p w14:paraId="192565CA" w14:textId="77777777" w:rsidR="009C1921" w:rsidRPr="00580401" w:rsidRDefault="006847E3" w:rsidP="0058647D">
      <w:pPr>
        <w:pStyle w:val="N1"/>
        <w:numPr>
          <w:ilvl w:val="0"/>
          <w:numId w:val="5"/>
        </w:numPr>
        <w:rPr>
          <w:lang w:val="en-US"/>
        </w:rPr>
      </w:pPr>
      <w:bookmarkStart w:id="102" w:name="_Toc509925461"/>
      <w:bookmarkStart w:id="103" w:name="_Toc24645985"/>
      <w:r w:rsidRPr="00580401">
        <w:rPr>
          <w:lang w:val="en-US"/>
        </w:rPr>
        <w:lastRenderedPageBreak/>
        <w:t>Spill-</w:t>
      </w:r>
      <w:r w:rsidR="009C1921" w:rsidRPr="00580401">
        <w:rPr>
          <w:lang w:val="en-US"/>
        </w:rPr>
        <w:t xml:space="preserve">over </w:t>
      </w:r>
      <w:r w:rsidR="00DD5ED5" w:rsidRPr="00580401">
        <w:rPr>
          <w:lang w:val="en-US"/>
        </w:rPr>
        <w:t>E</w:t>
      </w:r>
      <w:r w:rsidR="009C1921" w:rsidRPr="00580401">
        <w:rPr>
          <w:lang w:val="en-US"/>
        </w:rPr>
        <w:t>ffects</w:t>
      </w:r>
      <w:bookmarkEnd w:id="102"/>
      <w:bookmarkEnd w:id="103"/>
    </w:p>
    <w:p w14:paraId="192565CB" w14:textId="77777777" w:rsidR="009C1921" w:rsidRPr="00580401" w:rsidRDefault="004766EF" w:rsidP="009944BE">
      <w:pPr>
        <w:pStyle w:val="N2"/>
        <w:rPr>
          <w:lang w:val="en-US"/>
        </w:rPr>
      </w:pPr>
      <w:bookmarkStart w:id="104" w:name="_Toc13472060"/>
      <w:bookmarkStart w:id="105" w:name="_Toc14173771"/>
      <w:bookmarkStart w:id="106" w:name="_Toc14186537"/>
      <w:bookmarkStart w:id="107" w:name="_Toc14186621"/>
      <w:bookmarkStart w:id="108" w:name="_Toc13472061"/>
      <w:bookmarkStart w:id="109" w:name="_Toc14173772"/>
      <w:bookmarkStart w:id="110" w:name="_Toc14186538"/>
      <w:bookmarkStart w:id="111" w:name="_Toc14186622"/>
      <w:bookmarkStart w:id="112" w:name="_Toc13472062"/>
      <w:bookmarkStart w:id="113" w:name="_Toc14173773"/>
      <w:bookmarkStart w:id="114" w:name="_Toc14186539"/>
      <w:bookmarkStart w:id="115" w:name="_Toc14186623"/>
      <w:bookmarkStart w:id="116" w:name="_Toc509925463"/>
      <w:bookmarkStart w:id="117" w:name="_Toc24645986"/>
      <w:bookmarkEnd w:id="104"/>
      <w:bookmarkEnd w:id="105"/>
      <w:bookmarkEnd w:id="106"/>
      <w:bookmarkEnd w:id="107"/>
      <w:bookmarkEnd w:id="108"/>
      <w:bookmarkEnd w:id="109"/>
      <w:bookmarkEnd w:id="110"/>
      <w:bookmarkEnd w:id="111"/>
      <w:bookmarkEnd w:id="112"/>
      <w:bookmarkEnd w:id="113"/>
      <w:bookmarkEnd w:id="114"/>
      <w:bookmarkEnd w:id="115"/>
      <w:r w:rsidRPr="00580401">
        <w:rPr>
          <w:lang w:val="en-US"/>
        </w:rPr>
        <w:t>Spill-</w:t>
      </w:r>
      <w:r w:rsidR="00DD5ED5" w:rsidRPr="00580401">
        <w:rPr>
          <w:lang w:val="en-US"/>
        </w:rPr>
        <w:t xml:space="preserve">over </w:t>
      </w:r>
      <w:bookmarkEnd w:id="116"/>
      <w:r w:rsidR="00A16672" w:rsidRPr="00580401">
        <w:rPr>
          <w:lang w:val="en-US"/>
        </w:rPr>
        <w:t>by non-protected results diffusion</w:t>
      </w:r>
      <w:bookmarkEnd w:id="117"/>
    </w:p>
    <w:p w14:paraId="192565CC" w14:textId="77777777" w:rsidR="00C7414B" w:rsidRPr="00580401" w:rsidRDefault="00C7414B" w:rsidP="00C7414B">
      <w:pPr>
        <w:pStyle w:val="ITStandard"/>
        <w:rPr>
          <w:lang w:val="en-US"/>
        </w:rPr>
      </w:pPr>
      <w:r w:rsidRPr="00580401">
        <w:rPr>
          <w:lang w:val="en-US"/>
        </w:rPr>
        <w:t>Different dissemination levels, ranging from awareness to exploitation, are proposed to ensure the translation of developments and outputs into new findings and market opportunities. The objective is to reach the fullest range of potential users and uses among research, social, investment and policy makers.</w:t>
      </w:r>
    </w:p>
    <w:p w14:paraId="192565CD" w14:textId="77777777" w:rsidR="00B346A1" w:rsidRPr="00580401" w:rsidRDefault="003322DB" w:rsidP="00EC498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commits to undertake the dissemination </w:t>
      </w:r>
      <w:r w:rsidR="00C7414B" w:rsidRPr="00580401">
        <w:rPr>
          <w:lang w:val="en-US"/>
        </w:rPr>
        <w:t>actions of non-protected results from IPCEI on Batteries (among the participating companies and Member states) presented below:</w:t>
      </w:r>
    </w:p>
    <w:p w14:paraId="192565CE" w14:textId="77777777" w:rsidR="0086728C" w:rsidRPr="00580401" w:rsidRDefault="0086728C" w:rsidP="00EC498C">
      <w:pPr>
        <w:pStyle w:val="ITStandard"/>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776"/>
        <w:gridCol w:w="2576"/>
        <w:gridCol w:w="2136"/>
      </w:tblGrid>
      <w:tr w:rsidR="00C7414B" w:rsidRPr="00580401" w14:paraId="192565D3" w14:textId="77777777" w:rsidTr="00E93E28">
        <w:trPr>
          <w:trHeight w:val="620"/>
        </w:trPr>
        <w:tc>
          <w:tcPr>
            <w:tcW w:w="141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5CF" w14:textId="77777777" w:rsidR="00C7414B" w:rsidRPr="00580401" w:rsidRDefault="00C7414B" w:rsidP="00EC498C">
            <w:pPr>
              <w:pStyle w:val="ITStandard"/>
              <w:jc w:val="left"/>
              <w:rPr>
                <w:b/>
                <w:lang w:val="en-US"/>
              </w:rPr>
            </w:pPr>
            <w:r w:rsidRPr="00580401">
              <w:rPr>
                <w:b/>
                <w:lang w:val="en-US"/>
              </w:rPr>
              <w:t>Targeted audience</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5D0" w14:textId="77777777" w:rsidR="00C7414B" w:rsidRPr="00580401" w:rsidRDefault="00C7414B" w:rsidP="00EC498C">
            <w:pPr>
              <w:pStyle w:val="ITStandard"/>
              <w:jc w:val="left"/>
              <w:rPr>
                <w:b/>
                <w:lang w:val="en-US"/>
              </w:rPr>
            </w:pPr>
            <w:r w:rsidRPr="00580401">
              <w:rPr>
                <w:b/>
                <w:lang w:val="en-US"/>
              </w:rPr>
              <w:t>Purpose</w:t>
            </w:r>
          </w:p>
        </w:tc>
        <w:tc>
          <w:tcPr>
            <w:tcW w:w="271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5D1" w14:textId="77777777" w:rsidR="00C7414B" w:rsidRPr="00580401" w:rsidRDefault="00C7414B" w:rsidP="00EC498C">
            <w:pPr>
              <w:pStyle w:val="ITStandard"/>
              <w:jc w:val="left"/>
              <w:rPr>
                <w:b/>
                <w:lang w:val="en-US"/>
              </w:rPr>
            </w:pPr>
            <w:r w:rsidRPr="00580401">
              <w:rPr>
                <w:b/>
                <w:lang w:val="en-US"/>
              </w:rPr>
              <w:t>Dissemination material vehicle</w:t>
            </w:r>
          </w:p>
        </w:tc>
        <w:tc>
          <w:tcPr>
            <w:tcW w:w="195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2565D2" w14:textId="77777777" w:rsidR="00C7414B" w:rsidRPr="00580401" w:rsidRDefault="00C7414B" w:rsidP="00EC498C">
            <w:pPr>
              <w:pStyle w:val="ITStandard"/>
              <w:jc w:val="left"/>
              <w:rPr>
                <w:b/>
                <w:lang w:val="en-US"/>
              </w:rPr>
            </w:pPr>
            <w:r w:rsidRPr="00580401">
              <w:rPr>
                <w:b/>
                <w:lang w:val="en-US"/>
              </w:rPr>
              <w:t>Target (KPI)</w:t>
            </w:r>
          </w:p>
        </w:tc>
      </w:tr>
      <w:tr w:rsidR="00C7414B" w:rsidRPr="00580401" w14:paraId="192565D9" w14:textId="77777777" w:rsidTr="00D546C6">
        <w:trPr>
          <w:trHeight w:val="1211"/>
        </w:trPr>
        <w:tc>
          <w:tcPr>
            <w:tcW w:w="1413" w:type="dxa"/>
            <w:tcBorders>
              <w:top w:val="single" w:sz="4" w:space="0" w:color="auto"/>
              <w:left w:val="single" w:sz="4" w:space="0" w:color="auto"/>
              <w:bottom w:val="single" w:sz="4" w:space="0" w:color="auto"/>
              <w:right w:val="single" w:sz="4" w:space="0" w:color="auto"/>
            </w:tcBorders>
            <w:vAlign w:val="center"/>
            <w:hideMark/>
          </w:tcPr>
          <w:p w14:paraId="192565D4" w14:textId="77777777" w:rsidR="00C7414B" w:rsidRPr="00580401" w:rsidRDefault="00C7414B" w:rsidP="00EC498C">
            <w:pPr>
              <w:pStyle w:val="ITStandard"/>
              <w:jc w:val="left"/>
              <w:rPr>
                <w:b/>
                <w:lang w:val="en-US"/>
              </w:rPr>
            </w:pPr>
            <w:r w:rsidRPr="00580401">
              <w:rPr>
                <w:b/>
                <w:lang w:val="en-US"/>
              </w:rPr>
              <w:t>General Public</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2565D5" w14:textId="77777777" w:rsidR="00C7414B" w:rsidRPr="00580401" w:rsidRDefault="00C7414B" w:rsidP="00EC498C">
            <w:pPr>
              <w:pStyle w:val="ITStandard"/>
              <w:jc w:val="left"/>
              <w:rPr>
                <w:lang w:val="en-US"/>
              </w:rPr>
            </w:pPr>
            <w:r w:rsidRPr="00580401">
              <w:rPr>
                <w:lang w:val="en-US"/>
              </w:rPr>
              <w:t>To communicate to the general public of IPCEI objectives, timelines and expected outputs</w:t>
            </w:r>
          </w:p>
        </w:tc>
        <w:tc>
          <w:tcPr>
            <w:tcW w:w="2714" w:type="dxa"/>
            <w:tcBorders>
              <w:top w:val="single" w:sz="4" w:space="0" w:color="auto"/>
              <w:left w:val="single" w:sz="4" w:space="0" w:color="auto"/>
              <w:bottom w:val="single" w:sz="4" w:space="0" w:color="auto"/>
              <w:right w:val="single" w:sz="4" w:space="0" w:color="auto"/>
            </w:tcBorders>
            <w:vAlign w:val="center"/>
            <w:hideMark/>
          </w:tcPr>
          <w:p w14:paraId="192565D6" w14:textId="77777777" w:rsidR="00C7414B" w:rsidRPr="00580401" w:rsidRDefault="00C7414B" w:rsidP="00EC498C">
            <w:pPr>
              <w:pStyle w:val="ITStandard"/>
              <w:jc w:val="left"/>
              <w:rPr>
                <w:lang w:val="en-US"/>
              </w:rPr>
            </w:pPr>
            <w:r w:rsidRPr="00580401">
              <w:rPr>
                <w:lang w:val="en-US"/>
              </w:rPr>
              <w:t>Press Releases</w:t>
            </w:r>
          </w:p>
          <w:p w14:paraId="192565D7" w14:textId="77777777" w:rsidR="00C7414B" w:rsidRPr="00580401" w:rsidRDefault="00C7414B" w:rsidP="00EC498C">
            <w:pPr>
              <w:pStyle w:val="ITStandard"/>
              <w:jc w:val="left"/>
              <w:rPr>
                <w:lang w:val="en-US"/>
              </w:rPr>
            </w:pPr>
            <w:r w:rsidRPr="00580401">
              <w:rPr>
                <w:lang w:val="en-US"/>
              </w:rPr>
              <w:t>Interviews</w:t>
            </w:r>
          </w:p>
        </w:tc>
        <w:tc>
          <w:tcPr>
            <w:tcW w:w="1958" w:type="dxa"/>
            <w:tcBorders>
              <w:top w:val="single" w:sz="4" w:space="0" w:color="auto"/>
              <w:left w:val="single" w:sz="4" w:space="0" w:color="auto"/>
              <w:bottom w:val="single" w:sz="4" w:space="0" w:color="auto"/>
              <w:right w:val="single" w:sz="4" w:space="0" w:color="auto"/>
            </w:tcBorders>
            <w:vAlign w:val="center"/>
            <w:hideMark/>
          </w:tcPr>
          <w:p w14:paraId="5DCBD0F1" w14:textId="77777777" w:rsidR="00C7414B" w:rsidRDefault="00C7414B" w:rsidP="00EC498C">
            <w:pPr>
              <w:pStyle w:val="ITStandard"/>
              <w:jc w:val="left"/>
              <w:rPr>
                <w:lang w:val="en-US"/>
              </w:rPr>
            </w:pPr>
            <w:r w:rsidRPr="00580401">
              <w:rPr>
                <w:lang w:val="en-US"/>
              </w:rPr>
              <w:t>5 articles/interviews or press releases</w:t>
            </w:r>
          </w:p>
          <w:p w14:paraId="192565D8" w14:textId="0D79D72C" w:rsidR="00AA3AE7" w:rsidRPr="00580401" w:rsidRDefault="00AA3AE7" w:rsidP="00EC498C">
            <w:pPr>
              <w:pStyle w:val="ITStandard"/>
              <w:jc w:val="left"/>
              <w:rPr>
                <w:lang w:val="en-US"/>
              </w:rPr>
            </w:pPr>
            <w:r>
              <w:rPr>
                <w:lang w:val="en-US"/>
              </w:rPr>
              <w:t>(~1 per year during 5 years 2020-2025)</w:t>
            </w:r>
          </w:p>
        </w:tc>
      </w:tr>
      <w:tr w:rsidR="00C7414B" w:rsidRPr="00580401" w14:paraId="192565DE" w14:textId="77777777" w:rsidTr="00D546C6">
        <w:trPr>
          <w:trHeight w:val="1237"/>
        </w:trPr>
        <w:tc>
          <w:tcPr>
            <w:tcW w:w="1413" w:type="dxa"/>
            <w:tcBorders>
              <w:top w:val="single" w:sz="4" w:space="0" w:color="auto"/>
              <w:left w:val="single" w:sz="4" w:space="0" w:color="auto"/>
              <w:bottom w:val="single" w:sz="4" w:space="0" w:color="auto"/>
              <w:right w:val="single" w:sz="4" w:space="0" w:color="auto"/>
            </w:tcBorders>
            <w:vAlign w:val="center"/>
            <w:hideMark/>
          </w:tcPr>
          <w:p w14:paraId="192565DA" w14:textId="77777777" w:rsidR="00C7414B" w:rsidRPr="00580401" w:rsidRDefault="00C7414B" w:rsidP="00EC498C">
            <w:pPr>
              <w:pStyle w:val="ITStandard"/>
              <w:jc w:val="left"/>
              <w:rPr>
                <w:b/>
                <w:lang w:val="en-US"/>
              </w:rPr>
            </w:pPr>
            <w:r w:rsidRPr="00580401">
              <w:rPr>
                <w:b/>
                <w:lang w:val="en-US"/>
              </w:rPr>
              <w:t>Employees and stakeholders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2565DB" w14:textId="77777777" w:rsidR="00C7414B" w:rsidRPr="00580401" w:rsidRDefault="00C7414B" w:rsidP="00EC498C">
            <w:pPr>
              <w:pStyle w:val="ITStandard"/>
              <w:jc w:val="left"/>
              <w:rPr>
                <w:lang w:val="en-US"/>
              </w:rPr>
            </w:pPr>
            <w:r w:rsidRPr="00580401">
              <w:rPr>
                <w:lang w:val="en-US"/>
              </w:rPr>
              <w:t>To communicate on objectives, on the expected outputs and on results</w:t>
            </w:r>
          </w:p>
        </w:tc>
        <w:tc>
          <w:tcPr>
            <w:tcW w:w="2714" w:type="dxa"/>
            <w:tcBorders>
              <w:top w:val="single" w:sz="4" w:space="0" w:color="auto"/>
              <w:left w:val="single" w:sz="4" w:space="0" w:color="auto"/>
              <w:bottom w:val="single" w:sz="4" w:space="0" w:color="auto"/>
              <w:right w:val="single" w:sz="4" w:space="0" w:color="auto"/>
            </w:tcBorders>
            <w:vAlign w:val="center"/>
            <w:hideMark/>
          </w:tcPr>
          <w:p w14:paraId="192565DC" w14:textId="77777777" w:rsidR="00C7414B" w:rsidRPr="00580401" w:rsidRDefault="00C7414B" w:rsidP="00EC498C">
            <w:pPr>
              <w:pStyle w:val="ITStandard"/>
              <w:jc w:val="left"/>
              <w:rPr>
                <w:lang w:val="en-US"/>
              </w:rPr>
            </w:pPr>
            <w:r w:rsidRPr="00580401">
              <w:rPr>
                <w:lang w:val="en-US"/>
              </w:rPr>
              <w:t>Internal conferences and newsletters (published via regular email and regular meeting with stakeholders)</w:t>
            </w:r>
          </w:p>
        </w:tc>
        <w:tc>
          <w:tcPr>
            <w:tcW w:w="1958" w:type="dxa"/>
            <w:tcBorders>
              <w:top w:val="single" w:sz="4" w:space="0" w:color="auto"/>
              <w:left w:val="single" w:sz="4" w:space="0" w:color="auto"/>
              <w:bottom w:val="single" w:sz="4" w:space="0" w:color="auto"/>
              <w:right w:val="single" w:sz="4" w:space="0" w:color="auto"/>
            </w:tcBorders>
            <w:vAlign w:val="center"/>
            <w:hideMark/>
          </w:tcPr>
          <w:p w14:paraId="07AFDAE8" w14:textId="63F03737" w:rsidR="00C7414B" w:rsidRDefault="00AA3AE7" w:rsidP="00EC498C">
            <w:pPr>
              <w:pStyle w:val="ITStandard"/>
              <w:jc w:val="left"/>
              <w:rPr>
                <w:lang w:val="en-US"/>
              </w:rPr>
            </w:pPr>
            <w:r>
              <w:rPr>
                <w:lang w:val="en-US"/>
              </w:rPr>
              <w:t>24</w:t>
            </w:r>
            <w:r w:rsidR="00C7414B" w:rsidRPr="00580401">
              <w:rPr>
                <w:lang w:val="en-US"/>
              </w:rPr>
              <w:t> different communications with all stakeholders (employees, suppliers, unions, local authorities, …)</w:t>
            </w:r>
          </w:p>
          <w:p w14:paraId="192565DD" w14:textId="2F71E93E" w:rsidR="00AA3AE7" w:rsidRPr="00580401" w:rsidRDefault="00AA3AE7" w:rsidP="00EC498C">
            <w:pPr>
              <w:pStyle w:val="ITStandard"/>
              <w:jc w:val="left"/>
              <w:rPr>
                <w:lang w:val="en-US"/>
              </w:rPr>
            </w:pPr>
            <w:r>
              <w:rPr>
                <w:lang w:val="en-US"/>
              </w:rPr>
              <w:t>(~4 per year during 6 years 2020-2026)</w:t>
            </w:r>
          </w:p>
        </w:tc>
      </w:tr>
      <w:tr w:rsidR="00C7414B" w:rsidRPr="00580401" w14:paraId="192565E7" w14:textId="77777777" w:rsidTr="00D546C6">
        <w:trPr>
          <w:trHeight w:val="388"/>
        </w:trPr>
        <w:tc>
          <w:tcPr>
            <w:tcW w:w="1413" w:type="dxa"/>
            <w:tcBorders>
              <w:top w:val="single" w:sz="4" w:space="0" w:color="auto"/>
              <w:left w:val="single" w:sz="4" w:space="0" w:color="auto"/>
              <w:bottom w:val="single" w:sz="4" w:space="0" w:color="auto"/>
              <w:right w:val="single" w:sz="4" w:space="0" w:color="auto"/>
            </w:tcBorders>
            <w:vAlign w:val="center"/>
            <w:hideMark/>
          </w:tcPr>
          <w:p w14:paraId="192565DF" w14:textId="5AD41233" w:rsidR="00C7414B" w:rsidRPr="00580401" w:rsidRDefault="00C7414B" w:rsidP="00E829C1">
            <w:pPr>
              <w:pStyle w:val="ITStandard"/>
              <w:jc w:val="left"/>
              <w:rPr>
                <w:b/>
                <w:lang w:val="en-US"/>
              </w:rPr>
            </w:pPr>
            <w:r w:rsidRPr="00580401">
              <w:rPr>
                <w:b/>
                <w:lang w:val="en-US"/>
              </w:rPr>
              <w:t>Scientific communities</w:t>
            </w:r>
            <w:r w:rsidR="00041E17" w:rsidRPr="00580401">
              <w:rPr>
                <w:b/>
                <w:lang w:val="en-US"/>
              </w:rPr>
              <w:t xml:space="preserve"> </w:t>
            </w:r>
            <w:r w:rsidR="00041E17" w:rsidRPr="00580401">
              <w:rPr>
                <w:lang w:val="en-US"/>
              </w:rPr>
              <w:t>(</w:t>
            </w:r>
            <w:r w:rsidR="00E829C1" w:rsidRPr="00580401">
              <w:rPr>
                <w:lang w:val="en-US"/>
              </w:rPr>
              <w:t xml:space="preserve">Universities, Engineering Schools, Professors, National Laboratory, Research Institute, </w:t>
            </w:r>
            <w:r w:rsidR="0004663B">
              <w:rPr>
                <w:lang w:val="en-US"/>
              </w:rPr>
              <w:t>R</w:t>
            </w:r>
            <w:r w:rsidR="00E829C1" w:rsidRPr="00580401">
              <w:rPr>
                <w:lang w:val="en-US"/>
              </w:rPr>
              <w:t xml:space="preserve">&amp;D teams of industrial </w:t>
            </w:r>
            <w:r w:rsidR="00E829C1" w:rsidRPr="00580401">
              <w:rPr>
                <w:lang w:val="en-US"/>
              </w:rPr>
              <w:lastRenderedPageBreak/>
              <w:t>companies)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2565E0" w14:textId="77777777" w:rsidR="00C7414B" w:rsidRPr="00580401" w:rsidRDefault="00C7414B" w:rsidP="00EC498C">
            <w:pPr>
              <w:pStyle w:val="ITStandard"/>
              <w:jc w:val="left"/>
              <w:rPr>
                <w:lang w:val="en-US"/>
              </w:rPr>
            </w:pPr>
            <w:r w:rsidRPr="00580401">
              <w:rPr>
                <w:lang w:val="en-US"/>
              </w:rPr>
              <w:lastRenderedPageBreak/>
              <w:t>To exchange with other scientists in the field (inside and outside IPCEI)</w:t>
            </w:r>
          </w:p>
          <w:p w14:paraId="192565E1" w14:textId="77777777" w:rsidR="00C7414B" w:rsidRPr="00580401" w:rsidRDefault="00C7414B" w:rsidP="00EC498C">
            <w:pPr>
              <w:pStyle w:val="ITStandard"/>
              <w:jc w:val="left"/>
              <w:rPr>
                <w:lang w:val="en-US"/>
              </w:rPr>
            </w:pPr>
            <w:r w:rsidRPr="00580401">
              <w:rPr>
                <w:lang w:val="en-US"/>
              </w:rPr>
              <w:t>To coordinate w</w:t>
            </w:r>
            <w:r w:rsidR="008619D1" w:rsidRPr="00580401">
              <w:rPr>
                <w:lang w:val="en-US"/>
              </w:rPr>
              <w:t>ith ongoing and future program</w:t>
            </w:r>
            <w:r w:rsidRPr="00580401">
              <w:rPr>
                <w:lang w:val="en-US"/>
              </w:rPr>
              <w:t xml:space="preserve"> to maximize impact and create synergies</w:t>
            </w:r>
          </w:p>
        </w:tc>
        <w:tc>
          <w:tcPr>
            <w:tcW w:w="2714" w:type="dxa"/>
            <w:tcBorders>
              <w:top w:val="single" w:sz="4" w:space="0" w:color="auto"/>
              <w:left w:val="single" w:sz="4" w:space="0" w:color="auto"/>
              <w:bottom w:val="single" w:sz="4" w:space="0" w:color="auto"/>
              <w:right w:val="single" w:sz="4" w:space="0" w:color="auto"/>
            </w:tcBorders>
            <w:vAlign w:val="center"/>
            <w:hideMark/>
          </w:tcPr>
          <w:p w14:paraId="192565E2" w14:textId="77777777" w:rsidR="00C7414B" w:rsidRPr="00580401" w:rsidRDefault="00C7414B" w:rsidP="00EC498C">
            <w:pPr>
              <w:pStyle w:val="ITStandard"/>
              <w:jc w:val="left"/>
              <w:rPr>
                <w:lang w:val="en-US"/>
              </w:rPr>
            </w:pPr>
            <w:r w:rsidRPr="00580401">
              <w:rPr>
                <w:lang w:val="en-US"/>
              </w:rPr>
              <w:t>Presentation on relevant congresses and conferences</w:t>
            </w:r>
          </w:p>
          <w:p w14:paraId="192565E3" w14:textId="77777777" w:rsidR="00C7414B" w:rsidRPr="00580401" w:rsidRDefault="00C7414B" w:rsidP="00EC498C">
            <w:pPr>
              <w:pStyle w:val="ITStandard"/>
              <w:jc w:val="left"/>
              <w:rPr>
                <w:lang w:val="en-US"/>
              </w:rPr>
            </w:pPr>
            <w:r w:rsidRPr="00580401">
              <w:rPr>
                <w:lang w:val="en-US"/>
              </w:rPr>
              <w:t>Project presentation at the European Commission</w:t>
            </w:r>
          </w:p>
          <w:p w14:paraId="192565E4" w14:textId="77777777" w:rsidR="00C7414B" w:rsidRPr="00580401" w:rsidRDefault="00C7414B" w:rsidP="008619D1">
            <w:pPr>
              <w:pStyle w:val="ITStandard"/>
              <w:jc w:val="left"/>
              <w:rPr>
                <w:lang w:val="en-US"/>
              </w:rPr>
            </w:pPr>
            <w:r w:rsidRPr="00580401">
              <w:rPr>
                <w:lang w:val="en-US"/>
              </w:rPr>
              <w:t>Project presentation at relevant agencies and schools (PhD thesis)</w:t>
            </w:r>
          </w:p>
        </w:tc>
        <w:tc>
          <w:tcPr>
            <w:tcW w:w="1958" w:type="dxa"/>
            <w:tcBorders>
              <w:top w:val="single" w:sz="4" w:space="0" w:color="auto"/>
              <w:left w:val="single" w:sz="4" w:space="0" w:color="auto"/>
              <w:bottom w:val="single" w:sz="4" w:space="0" w:color="auto"/>
              <w:right w:val="single" w:sz="4" w:space="0" w:color="auto"/>
            </w:tcBorders>
            <w:vAlign w:val="center"/>
            <w:hideMark/>
          </w:tcPr>
          <w:p w14:paraId="192565E5" w14:textId="36606979" w:rsidR="00C7414B" w:rsidRPr="00747366" w:rsidRDefault="00C74FC8" w:rsidP="00747366">
            <w:pPr>
              <w:pStyle w:val="ITStandard"/>
              <w:jc w:val="left"/>
              <w:rPr>
                <w:i/>
                <w:lang w:val="en-US"/>
              </w:rPr>
            </w:pPr>
            <w:r w:rsidRPr="00580401">
              <w:rPr>
                <w:lang w:val="en-US"/>
              </w:rPr>
              <w:t>3</w:t>
            </w:r>
            <w:r w:rsidR="00C7414B" w:rsidRPr="00580401">
              <w:rPr>
                <w:lang w:val="en-US"/>
              </w:rPr>
              <w:t xml:space="preserve"> jo</w:t>
            </w:r>
            <w:r w:rsidR="00AA3AE7">
              <w:rPr>
                <w:lang w:val="en-US"/>
              </w:rPr>
              <w:t>int publications (post project) in 2022, 2023 and 2024</w:t>
            </w:r>
            <w:r w:rsidR="00747366">
              <w:rPr>
                <w:lang w:val="en-US"/>
              </w:rPr>
              <w:t xml:space="preserve"> in journals such as </w:t>
            </w:r>
            <w:r w:rsidR="00747366" w:rsidRPr="00747366">
              <w:rPr>
                <w:i/>
                <w:lang w:val="en-US"/>
              </w:rPr>
              <w:t>Ceramics International,  Carbon,</w:t>
            </w:r>
            <w:r w:rsidR="00747366">
              <w:rPr>
                <w:i/>
                <w:lang w:val="en-US"/>
              </w:rPr>
              <w:t xml:space="preserve"> Technique de </w:t>
            </w:r>
            <w:proofErr w:type="spellStart"/>
            <w:r w:rsidR="00747366">
              <w:rPr>
                <w:i/>
                <w:lang w:val="en-US"/>
              </w:rPr>
              <w:t>l’i</w:t>
            </w:r>
            <w:r w:rsidR="00747366" w:rsidRPr="00747366">
              <w:rPr>
                <w:i/>
                <w:lang w:val="en-US"/>
              </w:rPr>
              <w:t>ngénieur</w:t>
            </w:r>
            <w:proofErr w:type="spellEnd"/>
            <w:r w:rsidR="00747366" w:rsidRPr="00747366">
              <w:rPr>
                <w:i/>
                <w:lang w:val="en-US"/>
              </w:rPr>
              <w:t xml:space="preserve"> Journal of Applied Electrochemistry</w:t>
            </w:r>
          </w:p>
          <w:p w14:paraId="2C4D7985" w14:textId="77777777" w:rsidR="00747366" w:rsidRPr="00580401" w:rsidRDefault="00747366" w:rsidP="00EC498C">
            <w:pPr>
              <w:pStyle w:val="ITStandard"/>
              <w:jc w:val="left"/>
              <w:rPr>
                <w:lang w:val="en-US"/>
              </w:rPr>
            </w:pPr>
          </w:p>
          <w:p w14:paraId="192565E6" w14:textId="2F29078D" w:rsidR="00747366" w:rsidRPr="00580401" w:rsidRDefault="00C7414B" w:rsidP="00EC498C">
            <w:pPr>
              <w:pStyle w:val="ITStandard"/>
              <w:jc w:val="left"/>
              <w:rPr>
                <w:lang w:val="en-US"/>
              </w:rPr>
            </w:pPr>
            <w:r w:rsidRPr="00580401">
              <w:rPr>
                <w:lang w:val="en-US"/>
              </w:rPr>
              <w:lastRenderedPageBreak/>
              <w:t>10 conferences as speaker or visitor over the duration of the I</w:t>
            </w:r>
            <w:r w:rsidR="00B33ECF" w:rsidRPr="00580401">
              <w:rPr>
                <w:lang w:val="en-US"/>
              </w:rPr>
              <w:t>PC</w:t>
            </w:r>
            <w:r w:rsidRPr="00580401">
              <w:rPr>
                <w:lang w:val="en-US"/>
              </w:rPr>
              <w:t>EI</w:t>
            </w:r>
            <w:r w:rsidR="00747366">
              <w:rPr>
                <w:lang w:val="en-US"/>
              </w:rPr>
              <w:t xml:space="preserve"> (2020-2023) in conference such as </w:t>
            </w:r>
            <w:r w:rsidR="00747366" w:rsidRPr="00580401">
              <w:rPr>
                <w:i/>
                <w:lang w:val="en-US"/>
              </w:rPr>
              <w:t xml:space="preserve">Graphite Conference, </w:t>
            </w:r>
            <w:r w:rsidR="00747366">
              <w:rPr>
                <w:i/>
                <w:lang w:val="en-US"/>
              </w:rPr>
              <w:t>The B</w:t>
            </w:r>
            <w:r w:rsidR="00747366" w:rsidRPr="00580401">
              <w:rPr>
                <w:i/>
                <w:lang w:val="en-US"/>
              </w:rPr>
              <w:t>attery Show (Europe), EV Battery Tech, SFEC, Carbon conferenc</w:t>
            </w:r>
            <w:r w:rsidR="00747366">
              <w:rPr>
                <w:i/>
                <w:lang w:val="en-US"/>
              </w:rPr>
              <w:t>e</w:t>
            </w:r>
          </w:p>
        </w:tc>
      </w:tr>
    </w:tbl>
    <w:p w14:paraId="192565E8" w14:textId="6EDA5D00" w:rsidR="0040492B" w:rsidRPr="00580401" w:rsidRDefault="006416BB" w:rsidP="006416BB">
      <w:pPr>
        <w:pStyle w:val="ITStandard"/>
        <w:jc w:val="center"/>
        <w:rPr>
          <w:i/>
          <w:lang w:val="en-US"/>
        </w:rPr>
      </w:pPr>
      <w:r w:rsidRPr="00580401">
        <w:rPr>
          <w:b/>
          <w:i/>
          <w:szCs w:val="22"/>
          <w:lang w:val="en-US"/>
        </w:rPr>
        <w:lastRenderedPageBreak/>
        <w:t xml:space="preserve">Table </w:t>
      </w:r>
      <w:r w:rsidRPr="00580401">
        <w:rPr>
          <w:b/>
          <w:i/>
          <w:szCs w:val="22"/>
          <w:lang w:val="en-US"/>
        </w:rPr>
        <w:fldChar w:fldCharType="begin"/>
      </w:r>
      <w:r w:rsidRPr="00580401">
        <w:rPr>
          <w:b/>
          <w:i/>
          <w:szCs w:val="22"/>
          <w:lang w:val="en-US"/>
        </w:rPr>
        <w:instrText xml:space="preserve"> SEQ Table \* ARABIC </w:instrText>
      </w:r>
      <w:r w:rsidRPr="00580401">
        <w:rPr>
          <w:b/>
          <w:i/>
          <w:szCs w:val="22"/>
          <w:lang w:val="en-US"/>
        </w:rPr>
        <w:fldChar w:fldCharType="separate"/>
      </w:r>
      <w:r w:rsidR="001B1A33">
        <w:rPr>
          <w:b/>
          <w:i/>
          <w:noProof/>
          <w:szCs w:val="22"/>
          <w:lang w:val="en-US"/>
        </w:rPr>
        <w:t>14</w:t>
      </w:r>
      <w:r w:rsidRPr="00580401">
        <w:rPr>
          <w:b/>
          <w:i/>
          <w:szCs w:val="22"/>
          <w:lang w:val="en-US"/>
        </w:rPr>
        <w:fldChar w:fldCharType="end"/>
      </w:r>
      <w:r w:rsidRPr="00580401">
        <w:rPr>
          <w:b/>
          <w:i/>
          <w:szCs w:val="22"/>
          <w:lang w:val="en-US"/>
        </w:rPr>
        <w:t xml:space="preserve">: </w:t>
      </w:r>
      <w:r w:rsidR="00562C8C" w:rsidRPr="00580401">
        <w:rPr>
          <w:b/>
          <w:i/>
          <w:lang w:val="en-US"/>
        </w:rPr>
        <w:t xml:space="preserve"> </w:t>
      </w:r>
      <w:r w:rsidR="00562C8C" w:rsidRPr="00580401">
        <w:rPr>
          <w:b/>
          <w:i/>
          <w:szCs w:val="22"/>
          <w:lang w:val="en-US"/>
        </w:rPr>
        <w:t>Dissemination strategy of non-protected results</w:t>
      </w:r>
    </w:p>
    <w:p w14:paraId="192565EC" w14:textId="5DDB44B1" w:rsidR="0040492B" w:rsidRPr="00580401" w:rsidRDefault="0040492B">
      <w:pPr>
        <w:pStyle w:val="ITStandard"/>
        <w:rPr>
          <w:b/>
          <w:lang w:val="en-US"/>
        </w:rPr>
      </w:pPr>
      <w:r w:rsidRPr="00580401">
        <w:rPr>
          <w:b/>
          <w:lang w:val="en-US"/>
        </w:rPr>
        <w:t>Publication, Conferences</w:t>
      </w:r>
      <w:r w:rsidR="0004663B">
        <w:rPr>
          <w:b/>
          <w:lang w:val="en-US"/>
        </w:rPr>
        <w:t>,</w:t>
      </w:r>
      <w:r w:rsidRPr="00580401">
        <w:rPr>
          <w:b/>
          <w:lang w:val="en-US"/>
        </w:rPr>
        <w:t xml:space="preserve"> </w:t>
      </w:r>
      <w:r w:rsidR="0004663B">
        <w:rPr>
          <w:b/>
          <w:lang w:val="en-US"/>
        </w:rPr>
        <w:t>E</w:t>
      </w:r>
      <w:r w:rsidR="0004663B" w:rsidRPr="00580401">
        <w:rPr>
          <w:b/>
          <w:lang w:val="en-US"/>
        </w:rPr>
        <w:t>vent</w:t>
      </w:r>
      <w:r w:rsidR="0004663B">
        <w:rPr>
          <w:b/>
          <w:lang w:val="en-US"/>
        </w:rPr>
        <w:t>s,</w:t>
      </w:r>
      <w:r w:rsidR="0004663B" w:rsidRPr="00580401">
        <w:rPr>
          <w:b/>
          <w:lang w:val="en-US"/>
        </w:rPr>
        <w:t xml:space="preserve"> </w:t>
      </w:r>
      <w:r w:rsidR="0004663B">
        <w:rPr>
          <w:b/>
          <w:lang w:val="en-US"/>
        </w:rPr>
        <w:t>R</w:t>
      </w:r>
      <w:r w:rsidR="0004663B" w:rsidRPr="00580401">
        <w:rPr>
          <w:b/>
          <w:lang w:val="en-US"/>
        </w:rPr>
        <w:t>oadshow</w:t>
      </w:r>
      <w:r w:rsidR="0004663B">
        <w:rPr>
          <w:b/>
          <w:lang w:val="en-US"/>
        </w:rPr>
        <w:t>s</w:t>
      </w:r>
    </w:p>
    <w:p w14:paraId="192565ED" w14:textId="77777777" w:rsidR="0040492B" w:rsidRPr="00580401" w:rsidRDefault="00C7414B" w:rsidP="0040492B">
      <w:pPr>
        <w:pStyle w:val="ITStandard"/>
        <w:rPr>
          <w:lang w:val="en-US"/>
        </w:rPr>
      </w:pPr>
      <w:r w:rsidRPr="00580401">
        <w:rPr>
          <w:lang w:val="en-US"/>
        </w:rPr>
        <w:t xml:space="preserve">Overall dissemination outside IPCEI on batteries will be performed thanks to conferences, external workshops and publications. The table below shows some actions that </w:t>
      </w:r>
      <w:r w:rsidR="003322DB" w:rsidRPr="00580401">
        <w:rPr>
          <w:lang w:val="en-US"/>
        </w:rPr>
        <w:t xml:space="preserve">Carbone </w:t>
      </w:r>
      <w:proofErr w:type="spellStart"/>
      <w:r w:rsidR="003322DB" w:rsidRPr="00580401">
        <w:rPr>
          <w:lang w:val="en-US"/>
        </w:rPr>
        <w:t>Savoie</w:t>
      </w:r>
      <w:proofErr w:type="spellEnd"/>
      <w:r w:rsidR="003322DB" w:rsidRPr="00580401">
        <w:rPr>
          <w:lang w:val="en-US"/>
        </w:rPr>
        <w:t xml:space="preserve"> commits to</w:t>
      </w:r>
      <w:r w:rsidRPr="00580401">
        <w:rPr>
          <w:lang w:val="en-US"/>
        </w:rPr>
        <w:t xml:space="preserve"> </w:t>
      </w:r>
      <w:r w:rsidR="003322DB" w:rsidRPr="00580401">
        <w:rPr>
          <w:lang w:val="en-US"/>
        </w:rPr>
        <w:t>under</w:t>
      </w:r>
      <w:r w:rsidRPr="00580401">
        <w:rPr>
          <w:lang w:val="en-US"/>
        </w:rPr>
        <w:t xml:space="preserve">take during the </w:t>
      </w:r>
      <w:r w:rsidR="003322DB" w:rsidRPr="00580401">
        <w:rPr>
          <w:lang w:val="en-US"/>
        </w:rPr>
        <w:t>IPCEI on Batteries</w:t>
      </w:r>
      <w:r w:rsidRPr="00580401">
        <w:rPr>
          <w:lang w:val="en-US"/>
        </w:rPr>
        <w:t>:</w:t>
      </w:r>
    </w:p>
    <w:tbl>
      <w:tblPr>
        <w:tblStyle w:val="TableGrid"/>
        <w:tblW w:w="0" w:type="auto"/>
        <w:tblLook w:val="04A0" w:firstRow="1" w:lastRow="0" w:firstColumn="1" w:lastColumn="0" w:noHBand="0" w:noVBand="1"/>
      </w:tblPr>
      <w:tblGrid>
        <w:gridCol w:w="2972"/>
        <w:gridCol w:w="6090"/>
      </w:tblGrid>
      <w:tr w:rsidR="00C7414B" w:rsidRPr="00580401" w14:paraId="192565F3" w14:textId="77777777" w:rsidTr="00D546C6">
        <w:tc>
          <w:tcPr>
            <w:tcW w:w="2972" w:type="dxa"/>
          </w:tcPr>
          <w:p w14:paraId="192565EE" w14:textId="77777777" w:rsidR="00C7414B" w:rsidRPr="00580401" w:rsidRDefault="00C7414B" w:rsidP="00EC498C">
            <w:pPr>
              <w:pStyle w:val="ITStandard"/>
              <w:jc w:val="left"/>
              <w:rPr>
                <w:b/>
                <w:lang w:val="en-US"/>
              </w:rPr>
            </w:pPr>
            <w:r w:rsidRPr="00580401">
              <w:rPr>
                <w:b/>
                <w:lang w:val="en-US"/>
              </w:rPr>
              <w:t>IP* (new patent files – first filing)</w:t>
            </w:r>
          </w:p>
        </w:tc>
        <w:tc>
          <w:tcPr>
            <w:tcW w:w="6090" w:type="dxa"/>
          </w:tcPr>
          <w:p w14:paraId="192565EF" w14:textId="77777777" w:rsidR="00C7414B" w:rsidRPr="00580401" w:rsidRDefault="00C74FC8" w:rsidP="00EC498C">
            <w:pPr>
              <w:pStyle w:val="ITStandard"/>
              <w:rPr>
                <w:lang w:val="en-US"/>
              </w:rPr>
            </w:pPr>
            <w:r w:rsidRPr="00580401">
              <w:rPr>
                <w:lang w:val="en-US"/>
              </w:rPr>
              <w:t>To be defined based on R&amp;D work</w:t>
            </w:r>
          </w:p>
          <w:p w14:paraId="192565F0" w14:textId="77777777" w:rsidR="00AD2243" w:rsidRPr="00580401" w:rsidRDefault="00AD2243" w:rsidP="00AD2243">
            <w:pPr>
              <w:pStyle w:val="ITStandard"/>
              <w:rPr>
                <w:i/>
                <w:lang w:val="en-US"/>
              </w:rPr>
            </w:pPr>
            <w:r w:rsidRPr="00580401">
              <w:rPr>
                <w:i/>
                <w:lang w:val="en-US"/>
              </w:rPr>
              <w:t xml:space="preserve">Possible patent: </w:t>
            </w:r>
          </w:p>
          <w:p w14:paraId="192565F1" w14:textId="37396E5B" w:rsidR="00AD2243" w:rsidRPr="00580401" w:rsidRDefault="00AD2243" w:rsidP="00AD2243">
            <w:pPr>
              <w:pStyle w:val="ITStandard"/>
              <w:numPr>
                <w:ilvl w:val="0"/>
                <w:numId w:val="30"/>
              </w:numPr>
              <w:rPr>
                <w:i/>
                <w:lang w:val="en-US"/>
              </w:rPr>
            </w:pPr>
            <w:r w:rsidRPr="00580401">
              <w:rPr>
                <w:i/>
                <w:lang w:val="en-US"/>
              </w:rPr>
              <w:t>BAM graphitization catalysis: additives choices, choice and granulometry of the raw materials</w:t>
            </w:r>
          </w:p>
          <w:p w14:paraId="192565F2" w14:textId="77777777" w:rsidR="00AD2243" w:rsidRPr="00580401" w:rsidRDefault="00AD2243" w:rsidP="00AD2243">
            <w:pPr>
              <w:pStyle w:val="ITStandard"/>
              <w:numPr>
                <w:ilvl w:val="0"/>
                <w:numId w:val="30"/>
              </w:numPr>
              <w:rPr>
                <w:lang w:val="en-US"/>
              </w:rPr>
            </w:pPr>
            <w:r w:rsidRPr="00580401">
              <w:rPr>
                <w:i/>
                <w:lang w:val="en-US"/>
              </w:rPr>
              <w:t>Thermal treatment process parameters allowing to get the right properties for BAM</w:t>
            </w:r>
          </w:p>
        </w:tc>
      </w:tr>
      <w:tr w:rsidR="00C7414B" w:rsidRPr="00580401" w14:paraId="192565FD" w14:textId="77777777" w:rsidTr="00D546C6">
        <w:tc>
          <w:tcPr>
            <w:tcW w:w="2972" w:type="dxa"/>
          </w:tcPr>
          <w:p w14:paraId="192565F4" w14:textId="77777777" w:rsidR="00C7414B" w:rsidRPr="00580401" w:rsidRDefault="00C7414B" w:rsidP="00EC498C">
            <w:pPr>
              <w:pStyle w:val="ITStandard"/>
              <w:jc w:val="left"/>
              <w:rPr>
                <w:b/>
                <w:lang w:val="en-US"/>
              </w:rPr>
            </w:pPr>
            <w:r w:rsidRPr="00580401">
              <w:rPr>
                <w:b/>
                <w:lang w:val="en-US"/>
              </w:rPr>
              <w:t>Conferences / Papers</w:t>
            </w:r>
          </w:p>
        </w:tc>
        <w:tc>
          <w:tcPr>
            <w:tcW w:w="6090" w:type="dxa"/>
          </w:tcPr>
          <w:p w14:paraId="192565F5" w14:textId="77777777" w:rsidR="00C7414B" w:rsidRPr="00580401" w:rsidRDefault="00C7414B" w:rsidP="00EC498C">
            <w:pPr>
              <w:pStyle w:val="ITStandard"/>
              <w:rPr>
                <w:lang w:val="en-US"/>
              </w:rPr>
            </w:pPr>
            <w:r w:rsidRPr="00580401">
              <w:rPr>
                <w:lang w:val="en-US"/>
              </w:rPr>
              <w:t>One conference/paper per year</w:t>
            </w:r>
          </w:p>
          <w:p w14:paraId="192565F6" w14:textId="37CA4383" w:rsidR="009154BB" w:rsidRPr="00580401" w:rsidRDefault="009154BB" w:rsidP="00AD2243">
            <w:pPr>
              <w:pStyle w:val="ITStandard"/>
              <w:rPr>
                <w:i/>
                <w:lang w:val="en-US"/>
              </w:rPr>
            </w:pPr>
            <w:r w:rsidRPr="00580401">
              <w:rPr>
                <w:i/>
                <w:lang w:val="en-US"/>
              </w:rPr>
              <w:t>Example of possible publication or conference:</w:t>
            </w:r>
          </w:p>
          <w:p w14:paraId="192565F7" w14:textId="77777777" w:rsidR="009154BB" w:rsidRPr="00580401" w:rsidRDefault="009154BB" w:rsidP="009154BB">
            <w:pPr>
              <w:pStyle w:val="ITStandard"/>
              <w:numPr>
                <w:ilvl w:val="0"/>
                <w:numId w:val="32"/>
              </w:numPr>
              <w:rPr>
                <w:i/>
                <w:lang w:val="en-US"/>
              </w:rPr>
            </w:pPr>
            <w:r w:rsidRPr="00580401">
              <w:rPr>
                <w:i/>
                <w:lang w:val="en-US"/>
              </w:rPr>
              <w:t xml:space="preserve">Influence of some specific raw materials on the </w:t>
            </w:r>
            <w:proofErr w:type="spellStart"/>
            <w:r w:rsidRPr="00580401">
              <w:rPr>
                <w:i/>
                <w:lang w:val="en-US"/>
              </w:rPr>
              <w:t>cristallinity</w:t>
            </w:r>
            <w:proofErr w:type="spellEnd"/>
            <w:r w:rsidRPr="00580401">
              <w:rPr>
                <w:i/>
                <w:lang w:val="en-US"/>
              </w:rPr>
              <w:t xml:space="preserve"> of graphite battery anode materials</w:t>
            </w:r>
          </w:p>
          <w:p w14:paraId="192565F8" w14:textId="77777777" w:rsidR="009154BB" w:rsidRPr="00580401" w:rsidRDefault="009154BB" w:rsidP="009154BB">
            <w:pPr>
              <w:pStyle w:val="ITStandard"/>
              <w:numPr>
                <w:ilvl w:val="0"/>
                <w:numId w:val="32"/>
              </w:numPr>
              <w:rPr>
                <w:i/>
                <w:lang w:val="en-US"/>
              </w:rPr>
            </w:pPr>
            <w:r w:rsidRPr="00580401">
              <w:rPr>
                <w:i/>
                <w:lang w:val="en-US"/>
              </w:rPr>
              <w:t>Influence of the thermal treatment process parameters on the texture on the crystallinity of graphite battery anode materials</w:t>
            </w:r>
          </w:p>
          <w:p w14:paraId="192565F9" w14:textId="77777777" w:rsidR="009154BB" w:rsidRPr="00580401" w:rsidRDefault="009154BB" w:rsidP="009154BB">
            <w:pPr>
              <w:pStyle w:val="ITStandard"/>
              <w:numPr>
                <w:ilvl w:val="0"/>
                <w:numId w:val="32"/>
              </w:numPr>
              <w:rPr>
                <w:i/>
                <w:lang w:val="en-US"/>
              </w:rPr>
            </w:pPr>
            <w:r w:rsidRPr="00580401">
              <w:rPr>
                <w:i/>
                <w:lang w:val="en-US"/>
              </w:rPr>
              <w:t>Mastering of the milling yield depending on the texture of graphite battery anode materials</w:t>
            </w:r>
          </w:p>
          <w:p w14:paraId="192565FA" w14:textId="0A3B956F" w:rsidR="009154BB" w:rsidRPr="005C26D6" w:rsidRDefault="009154BB" w:rsidP="009154BB">
            <w:pPr>
              <w:pStyle w:val="ITStandard"/>
              <w:rPr>
                <w:i/>
                <w:lang w:val="fr-FR"/>
              </w:rPr>
            </w:pPr>
            <w:r w:rsidRPr="005C26D6">
              <w:rPr>
                <w:i/>
                <w:lang w:val="fr-FR"/>
              </w:rPr>
              <w:t xml:space="preserve">Papers: </w:t>
            </w:r>
            <w:proofErr w:type="spellStart"/>
            <w:r w:rsidRPr="005C26D6">
              <w:rPr>
                <w:i/>
                <w:lang w:val="fr-FR"/>
              </w:rPr>
              <w:t>Ceramics</w:t>
            </w:r>
            <w:proofErr w:type="spellEnd"/>
            <w:r w:rsidRPr="005C26D6">
              <w:rPr>
                <w:i/>
                <w:lang w:val="fr-FR"/>
              </w:rPr>
              <w:t xml:space="preserve"> International, Carbon, Technique de l’Ingénieur, Journal of </w:t>
            </w:r>
            <w:proofErr w:type="spellStart"/>
            <w:r w:rsidRPr="005C26D6">
              <w:rPr>
                <w:i/>
                <w:lang w:val="fr-FR"/>
              </w:rPr>
              <w:t>Applied</w:t>
            </w:r>
            <w:proofErr w:type="spellEnd"/>
            <w:r w:rsidRPr="005C26D6">
              <w:rPr>
                <w:i/>
                <w:lang w:val="fr-FR"/>
              </w:rPr>
              <w:t xml:space="preserve"> </w:t>
            </w:r>
            <w:proofErr w:type="spellStart"/>
            <w:r w:rsidRPr="005C26D6">
              <w:rPr>
                <w:i/>
                <w:lang w:val="fr-FR"/>
              </w:rPr>
              <w:t>Electrochemistry</w:t>
            </w:r>
            <w:proofErr w:type="spellEnd"/>
          </w:p>
          <w:p w14:paraId="192565FB" w14:textId="28981B88" w:rsidR="009154BB" w:rsidRPr="00580401" w:rsidRDefault="009154BB" w:rsidP="009154BB">
            <w:pPr>
              <w:pStyle w:val="ITStandard"/>
              <w:rPr>
                <w:i/>
                <w:lang w:val="en-US"/>
              </w:rPr>
            </w:pPr>
            <w:r w:rsidRPr="00580401">
              <w:rPr>
                <w:i/>
                <w:lang w:val="en-US"/>
              </w:rPr>
              <w:t xml:space="preserve">Conferences: Graphite Conference, </w:t>
            </w:r>
            <w:r w:rsidR="00747366">
              <w:rPr>
                <w:i/>
                <w:lang w:val="en-US"/>
              </w:rPr>
              <w:t>The B</w:t>
            </w:r>
            <w:r w:rsidR="006F1D4B" w:rsidRPr="00580401">
              <w:rPr>
                <w:i/>
                <w:lang w:val="en-US"/>
              </w:rPr>
              <w:t>attery Show (Europe)</w:t>
            </w:r>
            <w:r w:rsidRPr="00580401">
              <w:rPr>
                <w:i/>
                <w:lang w:val="en-US"/>
              </w:rPr>
              <w:t>, EV Battery Tech, SFEC, Carbon conference.</w:t>
            </w:r>
          </w:p>
          <w:p w14:paraId="192565FC" w14:textId="77777777" w:rsidR="009154BB" w:rsidRPr="00580401" w:rsidRDefault="009154BB" w:rsidP="00AD2243">
            <w:pPr>
              <w:pStyle w:val="ITStandard"/>
              <w:rPr>
                <w:lang w:val="en-US"/>
              </w:rPr>
            </w:pPr>
          </w:p>
        </w:tc>
      </w:tr>
      <w:tr w:rsidR="00C7414B" w:rsidRPr="00580401" w14:paraId="19256602" w14:textId="77777777" w:rsidTr="00D546C6">
        <w:tc>
          <w:tcPr>
            <w:tcW w:w="2972" w:type="dxa"/>
          </w:tcPr>
          <w:p w14:paraId="192565FE" w14:textId="77777777" w:rsidR="00C7414B" w:rsidRPr="00580401" w:rsidRDefault="00C7414B" w:rsidP="00EC498C">
            <w:pPr>
              <w:pStyle w:val="ITStandard"/>
              <w:jc w:val="left"/>
              <w:rPr>
                <w:b/>
                <w:lang w:val="en-US"/>
              </w:rPr>
            </w:pPr>
            <w:r w:rsidRPr="00580401">
              <w:rPr>
                <w:b/>
                <w:lang w:val="en-US"/>
              </w:rPr>
              <w:lastRenderedPageBreak/>
              <w:t>Workshops and actions in industry association</w:t>
            </w:r>
          </w:p>
        </w:tc>
        <w:tc>
          <w:tcPr>
            <w:tcW w:w="6090" w:type="dxa"/>
          </w:tcPr>
          <w:p w14:paraId="192565FF" w14:textId="77777777" w:rsidR="00C7414B" w:rsidRPr="00580401" w:rsidRDefault="00C7414B" w:rsidP="00EC498C">
            <w:pPr>
              <w:pStyle w:val="ITStandard"/>
              <w:rPr>
                <w:lang w:val="en-US"/>
              </w:rPr>
            </w:pPr>
            <w:r w:rsidRPr="00580401">
              <w:rPr>
                <w:lang w:val="en-US"/>
              </w:rPr>
              <w:t>One workshop on graphite production process and properties and an illustrative visit of the production site with two downstream or upstream battery value chain players per year.</w:t>
            </w:r>
          </w:p>
          <w:p w14:paraId="19256600" w14:textId="77777777" w:rsidR="00AD2243" w:rsidRPr="00580401" w:rsidRDefault="00AD2243" w:rsidP="00EC498C">
            <w:pPr>
              <w:pStyle w:val="ITStandard"/>
              <w:rPr>
                <w:i/>
                <w:lang w:val="en-US"/>
              </w:rPr>
            </w:pPr>
            <w:r w:rsidRPr="00580401">
              <w:rPr>
                <w:i/>
                <w:lang w:val="en-US"/>
              </w:rPr>
              <w:t>Association: ECGA</w:t>
            </w:r>
            <w:r w:rsidRPr="00580401">
              <w:rPr>
                <w:rStyle w:val="FootnoteReference"/>
                <w:i/>
                <w:lang w:val="en-US"/>
              </w:rPr>
              <w:footnoteReference w:id="23"/>
            </w:r>
            <w:r w:rsidR="006F1D4B" w:rsidRPr="00580401">
              <w:rPr>
                <w:i/>
                <w:lang w:val="en-US"/>
              </w:rPr>
              <w:t>, European Battery Alliance, EMIRI</w:t>
            </w:r>
          </w:p>
          <w:p w14:paraId="19256601" w14:textId="77777777" w:rsidR="00AD2243" w:rsidRPr="00580401" w:rsidRDefault="00AD2243" w:rsidP="00EC498C">
            <w:pPr>
              <w:pStyle w:val="ITStandard"/>
              <w:rPr>
                <w:lang w:val="en-US"/>
              </w:rPr>
            </w:pPr>
          </w:p>
        </w:tc>
      </w:tr>
      <w:tr w:rsidR="00C7414B" w:rsidRPr="00580401" w14:paraId="19256609" w14:textId="77777777" w:rsidTr="00D546C6">
        <w:tc>
          <w:tcPr>
            <w:tcW w:w="2972" w:type="dxa"/>
          </w:tcPr>
          <w:p w14:paraId="19256603" w14:textId="77777777" w:rsidR="00C7414B" w:rsidRPr="00580401" w:rsidRDefault="00C7414B" w:rsidP="00EC498C">
            <w:pPr>
              <w:pStyle w:val="ITStandard"/>
              <w:jc w:val="left"/>
              <w:rPr>
                <w:b/>
                <w:lang w:val="en-US"/>
              </w:rPr>
            </w:pPr>
            <w:r w:rsidRPr="00580401">
              <w:rPr>
                <w:b/>
                <w:lang w:val="en-US"/>
              </w:rPr>
              <w:t>Education (bachelor, masters theses, PhD)</w:t>
            </w:r>
          </w:p>
        </w:tc>
        <w:tc>
          <w:tcPr>
            <w:tcW w:w="6090" w:type="dxa"/>
          </w:tcPr>
          <w:p w14:paraId="19256604" w14:textId="77777777" w:rsidR="00C7414B" w:rsidRPr="00580401" w:rsidRDefault="0053588E" w:rsidP="00C74FC8">
            <w:pPr>
              <w:pStyle w:val="ITStandard"/>
              <w:rPr>
                <w:lang w:val="en-US"/>
              </w:rPr>
            </w:pPr>
            <w:r w:rsidRPr="00580401">
              <w:rPr>
                <w:lang w:val="en-US"/>
              </w:rPr>
              <w:t>One PhD</w:t>
            </w:r>
            <w:r w:rsidR="008619D1" w:rsidRPr="00580401">
              <w:rPr>
                <w:lang w:val="en-US"/>
              </w:rPr>
              <w:t xml:space="preserve"> </w:t>
            </w:r>
            <w:r w:rsidR="00C74FC8" w:rsidRPr="00580401">
              <w:rPr>
                <w:lang w:val="en-US"/>
              </w:rPr>
              <w:t>thesis</w:t>
            </w:r>
            <w:r w:rsidRPr="00580401">
              <w:rPr>
                <w:lang w:val="en-US"/>
              </w:rPr>
              <w:t>, possibly two</w:t>
            </w:r>
            <w:r w:rsidR="008619D1" w:rsidRPr="00580401">
              <w:rPr>
                <w:lang w:val="en-US"/>
              </w:rPr>
              <w:t xml:space="preserve"> </w:t>
            </w:r>
          </w:p>
          <w:p w14:paraId="19256605" w14:textId="77777777" w:rsidR="00AD2243" w:rsidRPr="00580401" w:rsidRDefault="00AD2243" w:rsidP="00AD2243">
            <w:pPr>
              <w:pStyle w:val="ITStandard"/>
              <w:rPr>
                <w:i/>
                <w:lang w:val="en-US"/>
              </w:rPr>
            </w:pPr>
            <w:r w:rsidRPr="00580401">
              <w:rPr>
                <w:i/>
                <w:lang w:val="en-US"/>
              </w:rPr>
              <w:t xml:space="preserve">Example of potential PhD thesis: </w:t>
            </w:r>
          </w:p>
          <w:p w14:paraId="19256606" w14:textId="77777777" w:rsidR="00AD2243" w:rsidRPr="00580401" w:rsidRDefault="00AD2243" w:rsidP="00AD2243">
            <w:pPr>
              <w:pStyle w:val="ITStandard"/>
              <w:numPr>
                <w:ilvl w:val="0"/>
                <w:numId w:val="29"/>
              </w:numPr>
              <w:rPr>
                <w:i/>
                <w:lang w:val="en-US"/>
              </w:rPr>
            </w:pPr>
            <w:r w:rsidRPr="00580401">
              <w:rPr>
                <w:i/>
                <w:lang w:val="en-US"/>
              </w:rPr>
              <w:t xml:space="preserve">Graphitization catalysis: saving energy while mastering the </w:t>
            </w:r>
            <w:proofErr w:type="spellStart"/>
            <w:r w:rsidRPr="00580401">
              <w:rPr>
                <w:i/>
                <w:lang w:val="en-US"/>
              </w:rPr>
              <w:t>cristallinity</w:t>
            </w:r>
            <w:proofErr w:type="spellEnd"/>
            <w:r w:rsidRPr="00580401">
              <w:rPr>
                <w:i/>
                <w:lang w:val="en-US"/>
              </w:rPr>
              <w:t xml:space="preserve"> of graphite</w:t>
            </w:r>
          </w:p>
          <w:p w14:paraId="19256607" w14:textId="77777777" w:rsidR="00AD2243" w:rsidRPr="00580401" w:rsidRDefault="00AD2243" w:rsidP="00AD2243">
            <w:pPr>
              <w:pStyle w:val="ITStandard"/>
              <w:numPr>
                <w:ilvl w:val="0"/>
                <w:numId w:val="29"/>
              </w:numPr>
              <w:rPr>
                <w:i/>
                <w:lang w:val="en-US"/>
              </w:rPr>
            </w:pPr>
            <w:r w:rsidRPr="00580401">
              <w:rPr>
                <w:i/>
                <w:lang w:val="en-US"/>
              </w:rPr>
              <w:t>Thermodynamic of the reactivity between carbon and metallic /metalloid compounds at high temperature</w:t>
            </w:r>
          </w:p>
          <w:p w14:paraId="19256608" w14:textId="77777777" w:rsidR="00AD2243" w:rsidRPr="00580401" w:rsidRDefault="00AD2243" w:rsidP="00C74FC8">
            <w:pPr>
              <w:pStyle w:val="ITStandard"/>
              <w:rPr>
                <w:lang w:val="en-US"/>
              </w:rPr>
            </w:pPr>
          </w:p>
        </w:tc>
      </w:tr>
    </w:tbl>
    <w:p w14:paraId="1925660A" w14:textId="77777777" w:rsidR="00C7414B" w:rsidRPr="00580401" w:rsidRDefault="00C7414B" w:rsidP="00EC498C">
      <w:pPr>
        <w:pStyle w:val="ITStandard"/>
        <w:rPr>
          <w:lang w:val="en-US"/>
        </w:rPr>
      </w:pPr>
      <w:r w:rsidRPr="00580401">
        <w:rPr>
          <w:lang w:val="en-US"/>
        </w:rPr>
        <w:t>(*) Portion of patents, publications, PhDs and press releases will be done in common with other industrial partners</w:t>
      </w:r>
    </w:p>
    <w:p w14:paraId="1925660B" w14:textId="77777777" w:rsidR="00FC775C" w:rsidRPr="00580401" w:rsidRDefault="007F6295" w:rsidP="00EC498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commits to </w:t>
      </w:r>
      <w:r w:rsidR="00C7414B" w:rsidRPr="00580401">
        <w:rPr>
          <w:lang w:val="en-US"/>
        </w:rPr>
        <w:t xml:space="preserve">reinforce </w:t>
      </w:r>
      <w:r w:rsidRPr="00580401">
        <w:rPr>
          <w:lang w:val="en-US"/>
        </w:rPr>
        <w:t xml:space="preserve">its </w:t>
      </w:r>
      <w:r w:rsidR="00C7414B" w:rsidRPr="00580401">
        <w:rPr>
          <w:lang w:val="en-US"/>
        </w:rPr>
        <w:t>cooperation with French research organizations</w:t>
      </w:r>
      <w:r w:rsidRPr="00580401">
        <w:rPr>
          <w:lang w:val="en-US"/>
        </w:rPr>
        <w:t xml:space="preserve"> in the IPCEI on Batteries</w:t>
      </w:r>
      <w:r w:rsidR="00C7414B" w:rsidRPr="00580401">
        <w:rPr>
          <w:lang w:val="en-US"/>
        </w:rPr>
        <w:t xml:space="preserve">, such as the CEA </w:t>
      </w:r>
      <w:proofErr w:type="spellStart"/>
      <w:r w:rsidR="00C7414B" w:rsidRPr="00580401">
        <w:rPr>
          <w:lang w:val="en-US"/>
        </w:rPr>
        <w:t>Liten</w:t>
      </w:r>
      <w:proofErr w:type="spellEnd"/>
      <w:r w:rsidR="00C7414B" w:rsidRPr="00580401">
        <w:rPr>
          <w:lang w:val="en-US"/>
        </w:rPr>
        <w:t xml:space="preserve">, and also </w:t>
      </w:r>
      <w:r w:rsidR="00FC775C" w:rsidRPr="00580401">
        <w:rPr>
          <w:lang w:val="en-US"/>
        </w:rPr>
        <w:t xml:space="preserve">European research organizations such as Fraunhofer Institutes in Germany (Fraunhofer ISC (specialized in advanced Materials </w:t>
      </w:r>
      <w:proofErr w:type="spellStart"/>
      <w:r w:rsidR="00FC775C" w:rsidRPr="00580401">
        <w:rPr>
          <w:lang w:val="en-US"/>
        </w:rPr>
        <w:t>LiB</w:t>
      </w:r>
      <w:proofErr w:type="spellEnd"/>
      <w:r w:rsidR="00FC775C" w:rsidRPr="00580401">
        <w:rPr>
          <w:lang w:val="en-US"/>
        </w:rPr>
        <w:t>), Fraunhofer HLT (specialized in high temperature furnaces) and IWS (specialized in powders)</w:t>
      </w:r>
    </w:p>
    <w:p w14:paraId="1925660C" w14:textId="77777777" w:rsidR="00C7414B" w:rsidRPr="00580401" w:rsidRDefault="00C7414B" w:rsidP="00EC498C">
      <w:pPr>
        <w:pStyle w:val="ITStandard"/>
        <w:rPr>
          <w:lang w:val="en-US"/>
        </w:rPr>
      </w:pPr>
      <w:r w:rsidRPr="00580401">
        <w:rPr>
          <w:lang w:val="en-US"/>
        </w:rPr>
        <w:t xml:space="preserve">The company’s strong implantation in </w:t>
      </w:r>
      <w:r w:rsidR="00DE772F" w:rsidRPr="00580401">
        <w:rPr>
          <w:lang w:val="en-US"/>
        </w:rPr>
        <w:t>Auvergne-Rhone-Alpes</w:t>
      </w:r>
      <w:r w:rsidRPr="00580401">
        <w:rPr>
          <w:lang w:val="en-US"/>
        </w:rPr>
        <w:t xml:space="preserve"> will attract many actors such as research labs, SMEs, start-ups… in the context of innovation proposals</w:t>
      </w:r>
      <w:r w:rsidR="00DE772F" w:rsidRPr="00580401">
        <w:rPr>
          <w:lang w:val="en-US"/>
        </w:rPr>
        <w:t xml:space="preserve"> around advanced materials for batteries</w:t>
      </w:r>
      <w:r w:rsidR="00FC775C" w:rsidRPr="00580401">
        <w:rPr>
          <w:lang w:val="en-US"/>
        </w:rPr>
        <w:t xml:space="preserve"> and more generally carbon-related businesses</w:t>
      </w:r>
      <w:r w:rsidRPr="00580401">
        <w:rPr>
          <w:lang w:val="en-US"/>
        </w:rPr>
        <w:t>.</w:t>
      </w:r>
    </w:p>
    <w:p w14:paraId="1925660D" w14:textId="77777777" w:rsidR="00C7414B" w:rsidRPr="00580401" w:rsidRDefault="00C7414B" w:rsidP="00EC498C">
      <w:pPr>
        <w:pStyle w:val="ITStandard"/>
        <w:rPr>
          <w:lang w:val="en-US"/>
        </w:rPr>
      </w:pPr>
      <w:r w:rsidRPr="00580401">
        <w:rPr>
          <w:lang w:val="en-US"/>
        </w:rPr>
        <w:t xml:space="preserve">Thanks to IPCEI on Batteries, academic partners which collaborate with the company will be free to disseminate results that will not be protected by intellectual property rights, through scientific publications, conference communications, etc. All academic partners have an excellent reputation and their high-level publications have a significant influence within the European scientific and technological community. IPCEI on Batteries will also lead to the completion of a large number of doctoral thesis and post-doctoral contracts, the results of which will be widely disseminated. From the license (bachelor), masters, and PhD theses co-supervised by the company, it is estimated that over the duration of the IPCEI </w:t>
      </w:r>
      <w:r w:rsidR="008619D1" w:rsidRPr="00580401">
        <w:rPr>
          <w:lang w:val="en-US"/>
        </w:rPr>
        <w:t xml:space="preserve">one to </w:t>
      </w:r>
      <w:r w:rsidRPr="00580401">
        <w:rPr>
          <w:lang w:val="en-US"/>
        </w:rPr>
        <w:t>two thesis could be started</w:t>
      </w:r>
      <w:r w:rsidR="008619D1" w:rsidRPr="00580401">
        <w:rPr>
          <w:lang w:val="en-US"/>
        </w:rPr>
        <w:t xml:space="preserve"> (in addition to trainees)</w:t>
      </w:r>
      <w:r w:rsidRPr="00580401">
        <w:rPr>
          <w:lang w:val="en-US"/>
        </w:rPr>
        <w:t>. It is also planned to attract students coming from universities outside France.</w:t>
      </w:r>
    </w:p>
    <w:p w14:paraId="1925660E" w14:textId="77777777" w:rsidR="00C7414B" w:rsidRPr="00580401" w:rsidRDefault="00C7414B" w:rsidP="00EC498C">
      <w:pPr>
        <w:pStyle w:val="ITStandard"/>
        <w:rPr>
          <w:lang w:val="en-US"/>
        </w:rPr>
      </w:pPr>
      <w:r w:rsidRPr="00580401">
        <w:rPr>
          <w:lang w:val="en-US"/>
        </w:rPr>
        <w:t xml:space="preserve">As a result, Public Research </w:t>
      </w:r>
      <w:proofErr w:type="spellStart"/>
      <w:r w:rsidRPr="00580401">
        <w:rPr>
          <w:lang w:val="en-US"/>
        </w:rPr>
        <w:t>Organisations</w:t>
      </w:r>
      <w:proofErr w:type="spellEnd"/>
      <w:r w:rsidRPr="00580401">
        <w:rPr>
          <w:lang w:val="en-US"/>
        </w:rPr>
        <w:t xml:space="preserve"> will be strong vectors in terms of knowledge dissemination in Europe, achieved through both the R&amp;D and the FID phases.</w:t>
      </w:r>
    </w:p>
    <w:p w14:paraId="1925660F" w14:textId="77777777" w:rsidR="0040492B" w:rsidRPr="00580401" w:rsidRDefault="00C7414B" w:rsidP="0040492B">
      <w:pPr>
        <w:pStyle w:val="ITStandard"/>
        <w:rPr>
          <w:lang w:val="en-US"/>
        </w:rPr>
      </w:pPr>
      <w:r w:rsidRPr="00580401">
        <w:rPr>
          <w:lang w:val="en-US"/>
        </w:rPr>
        <w:lastRenderedPageBreak/>
        <w:t xml:space="preserve">The activities of diffusion of non-protected results from IPCEI on Batteries will reinforce cooperation with European Public Research </w:t>
      </w:r>
      <w:r w:rsidR="008619D1" w:rsidRPr="00580401">
        <w:rPr>
          <w:lang w:val="en-US"/>
        </w:rPr>
        <w:t>Organizations</w:t>
      </w:r>
      <w:r w:rsidRPr="00580401">
        <w:rPr>
          <w:lang w:val="en-US"/>
        </w:rPr>
        <w:t xml:space="preserve"> (PROs), the overwhelming mission of which is knowledge dissemination in France and all over Europe. A powerful way to achieve this will be through R&amp;D and FID feedbacks, meaning R&amp;D activities that PROs will carry out following new results from IPCEI on Batteries. Such R&amp;D and FID feedbacks will happen after a new process, a new material, a new technology brick has been transferred as a result of IPCEI on Batteries. Therefore, PROs new knowledge and background will be strongly consolidated over time and possibly disseminated outside IPCEI on Batteries. It will also help PROs to generate additional private resources, which can be allocated to future independent research, in particular to other scientific fields.</w:t>
      </w:r>
    </w:p>
    <w:p w14:paraId="19256610" w14:textId="77777777" w:rsidR="0040492B" w:rsidRPr="00580401" w:rsidRDefault="0040492B">
      <w:pPr>
        <w:pStyle w:val="ITStandard"/>
        <w:rPr>
          <w:b/>
          <w:lang w:val="en-US"/>
        </w:rPr>
      </w:pPr>
      <w:r w:rsidRPr="00580401">
        <w:rPr>
          <w:b/>
          <w:lang w:val="en-US"/>
        </w:rPr>
        <w:t>EU programs</w:t>
      </w:r>
    </w:p>
    <w:p w14:paraId="19256611" w14:textId="77777777" w:rsidR="00C7414B" w:rsidRPr="00580401" w:rsidRDefault="00C7414B" w:rsidP="00C7414B">
      <w:pPr>
        <w:jc w:val="both"/>
        <w:rPr>
          <w:rFonts w:cs="Arial"/>
          <w:sz w:val="22"/>
          <w:szCs w:val="22"/>
          <w:lang w:val="en-US"/>
        </w:rPr>
      </w:pPr>
      <w:r w:rsidRPr="00580401">
        <w:rPr>
          <w:rFonts w:cs="Arial"/>
          <w:sz w:val="22"/>
          <w:szCs w:val="22"/>
          <w:lang w:val="en-US"/>
        </w:rPr>
        <w:t>IPCEI on Batteries will clearly be the enabler of a larger European cooperation relying on the instruments supporting the European industry for innovative lithium-ion batteries. IPCEI on batteries is providing the backbone needed to structure this European industry. A significant number of countries are involved in the IPCEI on Batteries to set the roots for cooperation. As the European eco-system needs to be much larger than the actual ecosystem,</w:t>
      </w:r>
      <w:r w:rsidR="00F70AC3" w:rsidRPr="00580401">
        <w:rPr>
          <w:rFonts w:cs="Arial"/>
          <w:sz w:val="22"/>
          <w:szCs w:val="22"/>
          <w:lang w:val="en-US"/>
        </w:rPr>
        <w:t xml:space="preserve"> Carbone </w:t>
      </w:r>
      <w:proofErr w:type="spellStart"/>
      <w:r w:rsidR="00F70AC3" w:rsidRPr="00580401">
        <w:rPr>
          <w:rFonts w:cs="Arial"/>
          <w:sz w:val="22"/>
          <w:szCs w:val="22"/>
          <w:lang w:val="en-US"/>
        </w:rPr>
        <w:t>Savoie</w:t>
      </w:r>
      <w:proofErr w:type="spellEnd"/>
      <w:r w:rsidR="00F70AC3" w:rsidRPr="00580401">
        <w:rPr>
          <w:rFonts w:cs="Arial"/>
          <w:sz w:val="22"/>
          <w:szCs w:val="22"/>
          <w:lang w:val="en-US"/>
        </w:rPr>
        <w:t xml:space="preserve"> commits to follow the</w:t>
      </w:r>
      <w:r w:rsidRPr="00580401">
        <w:rPr>
          <w:rFonts w:cs="Arial"/>
          <w:sz w:val="22"/>
          <w:szCs w:val="22"/>
          <w:lang w:val="en-US"/>
        </w:rPr>
        <w:t xml:space="preserve"> two </w:t>
      </w:r>
      <w:r w:rsidR="00F70AC3" w:rsidRPr="00580401">
        <w:rPr>
          <w:rFonts w:cs="Arial"/>
          <w:sz w:val="22"/>
          <w:szCs w:val="22"/>
          <w:lang w:val="en-US"/>
        </w:rPr>
        <w:t xml:space="preserve">following </w:t>
      </w:r>
      <w:r w:rsidRPr="00580401">
        <w:rPr>
          <w:rFonts w:cs="Arial"/>
          <w:sz w:val="22"/>
          <w:szCs w:val="22"/>
          <w:lang w:val="en-US"/>
        </w:rPr>
        <w:t>paths:</w:t>
      </w:r>
    </w:p>
    <w:p w14:paraId="19256612" w14:textId="77777777" w:rsidR="00C74FC8" w:rsidRPr="00580401" w:rsidRDefault="00C7414B" w:rsidP="0058647D">
      <w:pPr>
        <w:pStyle w:val="ListParagraph"/>
        <w:numPr>
          <w:ilvl w:val="0"/>
          <w:numId w:val="12"/>
        </w:numPr>
        <w:spacing w:after="120" w:line="240" w:lineRule="auto"/>
        <w:jc w:val="both"/>
        <w:rPr>
          <w:rFonts w:cs="Arial"/>
          <w:sz w:val="22"/>
          <w:szCs w:val="22"/>
          <w:lang w:val="en-US"/>
        </w:rPr>
      </w:pPr>
      <w:r w:rsidRPr="00580401">
        <w:rPr>
          <w:rFonts w:cs="Arial"/>
          <w:sz w:val="22"/>
          <w:szCs w:val="22"/>
          <w:u w:val="single"/>
          <w:lang w:val="en-US"/>
        </w:rPr>
        <w:t>Involve more countries and partners from the European industry even though they are not part of the ICPEI.</w:t>
      </w:r>
      <w:r w:rsidRPr="00580401">
        <w:rPr>
          <w:rFonts w:cs="Arial"/>
          <w:sz w:val="22"/>
          <w:szCs w:val="22"/>
          <w:lang w:val="en-US"/>
        </w:rPr>
        <w:t xml:space="preserve"> </w:t>
      </w:r>
    </w:p>
    <w:p w14:paraId="19256613" w14:textId="77777777" w:rsidR="00992306" w:rsidRPr="00580401" w:rsidRDefault="00AA6022" w:rsidP="0058647D">
      <w:pPr>
        <w:pStyle w:val="ListParagraph"/>
        <w:numPr>
          <w:ilvl w:val="1"/>
          <w:numId w:val="12"/>
        </w:numPr>
        <w:spacing w:after="120" w:line="240" w:lineRule="auto"/>
        <w:jc w:val="both"/>
        <w:rPr>
          <w:rFonts w:cs="Arial"/>
          <w:sz w:val="22"/>
          <w:szCs w:val="22"/>
          <w:lang w:val="en-US"/>
        </w:rPr>
      </w:pPr>
      <w:r w:rsidRPr="00580401">
        <w:rPr>
          <w:rFonts w:cs="Arial"/>
          <w:sz w:val="22"/>
          <w:szCs w:val="22"/>
          <w:lang w:val="en-US"/>
        </w:rPr>
        <w:t xml:space="preserve">RTO </w:t>
      </w:r>
      <w:r w:rsidR="0053588E" w:rsidRPr="00580401">
        <w:rPr>
          <w:rFonts w:cs="Arial"/>
          <w:sz w:val="22"/>
          <w:szCs w:val="22"/>
          <w:lang w:val="en-US"/>
        </w:rPr>
        <w:t xml:space="preserve">- Outsourcing </w:t>
      </w:r>
      <w:r w:rsidR="00D55F10" w:rsidRPr="00580401">
        <w:rPr>
          <w:rFonts w:cs="Arial"/>
          <w:sz w:val="22"/>
          <w:szCs w:val="22"/>
          <w:lang w:val="en-US"/>
        </w:rPr>
        <w:t>collaboration model:</w:t>
      </w:r>
    </w:p>
    <w:p w14:paraId="19256614" w14:textId="77777777" w:rsidR="00AA6022" w:rsidRPr="00580401" w:rsidRDefault="00AA6022" w:rsidP="0058647D">
      <w:pPr>
        <w:pStyle w:val="ListParagraph"/>
        <w:numPr>
          <w:ilvl w:val="2"/>
          <w:numId w:val="12"/>
        </w:numPr>
        <w:spacing w:after="120" w:line="240" w:lineRule="auto"/>
        <w:jc w:val="both"/>
        <w:rPr>
          <w:rFonts w:cs="Arial"/>
          <w:sz w:val="22"/>
          <w:szCs w:val="22"/>
          <w:lang w:val="en-US"/>
        </w:rPr>
      </w:pPr>
      <w:r w:rsidRPr="00580401">
        <w:rPr>
          <w:rFonts w:cs="Arial"/>
          <w:sz w:val="22"/>
          <w:szCs w:val="22"/>
          <w:lang w:val="en-US"/>
        </w:rPr>
        <w:t xml:space="preserve">Carbone </w:t>
      </w:r>
      <w:proofErr w:type="spellStart"/>
      <w:r w:rsidRPr="00580401">
        <w:rPr>
          <w:rFonts w:cs="Arial"/>
          <w:sz w:val="22"/>
          <w:szCs w:val="22"/>
          <w:lang w:val="en-US"/>
        </w:rPr>
        <w:t>Savoie</w:t>
      </w:r>
      <w:proofErr w:type="spellEnd"/>
      <w:r w:rsidRPr="00580401">
        <w:rPr>
          <w:rFonts w:cs="Arial"/>
          <w:sz w:val="22"/>
          <w:szCs w:val="22"/>
          <w:lang w:val="en-US"/>
        </w:rPr>
        <w:t xml:space="preserve"> is also in discussion with CEA </w:t>
      </w:r>
      <w:proofErr w:type="spellStart"/>
      <w:r w:rsidRPr="00580401">
        <w:rPr>
          <w:rFonts w:cs="Arial"/>
          <w:sz w:val="22"/>
          <w:szCs w:val="22"/>
          <w:lang w:val="en-US"/>
        </w:rPr>
        <w:t>Liten</w:t>
      </w:r>
      <w:proofErr w:type="spellEnd"/>
      <w:r w:rsidRPr="00580401">
        <w:rPr>
          <w:rFonts w:cs="Arial"/>
          <w:sz w:val="22"/>
          <w:szCs w:val="22"/>
          <w:lang w:val="en-US"/>
        </w:rPr>
        <w:t xml:space="preserve"> (</w:t>
      </w:r>
      <w:hyperlink r:id="rId42" w:history="1">
        <w:r w:rsidRPr="00580401">
          <w:rPr>
            <w:rStyle w:val="Hyperlink"/>
            <w:rFonts w:cs="Arial"/>
            <w:color w:val="auto"/>
            <w:sz w:val="22"/>
            <w:szCs w:val="22"/>
            <w:lang w:val="en-US"/>
          </w:rPr>
          <w:t>http://liten.cea.fr</w:t>
        </w:r>
      </w:hyperlink>
      <w:r w:rsidRPr="00580401">
        <w:rPr>
          <w:rStyle w:val="Hyperlink"/>
          <w:rFonts w:cs="Arial"/>
          <w:color w:val="auto"/>
          <w:sz w:val="22"/>
          <w:szCs w:val="22"/>
          <w:lang w:val="en-US"/>
        </w:rPr>
        <w:t xml:space="preserve">), </w:t>
      </w:r>
      <w:r w:rsidRPr="00580401">
        <w:rPr>
          <w:rFonts w:cs="Arial"/>
          <w:sz w:val="22"/>
          <w:szCs w:val="22"/>
          <w:lang w:val="en-US"/>
        </w:rPr>
        <w:t xml:space="preserve">a well-known French RTO specialized on Lithium ion batteries. </w:t>
      </w:r>
    </w:p>
    <w:p w14:paraId="19256615" w14:textId="539FB3D3" w:rsidR="00AA6022" w:rsidRPr="00580401" w:rsidRDefault="00AA6022" w:rsidP="0058647D">
      <w:pPr>
        <w:pStyle w:val="ListParagraph"/>
        <w:numPr>
          <w:ilvl w:val="2"/>
          <w:numId w:val="12"/>
        </w:numPr>
        <w:spacing w:after="120" w:line="240" w:lineRule="auto"/>
        <w:jc w:val="both"/>
        <w:rPr>
          <w:rFonts w:cs="Arial"/>
          <w:sz w:val="22"/>
          <w:szCs w:val="22"/>
          <w:lang w:val="en-US"/>
        </w:rPr>
      </w:pPr>
      <w:r w:rsidRPr="00580401">
        <w:rPr>
          <w:rFonts w:cs="Arial"/>
          <w:sz w:val="22"/>
          <w:szCs w:val="22"/>
          <w:lang w:val="en-US"/>
        </w:rPr>
        <w:t xml:space="preserve">Carbone </w:t>
      </w:r>
      <w:proofErr w:type="spellStart"/>
      <w:r w:rsidRPr="00580401">
        <w:rPr>
          <w:rFonts w:cs="Arial"/>
          <w:sz w:val="22"/>
          <w:szCs w:val="22"/>
          <w:lang w:val="en-US"/>
        </w:rPr>
        <w:t>Savoie</w:t>
      </w:r>
      <w:proofErr w:type="spellEnd"/>
      <w:r w:rsidRPr="00580401">
        <w:rPr>
          <w:rFonts w:cs="Arial"/>
          <w:sz w:val="22"/>
          <w:szCs w:val="22"/>
          <w:lang w:val="en-US"/>
        </w:rPr>
        <w:t xml:space="preserve"> is also in discussion with several institutes of Fraun</w:t>
      </w:r>
      <w:r w:rsidR="00B5378D">
        <w:rPr>
          <w:rFonts w:cs="Arial"/>
          <w:sz w:val="22"/>
          <w:szCs w:val="22"/>
          <w:lang w:val="en-US"/>
        </w:rPr>
        <w:t>h</w:t>
      </w:r>
      <w:r w:rsidRPr="00580401">
        <w:rPr>
          <w:rFonts w:cs="Arial"/>
          <w:sz w:val="22"/>
          <w:szCs w:val="22"/>
          <w:lang w:val="en-US"/>
        </w:rPr>
        <w:t>ofer (</w:t>
      </w:r>
      <w:hyperlink r:id="rId43" w:history="1">
        <w:r w:rsidRPr="00580401">
          <w:rPr>
            <w:rStyle w:val="Hyperlink"/>
            <w:rFonts w:cs="Arial"/>
            <w:color w:val="auto"/>
            <w:sz w:val="22"/>
            <w:szCs w:val="22"/>
            <w:lang w:val="en-US"/>
          </w:rPr>
          <w:t>https://www.fraunhofer.de/en.html</w:t>
        </w:r>
      </w:hyperlink>
      <w:r w:rsidRPr="00580401">
        <w:rPr>
          <w:rFonts w:cs="Arial"/>
          <w:sz w:val="22"/>
          <w:szCs w:val="22"/>
          <w:lang w:val="en-US"/>
        </w:rPr>
        <w:t xml:space="preserve">) a well-known German RTO. </w:t>
      </w:r>
    </w:p>
    <w:p w14:paraId="19256616" w14:textId="7A1FAEFC" w:rsidR="00C74FC8" w:rsidRPr="00580401" w:rsidRDefault="00C74FC8" w:rsidP="0058647D">
      <w:pPr>
        <w:pStyle w:val="ListParagraph"/>
        <w:numPr>
          <w:ilvl w:val="1"/>
          <w:numId w:val="12"/>
        </w:numPr>
        <w:spacing w:after="120" w:line="240" w:lineRule="auto"/>
        <w:jc w:val="both"/>
        <w:rPr>
          <w:rFonts w:cs="Arial"/>
          <w:sz w:val="22"/>
          <w:szCs w:val="22"/>
          <w:lang w:val="en-US"/>
        </w:rPr>
      </w:pPr>
      <w:r w:rsidRPr="00580401">
        <w:rPr>
          <w:rFonts w:cs="Arial"/>
          <w:sz w:val="22"/>
          <w:szCs w:val="22"/>
          <w:lang w:val="en-US"/>
        </w:rPr>
        <w:t>Upstream (raw materials)</w:t>
      </w:r>
      <w:r w:rsidR="0053588E" w:rsidRPr="00580401">
        <w:rPr>
          <w:rFonts w:cs="Arial"/>
          <w:sz w:val="22"/>
          <w:szCs w:val="22"/>
          <w:lang w:val="en-US"/>
        </w:rPr>
        <w:t xml:space="preserve"> – Partnership </w:t>
      </w:r>
      <w:r w:rsidR="00D55F10" w:rsidRPr="00580401">
        <w:rPr>
          <w:rFonts w:cs="Arial"/>
          <w:sz w:val="22"/>
          <w:szCs w:val="22"/>
          <w:lang w:val="en-US"/>
        </w:rPr>
        <w:t>collaboration model</w:t>
      </w:r>
      <w:r w:rsidRPr="00580401">
        <w:rPr>
          <w:rFonts w:cs="Arial"/>
          <w:sz w:val="22"/>
          <w:szCs w:val="22"/>
          <w:lang w:val="en-US"/>
        </w:rPr>
        <w:t>:</w:t>
      </w:r>
    </w:p>
    <w:p w14:paraId="19256617" w14:textId="77777777" w:rsidR="00C74FC8" w:rsidRPr="00580401" w:rsidRDefault="00C74FC8" w:rsidP="0058647D">
      <w:pPr>
        <w:pStyle w:val="ListParagraph"/>
        <w:numPr>
          <w:ilvl w:val="2"/>
          <w:numId w:val="12"/>
        </w:numPr>
        <w:spacing w:after="120" w:line="240" w:lineRule="auto"/>
        <w:jc w:val="both"/>
        <w:rPr>
          <w:rFonts w:cs="Arial"/>
          <w:sz w:val="22"/>
          <w:szCs w:val="22"/>
          <w:lang w:val="en-US"/>
        </w:rPr>
      </w:pPr>
      <w:r w:rsidRPr="00580401">
        <w:rPr>
          <w:rFonts w:cs="Arial"/>
          <w:sz w:val="22"/>
          <w:szCs w:val="22"/>
          <w:lang w:val="en-US"/>
        </w:rPr>
        <w:t xml:space="preserve">Carbone </w:t>
      </w:r>
      <w:proofErr w:type="spellStart"/>
      <w:r w:rsidRPr="00580401">
        <w:rPr>
          <w:rFonts w:cs="Arial"/>
          <w:sz w:val="22"/>
          <w:szCs w:val="22"/>
          <w:lang w:val="en-US"/>
        </w:rPr>
        <w:t>Savoie</w:t>
      </w:r>
      <w:proofErr w:type="spellEnd"/>
      <w:r w:rsidRPr="00580401">
        <w:rPr>
          <w:rFonts w:cs="Arial"/>
          <w:sz w:val="22"/>
          <w:szCs w:val="22"/>
          <w:lang w:val="en-US"/>
        </w:rPr>
        <w:t xml:space="preserve"> is also in discussion with Rain Carbon </w:t>
      </w:r>
      <w:r w:rsidRPr="00580401">
        <w:rPr>
          <w:rStyle w:val="Hyperlink"/>
          <w:color w:val="auto"/>
          <w:lang w:val="en-US"/>
        </w:rPr>
        <w:t>(</w:t>
      </w:r>
      <w:hyperlink r:id="rId44" w:history="1">
        <w:r w:rsidRPr="00580401">
          <w:rPr>
            <w:rStyle w:val="Hyperlink"/>
            <w:rFonts w:cs="Arial"/>
            <w:color w:val="auto"/>
            <w:sz w:val="22"/>
            <w:szCs w:val="22"/>
            <w:lang w:val="en-US"/>
          </w:rPr>
          <w:t>https://www.raincarbon.com/</w:t>
        </w:r>
      </w:hyperlink>
      <w:r w:rsidRPr="00580401">
        <w:rPr>
          <w:rStyle w:val="Hyperlink"/>
          <w:rFonts w:cs="Arial"/>
          <w:color w:val="auto"/>
          <w:sz w:val="22"/>
          <w:szCs w:val="22"/>
          <w:lang w:val="en-US"/>
        </w:rPr>
        <w:t>)</w:t>
      </w:r>
      <w:r w:rsidRPr="00580401">
        <w:rPr>
          <w:lang w:val="en-US"/>
        </w:rPr>
        <w:t xml:space="preserve">, </w:t>
      </w:r>
      <w:r w:rsidRPr="00580401">
        <w:rPr>
          <w:rFonts w:cs="Arial"/>
          <w:sz w:val="22"/>
          <w:szCs w:val="22"/>
          <w:lang w:val="en-US"/>
        </w:rPr>
        <w:t xml:space="preserve">a pitch manufacturer to develop a specifically dedicated </w:t>
      </w:r>
      <w:proofErr w:type="spellStart"/>
      <w:r w:rsidRPr="00580401">
        <w:rPr>
          <w:rFonts w:cs="Arial"/>
          <w:sz w:val="22"/>
          <w:szCs w:val="22"/>
          <w:lang w:val="en-US"/>
        </w:rPr>
        <w:t>LiB</w:t>
      </w:r>
      <w:proofErr w:type="spellEnd"/>
      <w:r w:rsidRPr="00580401">
        <w:rPr>
          <w:rFonts w:cs="Arial"/>
          <w:sz w:val="22"/>
          <w:szCs w:val="22"/>
          <w:lang w:val="en-US"/>
        </w:rPr>
        <w:t xml:space="preserve"> pitch with very low impurities. </w:t>
      </w:r>
    </w:p>
    <w:p w14:paraId="19256618" w14:textId="47C0DFD6" w:rsidR="00C74FC8" w:rsidRPr="00580401" w:rsidRDefault="00C74FC8" w:rsidP="0058647D">
      <w:pPr>
        <w:pStyle w:val="ListParagraph"/>
        <w:numPr>
          <w:ilvl w:val="1"/>
          <w:numId w:val="12"/>
        </w:numPr>
        <w:spacing w:after="120" w:line="240" w:lineRule="auto"/>
        <w:jc w:val="both"/>
        <w:rPr>
          <w:rFonts w:cs="Arial"/>
          <w:sz w:val="22"/>
          <w:szCs w:val="22"/>
          <w:lang w:val="en-US"/>
        </w:rPr>
      </w:pPr>
      <w:r w:rsidRPr="00580401">
        <w:rPr>
          <w:rFonts w:cs="Arial"/>
          <w:sz w:val="22"/>
          <w:szCs w:val="22"/>
          <w:lang w:val="en-US"/>
        </w:rPr>
        <w:t>Downstream</w:t>
      </w:r>
      <w:r w:rsidR="00AA6022" w:rsidRPr="00580401">
        <w:rPr>
          <w:rFonts w:cs="Arial"/>
          <w:sz w:val="22"/>
          <w:szCs w:val="22"/>
          <w:lang w:val="en-US"/>
        </w:rPr>
        <w:t xml:space="preserve"> (from graphite block to powder)</w:t>
      </w:r>
      <w:r w:rsidR="0053588E" w:rsidRPr="00580401">
        <w:rPr>
          <w:rFonts w:cs="Arial"/>
          <w:sz w:val="22"/>
          <w:szCs w:val="22"/>
          <w:lang w:val="en-US"/>
        </w:rPr>
        <w:t xml:space="preserve"> </w:t>
      </w:r>
      <w:r w:rsidR="00B5378D">
        <w:rPr>
          <w:rFonts w:cs="Arial"/>
          <w:sz w:val="22"/>
          <w:szCs w:val="22"/>
          <w:lang w:val="en-US"/>
        </w:rPr>
        <w:t>–</w:t>
      </w:r>
      <w:r w:rsidR="0053588E" w:rsidRPr="00580401">
        <w:rPr>
          <w:rFonts w:cs="Arial"/>
          <w:sz w:val="22"/>
          <w:szCs w:val="22"/>
          <w:lang w:val="en-US"/>
        </w:rPr>
        <w:t xml:space="preserve"> Outsourcing </w:t>
      </w:r>
      <w:r w:rsidR="00D55F10" w:rsidRPr="00580401">
        <w:rPr>
          <w:rFonts w:cs="Arial"/>
          <w:sz w:val="22"/>
          <w:szCs w:val="22"/>
          <w:lang w:val="en-US"/>
        </w:rPr>
        <w:t>collaboration model</w:t>
      </w:r>
      <w:r w:rsidRPr="00580401">
        <w:rPr>
          <w:rFonts w:cs="Arial"/>
          <w:sz w:val="22"/>
          <w:szCs w:val="22"/>
          <w:lang w:val="en-US"/>
        </w:rPr>
        <w:t xml:space="preserve">: </w:t>
      </w:r>
    </w:p>
    <w:p w14:paraId="19256619" w14:textId="77777777" w:rsidR="00C74FC8" w:rsidRPr="00580401" w:rsidRDefault="00C74FC8" w:rsidP="0058647D">
      <w:pPr>
        <w:pStyle w:val="ListParagraph"/>
        <w:numPr>
          <w:ilvl w:val="2"/>
          <w:numId w:val="12"/>
        </w:numPr>
        <w:spacing w:after="120" w:line="240" w:lineRule="auto"/>
        <w:jc w:val="both"/>
        <w:rPr>
          <w:rFonts w:cs="Arial"/>
          <w:sz w:val="22"/>
          <w:szCs w:val="22"/>
          <w:lang w:val="en-US"/>
        </w:rPr>
      </w:pPr>
      <w:r w:rsidRPr="00580401">
        <w:rPr>
          <w:rFonts w:cs="Arial"/>
          <w:sz w:val="22"/>
          <w:szCs w:val="22"/>
          <w:lang w:val="en-US"/>
        </w:rPr>
        <w:t xml:space="preserve">Carbone </w:t>
      </w:r>
      <w:proofErr w:type="spellStart"/>
      <w:r w:rsidRPr="00580401">
        <w:rPr>
          <w:rFonts w:cs="Arial"/>
          <w:sz w:val="22"/>
          <w:szCs w:val="22"/>
          <w:lang w:val="en-US"/>
        </w:rPr>
        <w:t>Savoie</w:t>
      </w:r>
      <w:proofErr w:type="spellEnd"/>
      <w:r w:rsidRPr="00580401">
        <w:rPr>
          <w:rFonts w:cs="Arial"/>
          <w:sz w:val="22"/>
          <w:szCs w:val="22"/>
          <w:lang w:val="en-US"/>
        </w:rPr>
        <w:t xml:space="preserve"> </w:t>
      </w:r>
      <w:r w:rsidR="00A07266" w:rsidRPr="00580401">
        <w:rPr>
          <w:rFonts w:cs="Arial"/>
          <w:sz w:val="22"/>
          <w:szCs w:val="22"/>
          <w:lang w:val="en-US"/>
        </w:rPr>
        <w:t xml:space="preserve">will </w:t>
      </w:r>
      <w:r w:rsidR="00C7414B" w:rsidRPr="00580401">
        <w:rPr>
          <w:rFonts w:cs="Arial"/>
          <w:sz w:val="22"/>
          <w:szCs w:val="22"/>
          <w:lang w:val="en-US"/>
        </w:rPr>
        <w:t xml:space="preserve">develop partnership with </w:t>
      </w:r>
      <w:r w:rsidR="00C7414B" w:rsidRPr="00580401">
        <w:rPr>
          <w:rFonts w:cs="Arial"/>
          <w:i/>
          <w:sz w:val="22"/>
          <w:szCs w:val="22"/>
          <w:lang w:val="en-US"/>
        </w:rPr>
        <w:t>CS Additive GMBH</w:t>
      </w:r>
      <w:r w:rsidR="00C7414B" w:rsidRPr="00580401">
        <w:rPr>
          <w:rFonts w:cs="Arial"/>
          <w:sz w:val="22"/>
          <w:szCs w:val="22"/>
          <w:lang w:val="en-US"/>
        </w:rPr>
        <w:t xml:space="preserve"> (</w:t>
      </w:r>
      <w:hyperlink r:id="rId45" w:history="1">
        <w:r w:rsidR="00C7414B" w:rsidRPr="00580401">
          <w:rPr>
            <w:rStyle w:val="Hyperlink"/>
            <w:rFonts w:cs="Arial"/>
            <w:color w:val="auto"/>
            <w:sz w:val="22"/>
            <w:szCs w:val="22"/>
            <w:lang w:val="en-US"/>
          </w:rPr>
          <w:t>https://www.cs-additive.de/en/#</w:t>
        </w:r>
      </w:hyperlink>
      <w:r w:rsidR="00C7414B" w:rsidRPr="00580401">
        <w:rPr>
          <w:rFonts w:cs="Arial"/>
          <w:sz w:val="22"/>
          <w:szCs w:val="22"/>
          <w:lang w:val="en-US"/>
        </w:rPr>
        <w:t xml:space="preserve">), a German company </w:t>
      </w:r>
      <w:r w:rsidR="00AA6022" w:rsidRPr="00580401">
        <w:rPr>
          <w:rFonts w:cs="Arial"/>
          <w:sz w:val="22"/>
          <w:szCs w:val="22"/>
          <w:lang w:val="en-US"/>
        </w:rPr>
        <w:t>specialized</w:t>
      </w:r>
      <w:r w:rsidR="00C7414B" w:rsidRPr="00580401">
        <w:rPr>
          <w:rFonts w:cs="Arial"/>
          <w:sz w:val="22"/>
          <w:szCs w:val="22"/>
          <w:lang w:val="en-US"/>
        </w:rPr>
        <w:t xml:space="preserve"> in grinding and molding carbon products</w:t>
      </w:r>
      <w:r w:rsidR="00AA6022" w:rsidRPr="00580401">
        <w:rPr>
          <w:rFonts w:cs="Arial"/>
          <w:sz w:val="22"/>
          <w:szCs w:val="22"/>
          <w:lang w:val="en-US"/>
        </w:rPr>
        <w:t xml:space="preserve"> (for both coke grains and graphite grains)</w:t>
      </w:r>
    </w:p>
    <w:p w14:paraId="1925661A" w14:textId="77777777" w:rsidR="00C7414B" w:rsidRPr="00580401" w:rsidRDefault="00C74FC8" w:rsidP="0058647D">
      <w:pPr>
        <w:pStyle w:val="ListParagraph"/>
        <w:numPr>
          <w:ilvl w:val="2"/>
          <w:numId w:val="12"/>
        </w:numPr>
        <w:spacing w:after="120" w:line="240" w:lineRule="auto"/>
        <w:jc w:val="both"/>
        <w:rPr>
          <w:rFonts w:cs="Arial"/>
          <w:sz w:val="22"/>
          <w:szCs w:val="22"/>
          <w:lang w:val="en-US"/>
        </w:rPr>
      </w:pPr>
      <w:r w:rsidRPr="00580401">
        <w:rPr>
          <w:rFonts w:cs="Arial"/>
          <w:sz w:val="22"/>
          <w:szCs w:val="22"/>
          <w:lang w:val="en-US"/>
        </w:rPr>
        <w:t xml:space="preserve">Carbone </w:t>
      </w:r>
      <w:proofErr w:type="spellStart"/>
      <w:r w:rsidRPr="00580401">
        <w:rPr>
          <w:rFonts w:cs="Arial"/>
          <w:sz w:val="22"/>
          <w:szCs w:val="22"/>
          <w:lang w:val="en-US"/>
        </w:rPr>
        <w:t>Savoie</w:t>
      </w:r>
      <w:proofErr w:type="spellEnd"/>
      <w:r w:rsidRPr="00580401">
        <w:rPr>
          <w:rFonts w:cs="Arial"/>
          <w:sz w:val="22"/>
          <w:szCs w:val="22"/>
          <w:lang w:val="en-US"/>
        </w:rPr>
        <w:t xml:space="preserve"> </w:t>
      </w:r>
      <w:r w:rsidR="00A07266" w:rsidRPr="00580401">
        <w:rPr>
          <w:rFonts w:cs="Arial"/>
          <w:sz w:val="22"/>
          <w:szCs w:val="22"/>
          <w:lang w:val="en-US"/>
        </w:rPr>
        <w:t xml:space="preserve">will </w:t>
      </w:r>
      <w:r w:rsidRPr="00580401">
        <w:rPr>
          <w:rFonts w:cs="Arial"/>
          <w:sz w:val="22"/>
          <w:szCs w:val="22"/>
          <w:lang w:val="en-US"/>
        </w:rPr>
        <w:t xml:space="preserve">develop partnership with </w:t>
      </w:r>
      <w:r w:rsidR="00C7414B" w:rsidRPr="00580401">
        <w:rPr>
          <w:rFonts w:cs="Arial"/>
          <w:i/>
          <w:sz w:val="22"/>
          <w:szCs w:val="22"/>
          <w:lang w:val="en-US"/>
        </w:rPr>
        <w:t>AMG Graphite</w:t>
      </w:r>
      <w:r w:rsidR="00C7414B" w:rsidRPr="00580401">
        <w:rPr>
          <w:rFonts w:cs="Arial"/>
          <w:sz w:val="22"/>
          <w:szCs w:val="22"/>
          <w:lang w:val="en-US"/>
        </w:rPr>
        <w:t xml:space="preserve"> (</w:t>
      </w:r>
      <w:hyperlink r:id="rId46" w:history="1">
        <w:r w:rsidR="00C7414B" w:rsidRPr="00580401">
          <w:rPr>
            <w:rStyle w:val="Hyperlink"/>
            <w:rFonts w:cs="Arial"/>
            <w:color w:val="auto"/>
            <w:sz w:val="22"/>
            <w:szCs w:val="22"/>
            <w:lang w:val="en-US"/>
          </w:rPr>
          <w:t>https://www.gk-graphite.com/en/home/</w:t>
        </w:r>
      </w:hyperlink>
      <w:r w:rsidR="00C7414B" w:rsidRPr="00580401">
        <w:rPr>
          <w:rFonts w:cs="Arial"/>
          <w:sz w:val="22"/>
          <w:szCs w:val="22"/>
          <w:lang w:val="en-US"/>
        </w:rPr>
        <w:t xml:space="preserve">), a natural graphite mining company located in Germany who has developed a knowhow on shaping and coating of natural graphite but not </w:t>
      </w:r>
      <w:r w:rsidR="00AD1990" w:rsidRPr="00580401">
        <w:rPr>
          <w:rFonts w:cs="Arial"/>
          <w:sz w:val="22"/>
          <w:szCs w:val="22"/>
          <w:lang w:val="en-US"/>
        </w:rPr>
        <w:t>synthetic</w:t>
      </w:r>
      <w:r w:rsidR="00C7414B" w:rsidRPr="00580401">
        <w:rPr>
          <w:rFonts w:cs="Arial"/>
          <w:sz w:val="22"/>
          <w:szCs w:val="22"/>
          <w:lang w:val="en-US"/>
        </w:rPr>
        <w:t xml:space="preserve"> graphite. </w:t>
      </w:r>
    </w:p>
    <w:p w14:paraId="1925661B" w14:textId="77777777" w:rsidR="00C74FC8" w:rsidRPr="00580401" w:rsidRDefault="00C74FC8" w:rsidP="00C74FC8">
      <w:pPr>
        <w:pStyle w:val="ListParagraph"/>
        <w:spacing w:after="120" w:line="240" w:lineRule="auto"/>
        <w:ind w:left="1440"/>
        <w:jc w:val="both"/>
        <w:rPr>
          <w:rFonts w:cs="Arial"/>
          <w:sz w:val="22"/>
          <w:szCs w:val="22"/>
          <w:lang w:val="en-US"/>
        </w:rPr>
      </w:pPr>
    </w:p>
    <w:p w14:paraId="1925661C" w14:textId="23561AC3" w:rsidR="00C7414B" w:rsidRDefault="00C7414B" w:rsidP="0058647D">
      <w:pPr>
        <w:pStyle w:val="ListParagraph"/>
        <w:numPr>
          <w:ilvl w:val="0"/>
          <w:numId w:val="12"/>
        </w:numPr>
        <w:spacing w:after="120" w:line="240" w:lineRule="auto"/>
        <w:jc w:val="both"/>
        <w:rPr>
          <w:rFonts w:cs="Arial"/>
          <w:sz w:val="22"/>
          <w:szCs w:val="22"/>
          <w:u w:val="single"/>
          <w:lang w:val="en-US"/>
        </w:rPr>
      </w:pPr>
      <w:r w:rsidRPr="00580401">
        <w:rPr>
          <w:rFonts w:cs="Arial"/>
          <w:sz w:val="22"/>
          <w:szCs w:val="22"/>
          <w:u w:val="single"/>
          <w:lang w:val="en-US"/>
        </w:rPr>
        <w:t xml:space="preserve">Involve other partners </w:t>
      </w:r>
      <w:r w:rsidR="00FC775C" w:rsidRPr="00580401">
        <w:rPr>
          <w:rFonts w:cs="Arial"/>
          <w:sz w:val="22"/>
          <w:szCs w:val="22"/>
          <w:u w:val="single"/>
          <w:lang w:val="en-US"/>
        </w:rPr>
        <w:t xml:space="preserve">(such as </w:t>
      </w:r>
      <w:r w:rsidR="00AE148C" w:rsidRPr="00580401">
        <w:rPr>
          <w:rFonts w:cs="Arial"/>
          <w:sz w:val="22"/>
          <w:szCs w:val="22"/>
          <w:u w:val="single"/>
          <w:lang w:val="en-US"/>
        </w:rPr>
        <w:t>forklift manufacturers, ESS storage business companies …)</w:t>
      </w:r>
      <w:r w:rsidR="00FC775C" w:rsidRPr="00580401">
        <w:rPr>
          <w:rFonts w:cs="Arial"/>
          <w:sz w:val="22"/>
          <w:szCs w:val="22"/>
          <w:u w:val="single"/>
          <w:lang w:val="en-US"/>
        </w:rPr>
        <w:t xml:space="preserve"> </w:t>
      </w:r>
      <w:r w:rsidRPr="00580401">
        <w:rPr>
          <w:rFonts w:cs="Arial"/>
          <w:sz w:val="22"/>
          <w:szCs w:val="22"/>
          <w:u w:val="single"/>
          <w:lang w:val="en-US"/>
        </w:rPr>
        <w:t>located elsewhere in the value chain and strongly aiming at / relying on performing batteries solutions.</w:t>
      </w:r>
    </w:p>
    <w:p w14:paraId="394D64AF" w14:textId="02D569BD" w:rsidR="00E2308F" w:rsidRDefault="00E2308F" w:rsidP="00E2308F">
      <w:pPr>
        <w:spacing w:after="120" w:line="240" w:lineRule="auto"/>
        <w:jc w:val="both"/>
        <w:rPr>
          <w:lang w:val="en-US"/>
        </w:rPr>
      </w:pPr>
    </w:p>
    <w:p w14:paraId="50461A93" w14:textId="555992DC" w:rsidR="00E2308F" w:rsidRDefault="00E2308F" w:rsidP="00E2308F">
      <w:pPr>
        <w:spacing w:after="120" w:line="240" w:lineRule="auto"/>
        <w:jc w:val="both"/>
        <w:rPr>
          <w:lang w:val="en-US"/>
        </w:rPr>
      </w:pPr>
    </w:p>
    <w:p w14:paraId="6863DED5" w14:textId="2C8CA8B4" w:rsidR="00E2308F" w:rsidRDefault="00E2308F" w:rsidP="00E2308F">
      <w:pPr>
        <w:spacing w:after="120" w:line="240" w:lineRule="auto"/>
        <w:jc w:val="both"/>
        <w:rPr>
          <w:lang w:val="en-US"/>
        </w:rPr>
      </w:pPr>
    </w:p>
    <w:p w14:paraId="2B30C13B" w14:textId="77777777" w:rsidR="00E2308F" w:rsidRPr="00E2308F" w:rsidRDefault="00E2308F" w:rsidP="00E2308F">
      <w:pPr>
        <w:spacing w:after="120" w:line="240" w:lineRule="auto"/>
        <w:jc w:val="both"/>
        <w:rPr>
          <w:rFonts w:cs="Arial"/>
          <w:sz w:val="22"/>
          <w:szCs w:val="22"/>
          <w:u w:val="single"/>
          <w:lang w:val="en-US"/>
        </w:rPr>
      </w:pPr>
    </w:p>
    <w:p w14:paraId="1925661D" w14:textId="77777777" w:rsidR="009C1921" w:rsidRPr="00580401" w:rsidRDefault="004766EF" w:rsidP="009944BE">
      <w:pPr>
        <w:pStyle w:val="N2"/>
        <w:rPr>
          <w:lang w:val="en-US"/>
        </w:rPr>
      </w:pPr>
      <w:bookmarkStart w:id="118" w:name="_Toc14173775"/>
      <w:bookmarkStart w:id="119" w:name="_Toc14186541"/>
      <w:bookmarkStart w:id="120" w:name="_Toc14186625"/>
      <w:bookmarkStart w:id="121" w:name="_Toc13472064"/>
      <w:bookmarkStart w:id="122" w:name="_Toc14173776"/>
      <w:bookmarkStart w:id="123" w:name="_Toc14186542"/>
      <w:bookmarkStart w:id="124" w:name="_Toc14186626"/>
      <w:bookmarkStart w:id="125" w:name="_Toc509925464"/>
      <w:bookmarkStart w:id="126" w:name="_Toc24645987"/>
      <w:bookmarkEnd w:id="118"/>
      <w:bookmarkEnd w:id="119"/>
      <w:bookmarkEnd w:id="120"/>
      <w:bookmarkEnd w:id="121"/>
      <w:bookmarkEnd w:id="122"/>
      <w:bookmarkEnd w:id="123"/>
      <w:bookmarkEnd w:id="124"/>
      <w:r w:rsidRPr="00580401">
        <w:rPr>
          <w:lang w:val="en-US"/>
        </w:rPr>
        <w:lastRenderedPageBreak/>
        <w:t>Spill-</w:t>
      </w:r>
      <w:r w:rsidR="009C1921" w:rsidRPr="00580401">
        <w:rPr>
          <w:lang w:val="en-US"/>
        </w:rPr>
        <w:t xml:space="preserve">over </w:t>
      </w:r>
      <w:bookmarkEnd w:id="125"/>
      <w:r w:rsidR="00A16672" w:rsidRPr="00580401">
        <w:rPr>
          <w:lang w:val="en-US"/>
        </w:rPr>
        <w:t>by IP protected results diffusion</w:t>
      </w:r>
      <w:bookmarkEnd w:id="126"/>
    </w:p>
    <w:p w14:paraId="1925661E" w14:textId="77777777" w:rsidR="00C7414B" w:rsidRPr="00580401" w:rsidRDefault="003845D1" w:rsidP="00EC498C">
      <w:pPr>
        <w:pStyle w:val="ITStandard"/>
        <w:rPr>
          <w:lang w:val="en-US"/>
        </w:rPr>
      </w:pPr>
      <w:bookmarkStart w:id="127" w:name="_n5u4fftk7hq1"/>
      <w:bookmarkStart w:id="128" w:name="_2v81ig6pdqdz"/>
      <w:bookmarkEnd w:id="127"/>
      <w:bookmarkEnd w:id="128"/>
      <w:r w:rsidRPr="00580401">
        <w:rPr>
          <w:lang w:val="en-US"/>
        </w:rPr>
        <w:t>T</w:t>
      </w:r>
      <w:r w:rsidR="00C7414B" w:rsidRPr="00580401">
        <w:rPr>
          <w:lang w:val="en-US"/>
        </w:rPr>
        <w:t xml:space="preserve">he IPCEI on Batteries is about the development of </w:t>
      </w:r>
      <w:r w:rsidR="008619D1" w:rsidRPr="00580401">
        <w:rPr>
          <w:lang w:val="en-US"/>
        </w:rPr>
        <w:t>a complete supply chain on batteries from raw materials to recycling</w:t>
      </w:r>
      <w:r w:rsidRPr="00580401">
        <w:rPr>
          <w:lang w:val="en-US"/>
        </w:rPr>
        <w:t xml:space="preserve">, each IPCEI partner bring a </w:t>
      </w:r>
      <w:r w:rsidR="0053588E" w:rsidRPr="00580401">
        <w:rPr>
          <w:lang w:val="en-US"/>
        </w:rPr>
        <w:t>building block</w:t>
      </w:r>
      <w:r w:rsidRPr="00580401">
        <w:rPr>
          <w:lang w:val="en-US"/>
        </w:rPr>
        <w:t xml:space="preserve"> to this supply chain</w:t>
      </w:r>
      <w:r w:rsidR="00C7414B" w:rsidRPr="00580401">
        <w:rPr>
          <w:lang w:val="en-US"/>
        </w:rPr>
        <w:t>. Only a very low number of exclusive IP licenses</w:t>
      </w:r>
      <w:r w:rsidR="00570EDA" w:rsidRPr="00580401">
        <w:rPr>
          <w:rStyle w:val="FootnoteReference"/>
          <w:lang w:val="en-US"/>
        </w:rPr>
        <w:footnoteReference w:id="24"/>
      </w:r>
      <w:r w:rsidR="00C7414B" w:rsidRPr="00580401">
        <w:rPr>
          <w:lang w:val="en-US"/>
        </w:rPr>
        <w:t xml:space="preserve"> deriving from the IPCEI on Batteries results is expected. Indeed, the patents that will be licensed will be related mainly to generic technological </w:t>
      </w:r>
      <w:r w:rsidR="0053588E" w:rsidRPr="00580401">
        <w:rPr>
          <w:lang w:val="en-US"/>
        </w:rPr>
        <w:t>building block</w:t>
      </w:r>
      <w:r w:rsidR="00C7414B" w:rsidRPr="00580401">
        <w:rPr>
          <w:lang w:val="en-US"/>
        </w:rPr>
        <w:t xml:space="preserve">; therefore, they will not be blocking for the final product because alternative process and solutions could be implemented. Dissemination policies will also be implemented in order to promote and stimulate new approaches regarding the licensing of generic scientific IP </w:t>
      </w:r>
      <w:r w:rsidR="0053588E" w:rsidRPr="00580401">
        <w:rPr>
          <w:lang w:val="en-US"/>
        </w:rPr>
        <w:t>building block</w:t>
      </w:r>
      <w:r w:rsidR="00C7414B" w:rsidRPr="00580401">
        <w:rPr>
          <w:lang w:val="en-US"/>
        </w:rPr>
        <w:t xml:space="preserve"> (avoiding any blocking issues for final product), with a view to serve other application fields through different value chains in order to get wider societal impacts.</w:t>
      </w:r>
    </w:p>
    <w:p w14:paraId="1925661F" w14:textId="77777777" w:rsidR="00C7414B" w:rsidRPr="00580401" w:rsidRDefault="00C7414B" w:rsidP="00EC498C">
      <w:pPr>
        <w:pStyle w:val="ITStandard"/>
        <w:rPr>
          <w:lang w:val="en-US"/>
        </w:rPr>
      </w:pPr>
      <w:r w:rsidRPr="00580401">
        <w:rPr>
          <w:lang w:val="en-US"/>
        </w:rPr>
        <w:t>In the exceptional case of a request for an exclusive license for possible commercial exploitation of results from the IPCEI on Batteries, the domain and the duration of the exclusivity will be limited. In addition, in case of non-exploitation of the technologies for the application purposes provided for in the license within a reasonable contractual period (in the light of the tests to be carried out), the exclusivity will fall automatically in order not to block the diffusion of new technologies in the involved domain.</w:t>
      </w:r>
    </w:p>
    <w:p w14:paraId="19256620" w14:textId="0DA5119E" w:rsidR="00671C53" w:rsidRDefault="00C7414B" w:rsidP="00EC498C">
      <w:pPr>
        <w:pStyle w:val="ITStandard"/>
        <w:rPr>
          <w:lang w:val="en-US"/>
        </w:rPr>
      </w:pPr>
      <w:r w:rsidRPr="00580401">
        <w:rPr>
          <w:lang w:val="en-US"/>
        </w:rPr>
        <w:t xml:space="preserve">Regarding IP, all participants are committed to develop Intellectual Property (IP) such as patents. IP creation will range from process technology, new material, general architecture, software and hardware development. The IP will be generated with the intent to be as open as possible in order to facilitate the best possible uptake of new technologies from the IPCEI on Batteries. The table below shows </w:t>
      </w:r>
      <w:r w:rsidR="002645C2" w:rsidRPr="00580401">
        <w:rPr>
          <w:lang w:val="en-US"/>
        </w:rPr>
        <w:t>the</w:t>
      </w:r>
      <w:r w:rsidRPr="00580401">
        <w:rPr>
          <w:lang w:val="en-US"/>
        </w:rPr>
        <w:t xml:space="preserve"> actions that </w:t>
      </w:r>
      <w:r w:rsidR="002645C2" w:rsidRPr="00580401">
        <w:rPr>
          <w:lang w:val="en-US"/>
        </w:rPr>
        <w:t xml:space="preserve">Carbone </w:t>
      </w:r>
      <w:proofErr w:type="spellStart"/>
      <w:r w:rsidR="002645C2" w:rsidRPr="00580401">
        <w:rPr>
          <w:lang w:val="en-US"/>
        </w:rPr>
        <w:t>Savoie</w:t>
      </w:r>
      <w:proofErr w:type="spellEnd"/>
      <w:r w:rsidR="002645C2" w:rsidRPr="00580401">
        <w:rPr>
          <w:lang w:val="en-US"/>
        </w:rPr>
        <w:t xml:space="preserve"> commits to</w:t>
      </w:r>
      <w:r w:rsidRPr="00580401">
        <w:rPr>
          <w:lang w:val="en-US"/>
        </w:rPr>
        <w:t xml:space="preserve"> </w:t>
      </w:r>
      <w:r w:rsidR="002645C2" w:rsidRPr="00580401">
        <w:rPr>
          <w:lang w:val="en-US"/>
        </w:rPr>
        <w:t>under</w:t>
      </w:r>
      <w:r w:rsidRPr="00580401">
        <w:rPr>
          <w:lang w:val="en-US"/>
        </w:rPr>
        <w:t xml:space="preserve">take during the </w:t>
      </w:r>
      <w:r w:rsidR="002645C2" w:rsidRPr="00580401">
        <w:rPr>
          <w:lang w:val="en-US"/>
        </w:rPr>
        <w:t>IPCEI on Batteries</w:t>
      </w:r>
      <w:r w:rsidRPr="00580401">
        <w:rPr>
          <w:lang w:val="en-US"/>
        </w:rPr>
        <w:t>.</w:t>
      </w:r>
    </w:p>
    <w:p w14:paraId="2F99A5A8" w14:textId="77777777" w:rsidR="009232CB" w:rsidRDefault="009232CB" w:rsidP="00EC498C">
      <w:pPr>
        <w:pStyle w:val="ITStandard"/>
        <w:rPr>
          <w:lang w:val="en-US"/>
        </w:rPr>
      </w:pPr>
    </w:p>
    <w:p w14:paraId="0644B877" w14:textId="77777777" w:rsidR="009232CB" w:rsidRDefault="009232CB">
      <w:pPr>
        <w:spacing w:after="200"/>
        <w:rPr>
          <w:sz w:val="22"/>
          <w:lang w:val="en-US"/>
        </w:rPr>
      </w:pPr>
      <w:r>
        <w:rPr>
          <w:lang w:val="en-US"/>
        </w:rPr>
        <w:br w:type="page"/>
      </w:r>
    </w:p>
    <w:p w14:paraId="10A17FB7" w14:textId="3474F76C" w:rsidR="009232CB" w:rsidRPr="00580401" w:rsidRDefault="009232CB" w:rsidP="00EC498C">
      <w:pPr>
        <w:pStyle w:val="ITStandard"/>
        <w:rPr>
          <w:lang w:val="en-US"/>
        </w:rPr>
      </w:pPr>
    </w:p>
    <w:tbl>
      <w:tblPr>
        <w:tblStyle w:val="TableGrid"/>
        <w:tblW w:w="9100" w:type="dxa"/>
        <w:tblInd w:w="-5" w:type="dxa"/>
        <w:tblCellMar>
          <w:left w:w="28" w:type="dxa"/>
          <w:right w:w="28" w:type="dxa"/>
        </w:tblCellMar>
        <w:tblLook w:val="04A0" w:firstRow="1" w:lastRow="0" w:firstColumn="1" w:lastColumn="0" w:noHBand="0" w:noVBand="1"/>
      </w:tblPr>
      <w:tblGrid>
        <w:gridCol w:w="1701"/>
        <w:gridCol w:w="3768"/>
        <w:gridCol w:w="1641"/>
        <w:gridCol w:w="1990"/>
      </w:tblGrid>
      <w:tr w:rsidR="009A2618" w:rsidRPr="00580401" w14:paraId="19256627" w14:textId="77777777" w:rsidTr="00D546C6">
        <w:trPr>
          <w:trHeight w:val="707"/>
        </w:trPr>
        <w:tc>
          <w:tcPr>
            <w:tcW w:w="1701" w:type="dxa"/>
            <w:vMerge w:val="restart"/>
            <w:vAlign w:val="center"/>
          </w:tcPr>
          <w:p w14:paraId="19256621" w14:textId="77777777" w:rsidR="009A2618" w:rsidRPr="00580401" w:rsidRDefault="009A2618">
            <w:pPr>
              <w:rPr>
                <w:rFonts w:cs="Arial"/>
                <w:b/>
                <w:sz w:val="22"/>
                <w:szCs w:val="22"/>
                <w:lang w:val="en-US"/>
              </w:rPr>
            </w:pPr>
            <w:r w:rsidRPr="00580401">
              <w:rPr>
                <w:rFonts w:cs="Arial"/>
                <w:b/>
                <w:sz w:val="22"/>
                <w:szCs w:val="22"/>
                <w:lang w:val="en-US"/>
              </w:rPr>
              <w:t>IPR, dissemination</w:t>
            </w:r>
          </w:p>
          <w:p w14:paraId="19256622" w14:textId="77777777" w:rsidR="009A2618" w:rsidRPr="00580401" w:rsidRDefault="009A2618" w:rsidP="00EC498C">
            <w:pPr>
              <w:rPr>
                <w:rFonts w:cs="Arial"/>
                <w:sz w:val="22"/>
                <w:szCs w:val="22"/>
                <w:lang w:val="en-US"/>
              </w:rPr>
            </w:pPr>
          </w:p>
        </w:tc>
        <w:tc>
          <w:tcPr>
            <w:tcW w:w="3768" w:type="dxa"/>
          </w:tcPr>
          <w:p w14:paraId="19256623" w14:textId="77777777" w:rsidR="009A2618" w:rsidRPr="00580401" w:rsidRDefault="009A2618" w:rsidP="00EC498C">
            <w:pPr>
              <w:rPr>
                <w:rFonts w:cs="Arial"/>
                <w:b/>
                <w:sz w:val="22"/>
                <w:szCs w:val="22"/>
                <w:lang w:val="en-US"/>
              </w:rPr>
            </w:pPr>
            <w:r w:rsidRPr="00580401">
              <w:rPr>
                <w:rFonts w:cs="Arial"/>
                <w:b/>
                <w:sz w:val="22"/>
                <w:szCs w:val="22"/>
                <w:lang w:val="en-US"/>
              </w:rPr>
              <w:t>Develop “Proof of Concept” for LWG graphitation for all graphite application</w:t>
            </w:r>
          </w:p>
          <w:p w14:paraId="19256624" w14:textId="77777777" w:rsidR="009A2618" w:rsidRPr="00580401" w:rsidRDefault="009A2618" w:rsidP="0058647D">
            <w:pPr>
              <w:pStyle w:val="ListParagraph"/>
              <w:numPr>
                <w:ilvl w:val="0"/>
                <w:numId w:val="14"/>
              </w:numPr>
              <w:ind w:left="470" w:hanging="357"/>
              <w:rPr>
                <w:rFonts w:cs="Arial"/>
                <w:sz w:val="22"/>
                <w:szCs w:val="22"/>
                <w:lang w:val="en-US"/>
              </w:rPr>
            </w:pPr>
            <w:r w:rsidRPr="00580401">
              <w:rPr>
                <w:rFonts w:cs="Arial"/>
                <w:sz w:val="22"/>
                <w:szCs w:val="22"/>
                <w:lang w:val="en-US"/>
              </w:rPr>
              <w:t>Offer to all European Union start-ups or SME to license the IP at FRAND conditions</w:t>
            </w:r>
          </w:p>
        </w:tc>
        <w:tc>
          <w:tcPr>
            <w:tcW w:w="1641" w:type="dxa"/>
            <w:vAlign w:val="center"/>
          </w:tcPr>
          <w:p w14:paraId="19256625" w14:textId="77777777" w:rsidR="009A2618" w:rsidRPr="00580401" w:rsidRDefault="009A2618" w:rsidP="00EC498C">
            <w:pPr>
              <w:rPr>
                <w:rFonts w:cs="Arial"/>
                <w:sz w:val="22"/>
                <w:szCs w:val="22"/>
                <w:lang w:val="en-US"/>
              </w:rPr>
            </w:pPr>
            <w:r w:rsidRPr="00580401">
              <w:rPr>
                <w:rFonts w:cs="Arial"/>
                <w:sz w:val="22"/>
                <w:szCs w:val="22"/>
                <w:lang w:val="en-US"/>
              </w:rPr>
              <w:t>Start-ups, SMEs willing to expand their activity to new markets</w:t>
            </w:r>
          </w:p>
        </w:tc>
        <w:tc>
          <w:tcPr>
            <w:tcW w:w="1990" w:type="dxa"/>
            <w:vAlign w:val="center"/>
          </w:tcPr>
          <w:p w14:paraId="19256626" w14:textId="77777777" w:rsidR="009A2618" w:rsidRPr="00580401" w:rsidRDefault="009A2618" w:rsidP="00EC498C">
            <w:pPr>
              <w:rPr>
                <w:rFonts w:cs="Arial"/>
                <w:sz w:val="22"/>
                <w:szCs w:val="22"/>
                <w:lang w:val="en-US"/>
              </w:rPr>
            </w:pPr>
            <w:r w:rsidRPr="00580401">
              <w:rPr>
                <w:rFonts w:cs="Arial"/>
                <w:sz w:val="22"/>
                <w:szCs w:val="22"/>
                <w:lang w:val="en-US"/>
              </w:rPr>
              <w:t>one start-up/SME by the end of the project</w:t>
            </w:r>
          </w:p>
        </w:tc>
      </w:tr>
      <w:tr w:rsidR="009A2618" w:rsidRPr="00580401" w14:paraId="1925662D" w14:textId="77777777" w:rsidTr="00D546C6">
        <w:trPr>
          <w:trHeight w:val="1561"/>
        </w:trPr>
        <w:tc>
          <w:tcPr>
            <w:tcW w:w="1701" w:type="dxa"/>
            <w:vMerge/>
          </w:tcPr>
          <w:p w14:paraId="19256628" w14:textId="77777777" w:rsidR="009A2618" w:rsidRPr="00580401" w:rsidRDefault="009A2618" w:rsidP="00EC498C">
            <w:pPr>
              <w:rPr>
                <w:rFonts w:cs="Arial"/>
                <w:sz w:val="22"/>
                <w:szCs w:val="22"/>
                <w:lang w:val="en-US"/>
              </w:rPr>
            </w:pPr>
          </w:p>
        </w:tc>
        <w:tc>
          <w:tcPr>
            <w:tcW w:w="3768" w:type="dxa"/>
          </w:tcPr>
          <w:p w14:paraId="19256629" w14:textId="77777777" w:rsidR="009A2618" w:rsidRPr="00580401" w:rsidRDefault="009A2618" w:rsidP="00EC498C">
            <w:pPr>
              <w:rPr>
                <w:rFonts w:cs="Arial"/>
                <w:b/>
                <w:sz w:val="22"/>
                <w:szCs w:val="22"/>
                <w:lang w:val="en-US"/>
              </w:rPr>
            </w:pPr>
            <w:r w:rsidRPr="00580401">
              <w:rPr>
                <w:rFonts w:cs="Arial"/>
                <w:b/>
                <w:sz w:val="22"/>
                <w:szCs w:val="22"/>
                <w:lang w:val="en-US"/>
              </w:rPr>
              <w:t>Start-ups on post treatment (usual distribution channels)</w:t>
            </w:r>
          </w:p>
          <w:p w14:paraId="1925662A" w14:textId="77777777" w:rsidR="009A2618" w:rsidRPr="00580401" w:rsidRDefault="009A2618" w:rsidP="0058647D">
            <w:pPr>
              <w:pStyle w:val="ListParagraph"/>
              <w:numPr>
                <w:ilvl w:val="1"/>
                <w:numId w:val="13"/>
              </w:numPr>
              <w:ind w:left="439" w:hanging="215"/>
              <w:rPr>
                <w:rFonts w:cs="Arial"/>
                <w:b/>
                <w:sz w:val="22"/>
                <w:szCs w:val="22"/>
                <w:lang w:val="en-US"/>
              </w:rPr>
            </w:pPr>
            <w:r w:rsidRPr="00580401">
              <w:rPr>
                <w:rFonts w:cs="Arial"/>
                <w:sz w:val="22"/>
                <w:szCs w:val="22"/>
                <w:lang w:val="en-US"/>
              </w:rPr>
              <w:t>Commitment to sell bloc</w:t>
            </w:r>
            <w:r w:rsidR="001577A2" w:rsidRPr="00580401">
              <w:rPr>
                <w:rFonts w:cs="Arial"/>
                <w:sz w:val="22"/>
                <w:szCs w:val="22"/>
                <w:lang w:val="en-US"/>
              </w:rPr>
              <w:t>ks</w:t>
            </w:r>
            <w:r w:rsidRPr="00580401">
              <w:rPr>
                <w:rFonts w:cs="Arial"/>
                <w:sz w:val="22"/>
                <w:szCs w:val="22"/>
                <w:lang w:val="en-US"/>
              </w:rPr>
              <w:t xml:space="preserve"> of LWG graphite at competitive price to milling/grinding start-up from European Union developing post treatment technology that optimize yield. </w:t>
            </w:r>
          </w:p>
        </w:tc>
        <w:tc>
          <w:tcPr>
            <w:tcW w:w="1641" w:type="dxa"/>
            <w:vAlign w:val="center"/>
          </w:tcPr>
          <w:p w14:paraId="1925662B" w14:textId="77777777" w:rsidR="009A2618" w:rsidRPr="00580401" w:rsidRDefault="009A2618" w:rsidP="00EC498C">
            <w:pPr>
              <w:rPr>
                <w:rFonts w:cs="Arial"/>
                <w:sz w:val="22"/>
                <w:szCs w:val="22"/>
                <w:lang w:val="en-US"/>
              </w:rPr>
            </w:pPr>
            <w:r w:rsidRPr="00580401">
              <w:rPr>
                <w:rFonts w:cs="Arial"/>
                <w:sz w:val="22"/>
                <w:szCs w:val="22"/>
                <w:lang w:val="en-US"/>
              </w:rPr>
              <w:t>Start-ups, SMEs willing to innovate and expand their activity</w:t>
            </w:r>
            <w:r w:rsidRPr="00580401" w:rsidDel="000F2D0A">
              <w:rPr>
                <w:rFonts w:cs="Arial"/>
                <w:sz w:val="22"/>
                <w:szCs w:val="22"/>
                <w:lang w:val="en-US"/>
              </w:rPr>
              <w:t xml:space="preserve"> </w:t>
            </w:r>
          </w:p>
        </w:tc>
        <w:tc>
          <w:tcPr>
            <w:tcW w:w="1990" w:type="dxa"/>
            <w:vAlign w:val="center"/>
          </w:tcPr>
          <w:p w14:paraId="1925662C" w14:textId="77777777" w:rsidR="009A2618" w:rsidRPr="00580401" w:rsidRDefault="009A2618" w:rsidP="00EC498C">
            <w:pPr>
              <w:rPr>
                <w:rFonts w:cs="Arial"/>
                <w:sz w:val="22"/>
                <w:szCs w:val="22"/>
                <w:lang w:val="en-US"/>
              </w:rPr>
            </w:pPr>
            <w:r w:rsidRPr="00580401">
              <w:rPr>
                <w:rFonts w:cs="Arial"/>
                <w:sz w:val="22"/>
                <w:szCs w:val="22"/>
                <w:lang w:val="en-US"/>
              </w:rPr>
              <w:t xml:space="preserve">Proposal made to at least one SME/start-up every two years. </w:t>
            </w:r>
          </w:p>
        </w:tc>
      </w:tr>
      <w:tr w:rsidR="009A2618" w:rsidRPr="00580401" w14:paraId="19256636" w14:textId="77777777" w:rsidTr="00D546C6">
        <w:trPr>
          <w:trHeight w:val="255"/>
        </w:trPr>
        <w:tc>
          <w:tcPr>
            <w:tcW w:w="1701" w:type="dxa"/>
            <w:vMerge/>
          </w:tcPr>
          <w:p w14:paraId="1925662E" w14:textId="77777777" w:rsidR="009A2618" w:rsidRPr="00580401" w:rsidRDefault="009A2618" w:rsidP="00EC498C">
            <w:pPr>
              <w:rPr>
                <w:rFonts w:cs="Arial"/>
                <w:sz w:val="22"/>
                <w:szCs w:val="22"/>
                <w:lang w:val="en-US"/>
              </w:rPr>
            </w:pPr>
          </w:p>
        </w:tc>
        <w:tc>
          <w:tcPr>
            <w:tcW w:w="3768" w:type="dxa"/>
          </w:tcPr>
          <w:p w14:paraId="1925662F" w14:textId="77777777" w:rsidR="009A2618" w:rsidRPr="00580401" w:rsidRDefault="009A2618" w:rsidP="00EC498C">
            <w:pPr>
              <w:rPr>
                <w:rFonts w:cs="Arial"/>
                <w:b/>
                <w:sz w:val="22"/>
                <w:szCs w:val="22"/>
                <w:lang w:val="en-US"/>
              </w:rPr>
            </w:pPr>
            <w:r w:rsidRPr="00580401">
              <w:rPr>
                <w:rFonts w:cs="Arial"/>
                <w:b/>
                <w:sz w:val="22"/>
                <w:szCs w:val="22"/>
                <w:lang w:val="en-US"/>
              </w:rPr>
              <w:t xml:space="preserve">Tutoring of SMEs willing to introduce next generation </w:t>
            </w:r>
            <w:r w:rsidR="00AD1990" w:rsidRPr="00580401">
              <w:rPr>
                <w:rFonts w:cs="Arial"/>
                <w:b/>
                <w:sz w:val="22"/>
                <w:szCs w:val="22"/>
                <w:lang w:val="en-US"/>
              </w:rPr>
              <w:t>synthetic</w:t>
            </w:r>
            <w:r w:rsidRPr="00580401">
              <w:rPr>
                <w:rFonts w:cs="Arial"/>
                <w:b/>
                <w:sz w:val="22"/>
                <w:szCs w:val="22"/>
                <w:lang w:val="en-US"/>
              </w:rPr>
              <w:t xml:space="preserve"> graphite anode material in their products. Can be tackled at an IPCEI consortium level </w:t>
            </w:r>
          </w:p>
          <w:p w14:paraId="19256630" w14:textId="77777777" w:rsidR="009A2618" w:rsidRPr="00580401" w:rsidRDefault="009A2618" w:rsidP="0058647D">
            <w:pPr>
              <w:pStyle w:val="ListParagraph"/>
              <w:numPr>
                <w:ilvl w:val="1"/>
                <w:numId w:val="13"/>
              </w:numPr>
              <w:ind w:left="470" w:hanging="357"/>
              <w:rPr>
                <w:rFonts w:cs="Arial"/>
                <w:sz w:val="22"/>
                <w:szCs w:val="22"/>
                <w:lang w:val="en-US"/>
              </w:rPr>
            </w:pPr>
            <w:r w:rsidRPr="00580401">
              <w:rPr>
                <w:rFonts w:cs="Arial"/>
                <w:sz w:val="22"/>
                <w:szCs w:val="22"/>
                <w:lang w:val="en-US"/>
              </w:rPr>
              <w:t>Use European Battery Alliance network to allow consulting by public laboratories, preferably in same region, in different Member States</w:t>
            </w:r>
          </w:p>
        </w:tc>
        <w:tc>
          <w:tcPr>
            <w:tcW w:w="1641" w:type="dxa"/>
            <w:vAlign w:val="center"/>
          </w:tcPr>
          <w:p w14:paraId="19256631" w14:textId="741472C4" w:rsidR="009A2618" w:rsidRPr="00580401" w:rsidRDefault="009A2618" w:rsidP="00FC775C">
            <w:pPr>
              <w:rPr>
                <w:rFonts w:cs="Arial"/>
                <w:sz w:val="22"/>
                <w:szCs w:val="22"/>
                <w:lang w:val="en-US"/>
              </w:rPr>
            </w:pPr>
            <w:r w:rsidRPr="00580401">
              <w:rPr>
                <w:rFonts w:cs="Arial"/>
                <w:sz w:val="22"/>
                <w:szCs w:val="22"/>
                <w:lang w:val="en-US"/>
              </w:rPr>
              <w:t>Cell manufacturers</w:t>
            </w:r>
            <w:r w:rsidR="00FC775C" w:rsidRPr="00580401">
              <w:rPr>
                <w:rFonts w:cs="Arial"/>
                <w:sz w:val="22"/>
                <w:szCs w:val="22"/>
                <w:lang w:val="en-US"/>
              </w:rPr>
              <w:t xml:space="preserve"> such as SAFT, FAAM, BMZ, VARTA, etc</w:t>
            </w:r>
            <w:r w:rsidR="00B5378D">
              <w:rPr>
                <w:rFonts w:cs="Arial"/>
                <w:sz w:val="22"/>
                <w:szCs w:val="22"/>
                <w:lang w:val="en-US"/>
              </w:rPr>
              <w:t>.</w:t>
            </w:r>
          </w:p>
        </w:tc>
        <w:tc>
          <w:tcPr>
            <w:tcW w:w="1990" w:type="dxa"/>
            <w:vAlign w:val="center"/>
          </w:tcPr>
          <w:p w14:paraId="19256632" w14:textId="77777777" w:rsidR="009A2618" w:rsidRPr="00580401" w:rsidRDefault="00671C53" w:rsidP="00EC498C">
            <w:pPr>
              <w:rPr>
                <w:rFonts w:cs="Arial"/>
                <w:sz w:val="22"/>
                <w:szCs w:val="22"/>
                <w:lang w:val="en-US"/>
              </w:rPr>
            </w:pPr>
            <w:r w:rsidRPr="00580401">
              <w:rPr>
                <w:rFonts w:cs="Arial"/>
                <w:sz w:val="22"/>
                <w:szCs w:val="22"/>
                <w:lang w:val="en-US"/>
              </w:rPr>
              <w:t xml:space="preserve">2 </w:t>
            </w:r>
            <w:r w:rsidR="009A2618" w:rsidRPr="00580401">
              <w:rPr>
                <w:rFonts w:cs="Arial"/>
                <w:sz w:val="22"/>
                <w:szCs w:val="22"/>
                <w:lang w:val="en-US"/>
              </w:rPr>
              <w:t>contracts</w:t>
            </w:r>
          </w:p>
          <w:p w14:paraId="19256633" w14:textId="77777777" w:rsidR="009A2618" w:rsidRPr="00580401" w:rsidRDefault="009A2618" w:rsidP="00EC498C">
            <w:pPr>
              <w:rPr>
                <w:rFonts w:cs="Arial"/>
                <w:sz w:val="22"/>
                <w:szCs w:val="22"/>
                <w:lang w:val="en-US"/>
              </w:rPr>
            </w:pPr>
          </w:p>
          <w:p w14:paraId="19256634" w14:textId="77777777" w:rsidR="009A2618" w:rsidRPr="00580401" w:rsidRDefault="009A2618" w:rsidP="00EC498C">
            <w:pPr>
              <w:rPr>
                <w:rFonts w:cs="Arial"/>
                <w:sz w:val="22"/>
                <w:szCs w:val="22"/>
                <w:lang w:val="en-US"/>
              </w:rPr>
            </w:pPr>
            <w:r w:rsidRPr="00580401">
              <w:rPr>
                <w:rFonts w:cs="Arial"/>
                <w:sz w:val="22"/>
                <w:szCs w:val="22"/>
                <w:lang w:val="en-US"/>
              </w:rPr>
              <w:t>2022: launch, legal setup, announcement</w:t>
            </w:r>
          </w:p>
          <w:p w14:paraId="19256635" w14:textId="77777777" w:rsidR="009A2618" w:rsidRPr="00580401" w:rsidRDefault="009A2618" w:rsidP="00EC498C">
            <w:pPr>
              <w:rPr>
                <w:rFonts w:cs="Arial"/>
                <w:sz w:val="22"/>
                <w:szCs w:val="22"/>
                <w:lang w:val="en-US"/>
              </w:rPr>
            </w:pPr>
            <w:r w:rsidRPr="00580401">
              <w:rPr>
                <w:rFonts w:cs="Arial"/>
                <w:sz w:val="22"/>
                <w:szCs w:val="22"/>
                <w:lang w:val="en-US"/>
              </w:rPr>
              <w:t>Definition of yearly KPI target</w:t>
            </w:r>
          </w:p>
        </w:tc>
      </w:tr>
    </w:tbl>
    <w:p w14:paraId="19256637" w14:textId="77777777" w:rsidR="00C7414B" w:rsidRPr="00580401" w:rsidRDefault="00C7414B" w:rsidP="00C7414B">
      <w:pPr>
        <w:jc w:val="both"/>
        <w:rPr>
          <w:rFonts w:cs="Arial"/>
          <w:sz w:val="22"/>
          <w:szCs w:val="22"/>
          <w:lang w:val="en-US"/>
        </w:rPr>
      </w:pPr>
    </w:p>
    <w:p w14:paraId="19256638" w14:textId="06D41CE0" w:rsidR="0002399B" w:rsidRPr="00580401" w:rsidRDefault="006416BB" w:rsidP="006416BB">
      <w:pPr>
        <w:pStyle w:val="ITStandard"/>
        <w:jc w:val="center"/>
        <w:rPr>
          <w:i/>
          <w:lang w:val="en-US"/>
        </w:rPr>
      </w:pPr>
      <w:r w:rsidRPr="00580401">
        <w:rPr>
          <w:b/>
          <w:i/>
          <w:szCs w:val="22"/>
          <w:lang w:val="en-US"/>
        </w:rPr>
        <w:t xml:space="preserve">Table </w:t>
      </w:r>
      <w:r w:rsidRPr="00580401">
        <w:rPr>
          <w:b/>
          <w:i/>
          <w:szCs w:val="22"/>
          <w:lang w:val="en-US"/>
        </w:rPr>
        <w:fldChar w:fldCharType="begin"/>
      </w:r>
      <w:r w:rsidRPr="00580401">
        <w:rPr>
          <w:b/>
          <w:i/>
          <w:szCs w:val="22"/>
          <w:lang w:val="en-US"/>
        </w:rPr>
        <w:instrText xml:space="preserve"> SEQ Table \* ARABIC </w:instrText>
      </w:r>
      <w:r w:rsidRPr="00580401">
        <w:rPr>
          <w:b/>
          <w:i/>
          <w:szCs w:val="22"/>
          <w:lang w:val="en-US"/>
        </w:rPr>
        <w:fldChar w:fldCharType="separate"/>
      </w:r>
      <w:r w:rsidR="001B1A33">
        <w:rPr>
          <w:b/>
          <w:i/>
          <w:noProof/>
          <w:szCs w:val="22"/>
          <w:lang w:val="en-US"/>
        </w:rPr>
        <w:t>15</w:t>
      </w:r>
      <w:r w:rsidRPr="00580401">
        <w:rPr>
          <w:b/>
          <w:i/>
          <w:szCs w:val="22"/>
          <w:lang w:val="en-US"/>
        </w:rPr>
        <w:fldChar w:fldCharType="end"/>
      </w:r>
      <w:r w:rsidRPr="00580401">
        <w:rPr>
          <w:b/>
          <w:i/>
          <w:szCs w:val="22"/>
          <w:lang w:val="en-US"/>
        </w:rPr>
        <w:t xml:space="preserve">: </w:t>
      </w:r>
      <w:r w:rsidR="005D681F" w:rsidRPr="00580401">
        <w:rPr>
          <w:b/>
          <w:i/>
          <w:szCs w:val="22"/>
          <w:lang w:val="en-US"/>
        </w:rPr>
        <w:t>Dissemination strategy of IP-protected results</w:t>
      </w:r>
    </w:p>
    <w:p w14:paraId="19256639" w14:textId="77777777" w:rsidR="009C1921" w:rsidRPr="00580401" w:rsidRDefault="004766EF" w:rsidP="009944BE">
      <w:pPr>
        <w:pStyle w:val="N2"/>
        <w:rPr>
          <w:lang w:val="en-US"/>
        </w:rPr>
      </w:pPr>
      <w:bookmarkStart w:id="129" w:name="_Toc14173778"/>
      <w:bookmarkStart w:id="130" w:name="_Toc14186544"/>
      <w:bookmarkStart w:id="131" w:name="_Toc14186628"/>
      <w:bookmarkStart w:id="132" w:name="_Toc13472066"/>
      <w:bookmarkStart w:id="133" w:name="_Toc14173779"/>
      <w:bookmarkStart w:id="134" w:name="_Toc14186545"/>
      <w:bookmarkStart w:id="135" w:name="_Toc14186629"/>
      <w:bookmarkStart w:id="136" w:name="_Toc509925465"/>
      <w:bookmarkStart w:id="137" w:name="_Toc24645988"/>
      <w:bookmarkEnd w:id="129"/>
      <w:bookmarkEnd w:id="130"/>
      <w:bookmarkEnd w:id="131"/>
      <w:bookmarkEnd w:id="132"/>
      <w:bookmarkEnd w:id="133"/>
      <w:bookmarkEnd w:id="134"/>
      <w:bookmarkEnd w:id="135"/>
      <w:r w:rsidRPr="00580401">
        <w:rPr>
          <w:lang w:val="en-US"/>
        </w:rPr>
        <w:t>Spill-</w:t>
      </w:r>
      <w:r w:rsidR="00DD5ED5" w:rsidRPr="00580401">
        <w:rPr>
          <w:lang w:val="en-US"/>
        </w:rPr>
        <w:t xml:space="preserve">over </w:t>
      </w:r>
      <w:bookmarkEnd w:id="136"/>
      <w:r w:rsidR="00A16672" w:rsidRPr="00580401">
        <w:rPr>
          <w:lang w:val="en-US"/>
        </w:rPr>
        <w:t>in FID phases</w:t>
      </w:r>
      <w:bookmarkEnd w:id="137"/>
    </w:p>
    <w:p w14:paraId="1925663A" w14:textId="77777777" w:rsidR="00C7414B" w:rsidRPr="00580401" w:rsidRDefault="00C7414B" w:rsidP="00C7414B">
      <w:pPr>
        <w:jc w:val="both"/>
        <w:rPr>
          <w:rFonts w:cs="Arial"/>
          <w:sz w:val="22"/>
          <w:szCs w:val="22"/>
          <w:lang w:val="en-US"/>
        </w:rPr>
      </w:pPr>
      <w:r w:rsidRPr="00580401">
        <w:rPr>
          <w:rFonts w:cs="Arial"/>
          <w:sz w:val="22"/>
          <w:szCs w:val="22"/>
          <w:lang w:val="en-US"/>
        </w:rPr>
        <w:t xml:space="preserve">Within the project timeframe, FID activities in </w:t>
      </w:r>
      <w:r w:rsidR="009413D9" w:rsidRPr="00580401">
        <w:rPr>
          <w:rFonts w:cs="Arial"/>
          <w:sz w:val="22"/>
          <w:szCs w:val="22"/>
          <w:lang w:val="en-US"/>
        </w:rPr>
        <w:t xml:space="preserve">the </w:t>
      </w:r>
      <w:r w:rsidRPr="00580401">
        <w:rPr>
          <w:rFonts w:cs="Arial"/>
          <w:sz w:val="22"/>
          <w:szCs w:val="22"/>
          <w:lang w:val="en-US"/>
        </w:rPr>
        <w:t xml:space="preserve">IPCEI on Batteries will lead to significant spill-over effects in downstream markets, among IPCEI partners but also beyond them. In general words, downstream markets parties, especially cell manufacturers, will benefit in many ways from the FID phase. IPCEI on </w:t>
      </w:r>
      <w:r w:rsidR="009413D9" w:rsidRPr="00580401">
        <w:rPr>
          <w:rFonts w:cs="Arial"/>
          <w:sz w:val="22"/>
          <w:szCs w:val="22"/>
          <w:lang w:val="en-US"/>
        </w:rPr>
        <w:t xml:space="preserve">Batteries </w:t>
      </w:r>
      <w:r w:rsidRPr="00580401">
        <w:rPr>
          <w:rFonts w:cs="Arial"/>
          <w:sz w:val="22"/>
          <w:szCs w:val="22"/>
          <w:lang w:val="en-US"/>
        </w:rPr>
        <w:t xml:space="preserve">will enable them to develop cells using clean, sustainable </w:t>
      </w:r>
      <w:r w:rsidR="00AD1990" w:rsidRPr="00580401">
        <w:rPr>
          <w:rFonts w:cs="Arial"/>
          <w:sz w:val="22"/>
          <w:szCs w:val="22"/>
          <w:lang w:val="en-US"/>
        </w:rPr>
        <w:t>synthetic</w:t>
      </w:r>
      <w:r w:rsidRPr="00580401">
        <w:rPr>
          <w:rFonts w:cs="Arial"/>
          <w:sz w:val="22"/>
          <w:szCs w:val="22"/>
          <w:lang w:val="en-US"/>
        </w:rPr>
        <w:t xml:space="preserve"> graphite made of LWG technology for application that are today addressed by the polluting, energy inefficient Acheson technology. They will acquire a better understanding of how graphite characteristics affected the performance of lithium ion batteries and how to develop </w:t>
      </w:r>
      <w:r w:rsidR="00AD1990" w:rsidRPr="00580401">
        <w:rPr>
          <w:rFonts w:cs="Arial"/>
          <w:sz w:val="22"/>
          <w:szCs w:val="22"/>
          <w:lang w:val="en-US"/>
        </w:rPr>
        <w:t>synthetic</w:t>
      </w:r>
      <w:r w:rsidRPr="00580401">
        <w:rPr>
          <w:rFonts w:cs="Arial"/>
          <w:sz w:val="22"/>
          <w:szCs w:val="22"/>
          <w:lang w:val="en-US"/>
        </w:rPr>
        <w:t xml:space="preserve"> graphite grade that can easily be recycle at the end of the battery life. Such knowledge will be used in cooperation with third parties (inside or outside IPCEI on Batteries).</w:t>
      </w:r>
    </w:p>
    <w:p w14:paraId="1925663B" w14:textId="77777777" w:rsidR="00C7414B" w:rsidRPr="00580401" w:rsidRDefault="00C7414B" w:rsidP="00C7414B">
      <w:pPr>
        <w:jc w:val="both"/>
        <w:rPr>
          <w:rFonts w:cs="Arial"/>
          <w:sz w:val="22"/>
          <w:szCs w:val="22"/>
          <w:lang w:val="en-US"/>
        </w:rPr>
      </w:pPr>
    </w:p>
    <w:p w14:paraId="1925663C" w14:textId="77777777" w:rsidR="00C7414B" w:rsidRPr="00580401" w:rsidRDefault="00C7414B" w:rsidP="00EC498C">
      <w:pPr>
        <w:pStyle w:val="ITStandard"/>
        <w:rPr>
          <w:lang w:val="en-US"/>
        </w:rPr>
      </w:pPr>
      <w:r w:rsidRPr="00580401">
        <w:rPr>
          <w:lang w:val="en-US"/>
        </w:rPr>
        <w:t>A key asset of IPCEI on Batteries is to embed many players from all along the battery value chain. Cooperation programs will bring even more players inside and outside the Members States which are committed to fund the IPCEI on batteries. This is definitely a strategic advantage that will make easier access to them inside EU.</w:t>
      </w:r>
    </w:p>
    <w:p w14:paraId="1925663D" w14:textId="77777777" w:rsidR="00C7414B" w:rsidRPr="00580401" w:rsidRDefault="00C7414B" w:rsidP="00EC498C">
      <w:pPr>
        <w:pStyle w:val="ITStandard"/>
        <w:rPr>
          <w:lang w:val="en-US"/>
        </w:rPr>
      </w:pPr>
      <w:r w:rsidRPr="00580401">
        <w:rPr>
          <w:lang w:val="en-US"/>
        </w:rPr>
        <w:t xml:space="preserve">Some examples of how IPCEI FID activities will leverage R&amp;D&amp;I activities from downstream markets parties within and outside IPCEI on </w:t>
      </w:r>
      <w:r w:rsidR="000267AD" w:rsidRPr="00580401">
        <w:rPr>
          <w:lang w:val="en-US"/>
        </w:rPr>
        <w:t xml:space="preserve">Batteries </w:t>
      </w:r>
      <w:r w:rsidRPr="00580401">
        <w:rPr>
          <w:lang w:val="en-US"/>
        </w:rPr>
        <w:t>are described below:</w:t>
      </w:r>
    </w:p>
    <w:p w14:paraId="1925663E" w14:textId="77777777" w:rsidR="00C7414B" w:rsidRPr="00580401" w:rsidRDefault="00C7414B" w:rsidP="0058647D">
      <w:pPr>
        <w:pStyle w:val="ITStandard"/>
        <w:numPr>
          <w:ilvl w:val="0"/>
          <w:numId w:val="16"/>
        </w:numPr>
        <w:rPr>
          <w:lang w:val="en-US"/>
        </w:rPr>
      </w:pPr>
      <w:r w:rsidRPr="00580401">
        <w:rPr>
          <w:lang w:val="en-US"/>
        </w:rPr>
        <w:lastRenderedPageBreak/>
        <w:t>Downstream market players tend to be the main contributors initiating new battery developments: new technology, new product, new capacity and sometime even line upgrade. Once the need is known by an OEM, through market studies or direct market request, a feasibility study is launched. Eventually, a decision is made in order to start R&amp;D&amp;I phase.</w:t>
      </w:r>
    </w:p>
    <w:p w14:paraId="1925663F" w14:textId="77777777" w:rsidR="00C7414B" w:rsidRPr="00580401" w:rsidRDefault="00C7414B" w:rsidP="0058647D">
      <w:pPr>
        <w:pStyle w:val="ITStandard"/>
        <w:numPr>
          <w:ilvl w:val="0"/>
          <w:numId w:val="16"/>
        </w:numPr>
        <w:rPr>
          <w:lang w:val="en-US"/>
        </w:rPr>
      </w:pPr>
      <w:r w:rsidRPr="00580401">
        <w:rPr>
          <w:lang w:val="en-US"/>
        </w:rPr>
        <w:t xml:space="preserve">During the R&amp;D&amp;I phase, technologies are not reliable enough. Downstream market is usually not interested to test new anode material technologies at this stage. When entering FID phase, technologies have demonstrated their intrinsic value: functionality and reliability and a minimum level of repeatability, then, some prototypes of innovative anode material for graphite can be translated to downstream markets. </w:t>
      </w:r>
    </w:p>
    <w:p w14:paraId="19256640" w14:textId="77777777" w:rsidR="00C7414B" w:rsidRPr="00580401" w:rsidRDefault="00C7414B" w:rsidP="0058647D">
      <w:pPr>
        <w:pStyle w:val="ITStandard"/>
        <w:numPr>
          <w:ilvl w:val="0"/>
          <w:numId w:val="16"/>
        </w:numPr>
        <w:rPr>
          <w:lang w:val="en-US"/>
        </w:rPr>
      </w:pPr>
      <w:r w:rsidRPr="00580401">
        <w:rPr>
          <w:lang w:val="en-US"/>
        </w:rPr>
        <w:t>Sampling of raw materials, while sharing the risks between the potential end user and the technology provider, can start and continuously involve R&amp;D&amp;I phase in downstream markets: conception, testing in independent labs, additional specification request to graphite manufacturer, data gathering and processing, several generations of prototyping and sampling, reliability at application level… are some examples of typical R&amp;D&amp;I activities of downstream market partners.</w:t>
      </w:r>
    </w:p>
    <w:p w14:paraId="19256641" w14:textId="77777777" w:rsidR="00C7414B" w:rsidRPr="00580401" w:rsidRDefault="00C7414B" w:rsidP="00EC498C">
      <w:pPr>
        <w:pStyle w:val="ITStandard"/>
        <w:rPr>
          <w:lang w:val="en-US"/>
        </w:rPr>
      </w:pPr>
      <w:r w:rsidRPr="00580401">
        <w:rPr>
          <w:lang w:val="en-US"/>
        </w:rPr>
        <w:t>The FID activity from the graphite manufacturer and the R&amp;D&amp;I from the downstream markets progress in the same time. This is a decisive phase to assess the technologies and make the downstream markets ready to use them. A successful final stage is when downstream markets initiate their own FID with the graphite manufacturer’s new technologies.</w:t>
      </w:r>
    </w:p>
    <w:p w14:paraId="19256642" w14:textId="77777777" w:rsidR="00C7414B" w:rsidRPr="00580401" w:rsidRDefault="00C7414B" w:rsidP="00EC498C">
      <w:pPr>
        <w:pStyle w:val="ITStandard"/>
        <w:rPr>
          <w:lang w:val="en-US"/>
        </w:rPr>
      </w:pPr>
      <w:r w:rsidRPr="00580401">
        <w:rPr>
          <w:lang w:val="en-US"/>
        </w:rPr>
        <w:t>IPCEI on Batteries will provide access to next generation batteries, as well as to new technologies issued from FID phase to partners, large companies, SMEs and RTOs. This will be very helpful for SMEs and PROs that want to develop new knowledge and applications considering the entire lifecycle of this high-performance batteries. These partners will benefit of an early access to the latest technologies available and will be able to shorten their development time.</w:t>
      </w:r>
    </w:p>
    <w:p w14:paraId="19256643" w14:textId="77777777" w:rsidR="00C7414B" w:rsidRPr="00580401" w:rsidRDefault="00C7414B" w:rsidP="00EC498C">
      <w:pPr>
        <w:pStyle w:val="ITStandard"/>
        <w:rPr>
          <w:lang w:val="en-US"/>
        </w:rPr>
      </w:pPr>
      <w:r w:rsidRPr="00580401">
        <w:rPr>
          <w:lang w:val="en-US"/>
        </w:rPr>
        <w:t>The FID phase will also generate spill-over effects to other industrial partners such as equipment manufacturers present all over Europe. Indeed, in order to support the FID phase, some technological progress will be needed from these industries. Therefore, they will benefit from their own “Feedback R&amp;D” improving their own equipment, materials and processes. This spill-over will be reinforced since the scope of IPCEI on Batteries is very large.</w:t>
      </w:r>
    </w:p>
    <w:p w14:paraId="19256644" w14:textId="77777777" w:rsidR="00C7414B" w:rsidRPr="00580401" w:rsidRDefault="00C7414B">
      <w:pPr>
        <w:pStyle w:val="ITStandard"/>
        <w:rPr>
          <w:lang w:val="en-US"/>
        </w:rPr>
      </w:pPr>
      <w:r w:rsidRPr="00580401">
        <w:rPr>
          <w:lang w:val="en-US"/>
        </w:rPr>
        <w:t xml:space="preserve">Thus, the benefits of the FID phase are clearly not limited to the company itself but will also spill-over to the project partners and expand to many EU high-tech industries, businesses and research </w:t>
      </w:r>
      <w:proofErr w:type="spellStart"/>
      <w:r w:rsidRPr="00580401">
        <w:rPr>
          <w:lang w:val="en-US"/>
        </w:rPr>
        <w:t>organisations</w:t>
      </w:r>
      <w:proofErr w:type="spellEnd"/>
      <w:r w:rsidRPr="00580401">
        <w:rPr>
          <w:lang w:val="en-US"/>
        </w:rPr>
        <w:t>. IPCEI on Batteries will create positive spill-over effects on multiple levels of the value chain.</w:t>
      </w:r>
    </w:p>
    <w:p w14:paraId="19256645" w14:textId="77777777" w:rsidR="0002399B" w:rsidRPr="00580401" w:rsidRDefault="0002399B" w:rsidP="0002399B">
      <w:pPr>
        <w:pStyle w:val="ITStandard"/>
        <w:rPr>
          <w:b/>
          <w:lang w:val="en-US"/>
        </w:rPr>
      </w:pPr>
      <w:r w:rsidRPr="00580401">
        <w:rPr>
          <w:b/>
          <w:lang w:val="en-US"/>
        </w:rPr>
        <w:t>Open Fab</w:t>
      </w:r>
    </w:p>
    <w:p w14:paraId="19256646" w14:textId="4032A11C" w:rsidR="00C7414B" w:rsidRDefault="002D1F71" w:rsidP="00FC775C">
      <w:pPr>
        <w:jc w:val="both"/>
        <w:rPr>
          <w:sz w:val="22"/>
          <w:lang w:val="en-US"/>
        </w:rPr>
      </w:pPr>
      <w:r w:rsidRPr="00580401">
        <w:rPr>
          <w:sz w:val="22"/>
          <w:lang w:val="en-US"/>
        </w:rPr>
        <w:t xml:space="preserve">Carbone </w:t>
      </w:r>
      <w:proofErr w:type="spellStart"/>
      <w:r w:rsidRPr="00580401">
        <w:rPr>
          <w:sz w:val="22"/>
          <w:lang w:val="en-US"/>
        </w:rPr>
        <w:t>Savoie</w:t>
      </w:r>
      <w:proofErr w:type="spellEnd"/>
      <w:r w:rsidRPr="00580401">
        <w:rPr>
          <w:sz w:val="22"/>
          <w:lang w:val="en-US"/>
        </w:rPr>
        <w:t xml:space="preserve"> commits</w:t>
      </w:r>
      <w:r w:rsidR="00C7414B" w:rsidRPr="00580401">
        <w:rPr>
          <w:sz w:val="22"/>
          <w:lang w:val="en-US"/>
        </w:rPr>
        <w:t xml:space="preserve"> to share its </w:t>
      </w:r>
      <w:r w:rsidR="00671C53" w:rsidRPr="00580401">
        <w:rPr>
          <w:sz w:val="22"/>
          <w:lang w:val="en-US"/>
        </w:rPr>
        <w:t xml:space="preserve">specific lab equipment (replicating extrusion, baking, graphitization…) </w:t>
      </w:r>
      <w:r w:rsidR="00C7414B" w:rsidRPr="00580401">
        <w:rPr>
          <w:sz w:val="22"/>
          <w:lang w:val="en-US"/>
        </w:rPr>
        <w:t xml:space="preserve">for RDI purposes with European PROs and SMEs beyond its usual partners and beyond IPCEI beneficiaries. </w:t>
      </w:r>
      <w:r w:rsidR="00FC775C" w:rsidRPr="00580401">
        <w:rPr>
          <w:sz w:val="22"/>
          <w:lang w:val="en-US"/>
        </w:rPr>
        <w:t xml:space="preserve">The idea is to foster cross-fertilization to other scientific or technological fields. </w:t>
      </w:r>
      <w:r w:rsidR="00C7414B" w:rsidRPr="00580401">
        <w:rPr>
          <w:sz w:val="22"/>
          <w:lang w:val="en-US"/>
        </w:rPr>
        <w:t xml:space="preserve">It commits to give access to European PROs and SMEs to the R&amp;D </w:t>
      </w:r>
      <w:r w:rsidR="00C7414B" w:rsidRPr="00580401">
        <w:rPr>
          <w:sz w:val="22"/>
          <w:lang w:val="en-US"/>
        </w:rPr>
        <w:lastRenderedPageBreak/>
        <w:t xml:space="preserve">toolset and scientific knowledge acquired by the company during the IPCEI. The company commits to process for them on its </w:t>
      </w:r>
      <w:r w:rsidR="00AD0BB3" w:rsidRPr="00580401">
        <w:rPr>
          <w:sz w:val="22"/>
          <w:lang w:val="en-US"/>
        </w:rPr>
        <w:t xml:space="preserve">lab equipment </w:t>
      </w:r>
      <w:r w:rsidR="00C7414B" w:rsidRPr="00580401">
        <w:rPr>
          <w:sz w:val="22"/>
          <w:lang w:val="en-US"/>
        </w:rPr>
        <w:t xml:space="preserve">disruptive prototypes upon their request at fair and reasonable pricing and in accordance with the trade secret and provided that their materials are compliant with the company’s technical and environmental specifications. The timing will depend on the developments required and should typically be in the range of 10 % of the installed </w:t>
      </w:r>
      <w:r w:rsidR="00AD0BB3" w:rsidRPr="00580401">
        <w:rPr>
          <w:sz w:val="22"/>
          <w:lang w:val="en-US"/>
        </w:rPr>
        <w:t xml:space="preserve">lab equipment </w:t>
      </w:r>
      <w:r w:rsidR="00C7414B" w:rsidRPr="00580401">
        <w:rPr>
          <w:sz w:val="22"/>
          <w:lang w:val="en-US"/>
        </w:rPr>
        <w:t xml:space="preserve">capacity. So far, the company has never opened its </w:t>
      </w:r>
      <w:r w:rsidR="00AD0BB3" w:rsidRPr="00580401">
        <w:rPr>
          <w:sz w:val="22"/>
          <w:lang w:val="en-US"/>
        </w:rPr>
        <w:t xml:space="preserve">lab equipment </w:t>
      </w:r>
      <w:r w:rsidR="00C7414B" w:rsidRPr="00580401">
        <w:rPr>
          <w:sz w:val="22"/>
          <w:lang w:val="en-US"/>
        </w:rPr>
        <w:t xml:space="preserve">to other parties. With </w:t>
      </w:r>
      <w:r w:rsidRPr="00580401">
        <w:rPr>
          <w:sz w:val="22"/>
          <w:lang w:val="en-US"/>
        </w:rPr>
        <w:t xml:space="preserve">the </w:t>
      </w:r>
      <w:r w:rsidR="00C7414B" w:rsidRPr="00580401">
        <w:rPr>
          <w:sz w:val="22"/>
          <w:lang w:val="en-US"/>
        </w:rPr>
        <w:t>IPCEI</w:t>
      </w:r>
      <w:r w:rsidRPr="00580401">
        <w:rPr>
          <w:sz w:val="22"/>
          <w:lang w:val="en-US"/>
        </w:rPr>
        <w:t xml:space="preserve"> on Batteries</w:t>
      </w:r>
      <w:r w:rsidR="00C7414B" w:rsidRPr="00580401">
        <w:rPr>
          <w:sz w:val="22"/>
          <w:lang w:val="en-US"/>
        </w:rPr>
        <w:t>, it will be a first.</w:t>
      </w:r>
    </w:p>
    <w:p w14:paraId="397C11B0" w14:textId="77777777" w:rsidR="00B5378D" w:rsidRPr="00580401" w:rsidRDefault="00B5378D" w:rsidP="00FC775C">
      <w:pPr>
        <w:jc w:val="both"/>
        <w:rPr>
          <w:sz w:val="22"/>
          <w:lang w:val="en-US"/>
        </w:rPr>
      </w:pPr>
    </w:p>
    <w:p w14:paraId="19256647" w14:textId="77777777" w:rsidR="00C7414B" w:rsidRPr="00580401" w:rsidRDefault="00C7414B" w:rsidP="00FC775C">
      <w:pPr>
        <w:pStyle w:val="ITStandard"/>
        <w:rPr>
          <w:lang w:val="en-US"/>
        </w:rPr>
      </w:pPr>
      <w:r w:rsidRPr="00580401">
        <w:rPr>
          <w:lang w:val="en-US"/>
        </w:rPr>
        <w:t xml:space="preserve">In order to inform the European scientific community about this new opportunity, the company commits to communicate through press releases and media tools during the inauguration of the new equipment and during workshops, as well as to actively approach at least </w:t>
      </w:r>
      <w:r w:rsidR="00314751" w:rsidRPr="00580401">
        <w:rPr>
          <w:lang w:val="en-US"/>
        </w:rPr>
        <w:t>one</w:t>
      </w:r>
      <w:r w:rsidRPr="00580401">
        <w:rPr>
          <w:lang w:val="en-US"/>
        </w:rPr>
        <w:t xml:space="preserve"> Eu</w:t>
      </w:r>
      <w:r w:rsidR="00314751" w:rsidRPr="00580401">
        <w:rPr>
          <w:lang w:val="en-US"/>
        </w:rPr>
        <w:t>ropean SMEs and PROs from non-IPCEI Member States each year</w:t>
      </w:r>
      <w:r w:rsidRPr="00580401">
        <w:rPr>
          <w:lang w:val="en-US"/>
        </w:rPr>
        <w:t xml:space="preserve"> to check whether they could be interested.</w:t>
      </w:r>
    </w:p>
    <w:p w14:paraId="19256648" w14:textId="77777777" w:rsidR="00A7498B" w:rsidRPr="00580401" w:rsidRDefault="00A7498B" w:rsidP="00EC498C">
      <w:pPr>
        <w:pStyle w:val="ITStandard"/>
        <w:rPr>
          <w:lang w:val="en-US"/>
        </w:rPr>
      </w:pPr>
    </w:p>
    <w:p w14:paraId="19256649" w14:textId="77777777" w:rsidR="00183AE8" w:rsidRPr="00580401" w:rsidRDefault="00183AE8" w:rsidP="0058647D">
      <w:pPr>
        <w:pStyle w:val="N1"/>
        <w:numPr>
          <w:ilvl w:val="0"/>
          <w:numId w:val="5"/>
        </w:numPr>
        <w:rPr>
          <w:lang w:val="en-US"/>
        </w:rPr>
      </w:pPr>
      <w:bookmarkStart w:id="138" w:name="_Toc24645989"/>
      <w:r w:rsidRPr="00580401">
        <w:rPr>
          <w:lang w:val="en-US"/>
        </w:rPr>
        <w:lastRenderedPageBreak/>
        <w:t>Other positive effect on the market</w:t>
      </w:r>
      <w:bookmarkEnd w:id="138"/>
      <w:r w:rsidRPr="00580401">
        <w:rPr>
          <w:lang w:val="en-US"/>
        </w:rPr>
        <w:t xml:space="preserve"> </w:t>
      </w:r>
    </w:p>
    <w:p w14:paraId="1925664A" w14:textId="77777777" w:rsidR="00183AE8" w:rsidRPr="00580401" w:rsidRDefault="00183AE8" w:rsidP="009944BE">
      <w:pPr>
        <w:pStyle w:val="N2"/>
        <w:rPr>
          <w:lang w:val="en-US"/>
        </w:rPr>
      </w:pPr>
      <w:bookmarkStart w:id="139" w:name="_Toc24645990"/>
      <w:r w:rsidRPr="00580401">
        <w:rPr>
          <w:lang w:val="en-US"/>
        </w:rPr>
        <w:t>Impact of the Project on Employment and New Investments in Europe</w:t>
      </w:r>
      <w:bookmarkEnd w:id="139"/>
    </w:p>
    <w:p w14:paraId="1925664B" w14:textId="77777777" w:rsidR="00992872" w:rsidRPr="00580401" w:rsidRDefault="00992872" w:rsidP="00992872">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is forecasting the net creation of </w:t>
      </w:r>
      <w:r w:rsidRPr="00580401">
        <w:rPr>
          <w:b/>
          <w:lang w:val="en-US"/>
        </w:rPr>
        <w:t>50 direct jobs</w:t>
      </w:r>
      <w:r w:rsidRPr="00580401">
        <w:rPr>
          <w:lang w:val="en-US"/>
        </w:rPr>
        <w:t xml:space="preserve"> over the 7-year period of 2019-2026, according to the table below. This includes only the production steps between raw material and graphitized block, ready for milling. </w:t>
      </w:r>
    </w:p>
    <w:p w14:paraId="1925664C" w14:textId="7A3A67FE" w:rsidR="00992872" w:rsidRPr="00580401" w:rsidRDefault="00F36A98" w:rsidP="00992872">
      <w:pPr>
        <w:pStyle w:val="ITStandard"/>
        <w:rPr>
          <w:lang w:val="en-US"/>
        </w:rPr>
      </w:pPr>
      <w:r w:rsidRPr="00580401">
        <w:rPr>
          <w:noProof/>
          <w:lang w:val="fr-FR" w:eastAsia="fr-FR"/>
        </w:rPr>
        <w:drawing>
          <wp:anchor distT="0" distB="0" distL="114300" distR="114300" simplePos="0" relativeHeight="251644928" behindDoc="0" locked="0" layoutInCell="1" allowOverlap="1" wp14:anchorId="1925678C" wp14:editId="1925678D">
            <wp:simplePos x="0" y="0"/>
            <wp:positionH relativeFrom="column">
              <wp:posOffset>-37465</wp:posOffset>
            </wp:positionH>
            <wp:positionV relativeFrom="paragraph">
              <wp:posOffset>909320</wp:posOffset>
            </wp:positionV>
            <wp:extent cx="5761990" cy="63754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872" w:rsidRPr="00580401">
        <w:rPr>
          <w:lang w:val="en-US"/>
        </w:rPr>
        <w:t xml:space="preserve">An </w:t>
      </w:r>
      <w:r w:rsidR="00992872" w:rsidRPr="00580401">
        <w:rPr>
          <w:b/>
          <w:lang w:val="en-US"/>
        </w:rPr>
        <w:t>additional 50 direct jobs</w:t>
      </w:r>
      <w:r w:rsidR="00992872" w:rsidRPr="00580401">
        <w:rPr>
          <w:lang w:val="en-US"/>
        </w:rPr>
        <w:t xml:space="preserve"> will be necessary for the milling, and </w:t>
      </w:r>
      <w:r w:rsidR="00AE2F84" w:rsidRPr="00580401">
        <w:rPr>
          <w:lang w:val="en-US"/>
        </w:rPr>
        <w:t xml:space="preserve">possibly </w:t>
      </w:r>
      <w:r w:rsidR="008F2BAD" w:rsidRPr="00580401">
        <w:rPr>
          <w:rFonts w:cs="Arial"/>
          <w:szCs w:val="22"/>
          <w:lang w:val="en-US"/>
        </w:rPr>
        <w:t xml:space="preserve">spheroidization </w:t>
      </w:r>
      <w:r w:rsidR="00992872" w:rsidRPr="00580401">
        <w:rPr>
          <w:lang w:val="en-US"/>
        </w:rPr>
        <w:t>and coating steps. However</w:t>
      </w:r>
      <w:r w:rsidR="00B5378D">
        <w:rPr>
          <w:lang w:val="en-US"/>
        </w:rPr>
        <w:t>,</w:t>
      </w:r>
      <w:r w:rsidR="00992872" w:rsidRPr="00580401">
        <w:rPr>
          <w:lang w:val="en-US"/>
        </w:rPr>
        <w:t xml:space="preserve"> </w:t>
      </w:r>
      <w:r w:rsidR="00B5378D" w:rsidRPr="00580401">
        <w:rPr>
          <w:lang w:val="en-US"/>
        </w:rPr>
        <w:t>th</w:t>
      </w:r>
      <w:r w:rsidR="00B5378D">
        <w:rPr>
          <w:lang w:val="en-US"/>
        </w:rPr>
        <w:t>e</w:t>
      </w:r>
      <w:r w:rsidR="00B5378D" w:rsidRPr="00580401">
        <w:rPr>
          <w:lang w:val="en-US"/>
        </w:rPr>
        <w:t>s</w:t>
      </w:r>
      <w:r w:rsidR="00424DE4">
        <w:rPr>
          <w:lang w:val="en-US"/>
        </w:rPr>
        <w:t>e</w:t>
      </w:r>
      <w:r w:rsidR="00B5378D" w:rsidRPr="00580401">
        <w:rPr>
          <w:lang w:val="en-US"/>
        </w:rPr>
        <w:t xml:space="preserve"> </w:t>
      </w:r>
      <w:r w:rsidR="008F2BAD" w:rsidRPr="00580401">
        <w:rPr>
          <w:lang w:val="en-US"/>
        </w:rPr>
        <w:t xml:space="preserve">steps will not </w:t>
      </w:r>
      <w:r w:rsidR="00992872" w:rsidRPr="00580401">
        <w:rPr>
          <w:lang w:val="en-US"/>
        </w:rPr>
        <w:t>necessarily</w:t>
      </w:r>
      <w:r w:rsidR="00AE2F84" w:rsidRPr="00580401">
        <w:rPr>
          <w:lang w:val="en-US"/>
        </w:rPr>
        <w:t xml:space="preserve"> be</w:t>
      </w:r>
      <w:r w:rsidR="00992872" w:rsidRPr="00580401">
        <w:rPr>
          <w:lang w:val="en-US"/>
        </w:rPr>
        <w:t xml:space="preserve"> made by Carbone </w:t>
      </w:r>
      <w:proofErr w:type="spellStart"/>
      <w:r w:rsidR="00992872" w:rsidRPr="00580401">
        <w:rPr>
          <w:lang w:val="en-US"/>
        </w:rPr>
        <w:t>Savoie</w:t>
      </w:r>
      <w:proofErr w:type="spellEnd"/>
      <w:r w:rsidR="00992872" w:rsidRPr="00580401">
        <w:rPr>
          <w:lang w:val="en-US"/>
        </w:rPr>
        <w:t xml:space="preserve"> itself, b</w:t>
      </w:r>
      <w:r w:rsidR="008F2BAD" w:rsidRPr="00580401">
        <w:rPr>
          <w:lang w:val="en-US"/>
        </w:rPr>
        <w:t xml:space="preserve">ut most probably by one of </w:t>
      </w:r>
      <w:r w:rsidR="00B5378D">
        <w:rPr>
          <w:lang w:val="en-US"/>
        </w:rPr>
        <w:t>its</w:t>
      </w:r>
      <w:r w:rsidR="00B5378D" w:rsidRPr="00580401">
        <w:rPr>
          <w:lang w:val="en-US"/>
        </w:rPr>
        <w:t xml:space="preserve"> </w:t>
      </w:r>
      <w:r w:rsidR="00992872" w:rsidRPr="00580401">
        <w:rPr>
          <w:lang w:val="en-US"/>
        </w:rPr>
        <w:t xml:space="preserve">downstream </w:t>
      </w:r>
      <w:r w:rsidR="008F2BAD" w:rsidRPr="00580401">
        <w:rPr>
          <w:lang w:val="en-US"/>
        </w:rPr>
        <w:t xml:space="preserve">indirect </w:t>
      </w:r>
      <w:r w:rsidR="00992872" w:rsidRPr="00580401">
        <w:rPr>
          <w:lang w:val="en-US"/>
        </w:rPr>
        <w:t>partners already identified in this IPCEI file</w:t>
      </w:r>
      <w:r w:rsidR="008F2BAD" w:rsidRPr="00580401">
        <w:rPr>
          <w:lang w:val="en-US"/>
        </w:rPr>
        <w:t xml:space="preserve"> (CS additive (D) and AMG Graphite (D))</w:t>
      </w:r>
    </w:p>
    <w:p w14:paraId="1925664D" w14:textId="77777777" w:rsidR="001019A6" w:rsidRPr="00580401" w:rsidRDefault="001019A6" w:rsidP="00183AE8">
      <w:pPr>
        <w:pStyle w:val="ITAbsatzohneNr"/>
        <w:spacing w:after="120"/>
        <w:jc w:val="both"/>
        <w:rPr>
          <w:lang w:val="en-US"/>
        </w:rPr>
      </w:pPr>
    </w:p>
    <w:p w14:paraId="1925664F" w14:textId="57FF0E79" w:rsidR="00562C8C" w:rsidRPr="00580401" w:rsidRDefault="006416BB" w:rsidP="0059163B">
      <w:pPr>
        <w:pStyle w:val="ITStandard"/>
        <w:jc w:val="center"/>
        <w:rPr>
          <w:i/>
          <w:lang w:val="en-US"/>
        </w:rPr>
      </w:pPr>
      <w:r w:rsidRPr="00580401">
        <w:rPr>
          <w:b/>
          <w:i/>
          <w:szCs w:val="22"/>
          <w:lang w:val="en-US"/>
        </w:rPr>
        <w:t xml:space="preserve">Table </w:t>
      </w:r>
      <w:r w:rsidRPr="00580401">
        <w:rPr>
          <w:b/>
          <w:i/>
          <w:szCs w:val="22"/>
          <w:lang w:val="en-US"/>
        </w:rPr>
        <w:fldChar w:fldCharType="begin"/>
      </w:r>
      <w:r w:rsidRPr="00580401">
        <w:rPr>
          <w:b/>
          <w:i/>
          <w:szCs w:val="22"/>
          <w:lang w:val="en-US"/>
        </w:rPr>
        <w:instrText xml:space="preserve"> SEQ Table \* ARABIC </w:instrText>
      </w:r>
      <w:r w:rsidRPr="00580401">
        <w:rPr>
          <w:b/>
          <w:i/>
          <w:szCs w:val="22"/>
          <w:lang w:val="en-US"/>
        </w:rPr>
        <w:fldChar w:fldCharType="separate"/>
      </w:r>
      <w:r w:rsidR="001B1A33">
        <w:rPr>
          <w:b/>
          <w:i/>
          <w:noProof/>
          <w:szCs w:val="22"/>
          <w:lang w:val="en-US"/>
        </w:rPr>
        <w:t>16</w:t>
      </w:r>
      <w:r w:rsidRPr="00580401">
        <w:rPr>
          <w:b/>
          <w:i/>
          <w:szCs w:val="22"/>
          <w:lang w:val="en-US"/>
        </w:rPr>
        <w:fldChar w:fldCharType="end"/>
      </w:r>
      <w:r w:rsidRPr="00580401">
        <w:rPr>
          <w:b/>
          <w:i/>
          <w:szCs w:val="22"/>
          <w:lang w:val="en-US"/>
        </w:rPr>
        <w:t>:</w:t>
      </w:r>
      <w:r w:rsidR="0059163B" w:rsidRPr="00580401">
        <w:rPr>
          <w:b/>
          <w:i/>
          <w:szCs w:val="22"/>
          <w:lang w:val="en-US"/>
        </w:rPr>
        <w:t xml:space="preserve"> Jobs net creation forecast</w:t>
      </w:r>
      <w:r w:rsidR="008F2BAD" w:rsidRPr="00580401">
        <w:rPr>
          <w:b/>
          <w:i/>
          <w:szCs w:val="22"/>
          <w:lang w:val="en-US"/>
        </w:rPr>
        <w:t xml:space="preserve"> at Carbone </w:t>
      </w:r>
      <w:proofErr w:type="spellStart"/>
      <w:r w:rsidR="008F2BAD" w:rsidRPr="00580401">
        <w:rPr>
          <w:b/>
          <w:i/>
          <w:szCs w:val="22"/>
          <w:lang w:val="en-US"/>
        </w:rPr>
        <w:t>Savoie</w:t>
      </w:r>
      <w:proofErr w:type="spellEnd"/>
    </w:p>
    <w:p w14:paraId="19256650" w14:textId="77777777" w:rsidR="006F7E83" w:rsidRPr="00580401" w:rsidRDefault="001019A6" w:rsidP="00EC498C">
      <w:pPr>
        <w:pStyle w:val="ITStandard"/>
        <w:rPr>
          <w:lang w:val="en-US"/>
        </w:rPr>
      </w:pPr>
      <w:r w:rsidRPr="00580401">
        <w:rPr>
          <w:lang w:val="en-US"/>
        </w:rPr>
        <w:t xml:space="preserve">Most of these jobs are operational </w:t>
      </w:r>
      <w:r w:rsidR="00992872" w:rsidRPr="00580401">
        <w:rPr>
          <w:lang w:val="en-US"/>
        </w:rPr>
        <w:t xml:space="preserve">jobs </w:t>
      </w:r>
      <w:r w:rsidRPr="00580401">
        <w:rPr>
          <w:lang w:val="en-US"/>
        </w:rPr>
        <w:t xml:space="preserve">and should be created in </w:t>
      </w:r>
      <w:proofErr w:type="spellStart"/>
      <w:r w:rsidRPr="00580401">
        <w:rPr>
          <w:lang w:val="en-US"/>
        </w:rPr>
        <w:t>Savoie</w:t>
      </w:r>
      <w:proofErr w:type="spellEnd"/>
      <w:r w:rsidRPr="00580401">
        <w:rPr>
          <w:lang w:val="en-US"/>
        </w:rPr>
        <w:t xml:space="preserve"> (between Albertville and </w:t>
      </w:r>
      <w:proofErr w:type="spellStart"/>
      <w:r w:rsidRPr="00580401">
        <w:rPr>
          <w:lang w:val="en-US"/>
        </w:rPr>
        <w:t>Moutiers</w:t>
      </w:r>
      <w:proofErr w:type="spellEnd"/>
      <w:r w:rsidRPr="00580401">
        <w:rPr>
          <w:lang w:val="en-US"/>
        </w:rPr>
        <w:t xml:space="preserve">), in a rural environment with limited </w:t>
      </w:r>
      <w:r w:rsidR="00416334" w:rsidRPr="00580401">
        <w:rPr>
          <w:lang w:val="en-US"/>
        </w:rPr>
        <w:t>activity</w:t>
      </w:r>
      <w:r w:rsidRPr="00580401">
        <w:rPr>
          <w:lang w:val="en-US"/>
        </w:rPr>
        <w:t xml:space="preserve"> of process industry. Therefore, the development of this activity will require specific training of local manpower</w:t>
      </w:r>
      <w:r w:rsidR="003E66F3" w:rsidRPr="00580401">
        <w:rPr>
          <w:lang w:val="en-US"/>
        </w:rPr>
        <w:t xml:space="preserve">. In that perspective, Carbone </w:t>
      </w:r>
      <w:proofErr w:type="spellStart"/>
      <w:r w:rsidR="003E66F3" w:rsidRPr="00580401">
        <w:rPr>
          <w:lang w:val="en-US"/>
        </w:rPr>
        <w:t>Savoie</w:t>
      </w:r>
      <w:proofErr w:type="spellEnd"/>
      <w:r w:rsidR="003E66F3" w:rsidRPr="00580401">
        <w:rPr>
          <w:lang w:val="en-US"/>
        </w:rPr>
        <w:t xml:space="preserve"> has already a long tradition of training of its workforce, based on an internal </w:t>
      </w:r>
      <w:r w:rsidR="00416334" w:rsidRPr="00580401">
        <w:rPr>
          <w:lang w:val="en-US"/>
        </w:rPr>
        <w:t>school adapted to its specificity (‘</w:t>
      </w:r>
      <w:proofErr w:type="spellStart"/>
      <w:r w:rsidR="00416334" w:rsidRPr="00580401">
        <w:rPr>
          <w:lang w:val="en-US"/>
        </w:rPr>
        <w:t>contrat</w:t>
      </w:r>
      <w:proofErr w:type="spellEnd"/>
      <w:r w:rsidR="00416334" w:rsidRPr="00580401">
        <w:rPr>
          <w:lang w:val="en-US"/>
        </w:rPr>
        <w:t xml:space="preserve"> de </w:t>
      </w:r>
      <w:proofErr w:type="spellStart"/>
      <w:r w:rsidR="00416334" w:rsidRPr="00580401">
        <w:rPr>
          <w:lang w:val="en-US"/>
        </w:rPr>
        <w:t>professionnalisation</w:t>
      </w:r>
      <w:proofErr w:type="spellEnd"/>
      <w:r w:rsidR="00416334" w:rsidRPr="00580401">
        <w:rPr>
          <w:lang w:val="en-US"/>
        </w:rPr>
        <w:t xml:space="preserve">’), suiting well </w:t>
      </w:r>
      <w:r w:rsidR="00C92884" w:rsidRPr="00580401">
        <w:rPr>
          <w:lang w:val="en-US"/>
        </w:rPr>
        <w:t xml:space="preserve">the company’s </w:t>
      </w:r>
      <w:r w:rsidR="00416334" w:rsidRPr="00580401">
        <w:rPr>
          <w:lang w:val="en-US"/>
        </w:rPr>
        <w:t>replacement rate (10 to 15</w:t>
      </w:r>
      <w:r w:rsidR="00214CE6" w:rsidRPr="00580401">
        <w:rPr>
          <w:lang w:val="en-US"/>
        </w:rPr>
        <w:t xml:space="preserve"> trainee</w:t>
      </w:r>
      <w:r w:rsidR="00416334" w:rsidRPr="00580401">
        <w:rPr>
          <w:lang w:val="en-US"/>
        </w:rPr>
        <w:t>/year). Given the</w:t>
      </w:r>
      <w:r w:rsidR="00214CE6" w:rsidRPr="00580401">
        <w:rPr>
          <w:lang w:val="en-US"/>
        </w:rPr>
        <w:t xml:space="preserve"> additional number of trainee</w:t>
      </w:r>
      <w:r w:rsidR="00C92884" w:rsidRPr="00580401">
        <w:rPr>
          <w:lang w:val="en-US"/>
        </w:rPr>
        <w:t>s</w:t>
      </w:r>
      <w:r w:rsidR="00214CE6" w:rsidRPr="00580401">
        <w:rPr>
          <w:lang w:val="en-US"/>
        </w:rPr>
        <w:t xml:space="preserve"> per year required by this specific project</w:t>
      </w:r>
      <w:r w:rsidR="00416334" w:rsidRPr="00580401">
        <w:rPr>
          <w:lang w:val="en-US"/>
        </w:rPr>
        <w:t>, it could be necessar</w:t>
      </w:r>
      <w:r w:rsidR="00214CE6" w:rsidRPr="00580401">
        <w:rPr>
          <w:lang w:val="en-US"/>
        </w:rPr>
        <w:t xml:space="preserve">y </w:t>
      </w:r>
      <w:r w:rsidR="00416334" w:rsidRPr="00580401">
        <w:rPr>
          <w:lang w:val="en-US"/>
        </w:rPr>
        <w:t>to develop a local national training dedicated to process industry</w:t>
      </w:r>
      <w:r w:rsidR="00214CE6" w:rsidRPr="00580401">
        <w:rPr>
          <w:lang w:val="en-US"/>
        </w:rPr>
        <w:t>.</w:t>
      </w:r>
    </w:p>
    <w:p w14:paraId="19256651" w14:textId="77777777" w:rsidR="00416334" w:rsidRPr="00580401" w:rsidRDefault="00416334" w:rsidP="00EC498C">
      <w:pPr>
        <w:pStyle w:val="ITStandard"/>
        <w:rPr>
          <w:lang w:val="en-US"/>
        </w:rPr>
      </w:pPr>
      <w:r w:rsidRPr="00580401">
        <w:rPr>
          <w:lang w:val="en-US"/>
        </w:rPr>
        <w:t>Regarding indirect impact of the project, the major investment plan (</w:t>
      </w:r>
      <w:r w:rsidR="00356078" w:rsidRPr="00580401">
        <w:rPr>
          <w:lang w:val="en-US"/>
        </w:rPr>
        <w:t>32</w:t>
      </w:r>
      <w:r w:rsidR="00C92884" w:rsidRPr="00580401">
        <w:rPr>
          <w:lang w:val="en-US"/>
        </w:rPr>
        <w:t> </w:t>
      </w:r>
      <w:r w:rsidRPr="00580401">
        <w:rPr>
          <w:lang w:val="en-US"/>
        </w:rPr>
        <w:t xml:space="preserve">M€ over the period 2019-2026, mainly on industrial assets), should have large impact on local and European companies specialized in this kind of </w:t>
      </w:r>
      <w:r w:rsidR="009C29C7" w:rsidRPr="00580401">
        <w:rPr>
          <w:lang w:val="en-US"/>
        </w:rPr>
        <w:t>facility</w:t>
      </w:r>
      <w:r w:rsidRPr="00580401">
        <w:rPr>
          <w:lang w:val="en-US"/>
        </w:rPr>
        <w:t>. A</w:t>
      </w:r>
      <w:r w:rsidR="009C29C7" w:rsidRPr="00580401">
        <w:rPr>
          <w:lang w:val="en-US"/>
        </w:rPr>
        <w:t xml:space="preserve"> rough</w:t>
      </w:r>
      <w:r w:rsidRPr="00580401">
        <w:rPr>
          <w:lang w:val="en-US"/>
        </w:rPr>
        <w:t xml:space="preserve"> estimation </w:t>
      </w:r>
      <w:r w:rsidR="009C29C7" w:rsidRPr="00580401">
        <w:rPr>
          <w:lang w:val="en-US"/>
        </w:rPr>
        <w:t>gives</w:t>
      </w:r>
      <w:r w:rsidRPr="00580401">
        <w:rPr>
          <w:lang w:val="en-US"/>
        </w:rPr>
        <w:t xml:space="preserve"> </w:t>
      </w:r>
      <w:r w:rsidR="009C29C7" w:rsidRPr="00580401">
        <w:rPr>
          <w:lang w:val="en-US"/>
        </w:rPr>
        <w:t>200 men</w:t>
      </w:r>
      <w:r w:rsidR="00C92884" w:rsidRPr="00580401">
        <w:rPr>
          <w:lang w:val="en-US"/>
        </w:rPr>
        <w:t> </w:t>
      </w:r>
      <w:r w:rsidR="009C29C7" w:rsidRPr="00580401">
        <w:rPr>
          <w:lang w:val="en-US"/>
        </w:rPr>
        <w:t>x</w:t>
      </w:r>
      <w:r w:rsidR="00C92884" w:rsidRPr="00580401">
        <w:rPr>
          <w:lang w:val="en-US"/>
        </w:rPr>
        <w:t> </w:t>
      </w:r>
      <w:r w:rsidR="009C29C7" w:rsidRPr="00580401">
        <w:rPr>
          <w:lang w:val="en-US"/>
        </w:rPr>
        <w:t>year for the design, manufacturing, erection and commissioning of these equipment</w:t>
      </w:r>
      <w:r w:rsidR="0015348C" w:rsidRPr="00580401">
        <w:rPr>
          <w:lang w:val="en-US"/>
        </w:rPr>
        <w:t>, most of them being based in Europe.</w:t>
      </w:r>
    </w:p>
    <w:p w14:paraId="19256652" w14:textId="013335D7" w:rsidR="00214CE6" w:rsidRPr="00580401" w:rsidRDefault="00AA6022" w:rsidP="00EC498C">
      <w:pPr>
        <w:pStyle w:val="ITStandard"/>
        <w:rPr>
          <w:lang w:val="en-US"/>
        </w:rPr>
      </w:pPr>
      <w:r w:rsidRPr="00580401">
        <w:rPr>
          <w:lang w:val="en-US"/>
        </w:rPr>
        <w:t>Also, t</w:t>
      </w:r>
      <w:r w:rsidR="00214CE6" w:rsidRPr="00580401">
        <w:rPr>
          <w:lang w:val="en-US"/>
        </w:rPr>
        <w:t>he development of downstream transformation operations of secondary synthetic</w:t>
      </w:r>
      <w:r w:rsidRPr="00580401">
        <w:rPr>
          <w:lang w:val="en-US"/>
        </w:rPr>
        <w:t xml:space="preserve"> for milling and grinding (in cooperation with CS additive) and/or </w:t>
      </w:r>
      <w:r w:rsidR="00AF5322" w:rsidRPr="00580401">
        <w:rPr>
          <w:lang w:val="en-US"/>
        </w:rPr>
        <w:t xml:space="preserve">spheroidization </w:t>
      </w:r>
      <w:r w:rsidRPr="00580401">
        <w:rPr>
          <w:lang w:val="en-US"/>
        </w:rPr>
        <w:t xml:space="preserve">and coating (in cooperation with AMG graphite) </w:t>
      </w:r>
      <w:r w:rsidR="00214CE6" w:rsidRPr="00580401">
        <w:rPr>
          <w:lang w:val="en-US"/>
        </w:rPr>
        <w:t xml:space="preserve">will require additional jobs and investments. For instance, </w:t>
      </w:r>
      <w:r w:rsidR="00AF5322" w:rsidRPr="00580401">
        <w:rPr>
          <w:lang w:val="en-US"/>
        </w:rPr>
        <w:t xml:space="preserve">the </w:t>
      </w:r>
      <w:r w:rsidR="00214CE6" w:rsidRPr="00580401">
        <w:rPr>
          <w:lang w:val="en-US"/>
        </w:rPr>
        <w:t xml:space="preserve">CS additive operations of </w:t>
      </w:r>
      <w:proofErr w:type="spellStart"/>
      <w:r w:rsidR="00214CE6" w:rsidRPr="00580401">
        <w:rPr>
          <w:lang w:val="en-US"/>
        </w:rPr>
        <w:t>micronization</w:t>
      </w:r>
      <w:proofErr w:type="spellEnd"/>
      <w:r w:rsidR="00214CE6" w:rsidRPr="00580401">
        <w:rPr>
          <w:lang w:val="en-US"/>
        </w:rPr>
        <w:t xml:space="preserve"> of the </w:t>
      </w:r>
      <w:r w:rsidR="00356078" w:rsidRPr="00580401">
        <w:rPr>
          <w:lang w:val="en-US"/>
        </w:rPr>
        <w:t>15</w:t>
      </w:r>
      <w:r w:rsidRPr="00580401">
        <w:rPr>
          <w:lang w:val="en-US"/>
        </w:rPr>
        <w:t>.000 tons</w:t>
      </w:r>
      <w:r w:rsidR="00214CE6" w:rsidRPr="00580401">
        <w:rPr>
          <w:lang w:val="en-US"/>
        </w:rPr>
        <w:t xml:space="preserve"> of blo</w:t>
      </w:r>
      <w:r w:rsidR="00AF5322" w:rsidRPr="00580401">
        <w:rPr>
          <w:lang w:val="en-US"/>
        </w:rPr>
        <w:t xml:space="preserve">cks produced by Carbone </w:t>
      </w:r>
      <w:proofErr w:type="spellStart"/>
      <w:r w:rsidR="00AF5322" w:rsidRPr="00580401">
        <w:rPr>
          <w:lang w:val="en-US"/>
        </w:rPr>
        <w:t>Savoie</w:t>
      </w:r>
      <w:proofErr w:type="spellEnd"/>
      <w:r w:rsidR="00AF5322" w:rsidRPr="00580401">
        <w:rPr>
          <w:lang w:val="en-US"/>
        </w:rPr>
        <w:t xml:space="preserve"> require an additional investment of </w:t>
      </w:r>
      <w:r w:rsidR="00214CE6" w:rsidRPr="00580401">
        <w:rPr>
          <w:lang w:val="en-US"/>
        </w:rPr>
        <w:t>6</w:t>
      </w:r>
      <w:r w:rsidR="00C92884" w:rsidRPr="00580401">
        <w:rPr>
          <w:lang w:val="en-US"/>
        </w:rPr>
        <w:t> </w:t>
      </w:r>
      <w:r w:rsidR="00AF5322" w:rsidRPr="00580401">
        <w:rPr>
          <w:lang w:val="en-US"/>
        </w:rPr>
        <w:t>million euros</w:t>
      </w:r>
      <w:r w:rsidR="00214CE6" w:rsidRPr="00580401">
        <w:rPr>
          <w:lang w:val="en-US"/>
        </w:rPr>
        <w:t xml:space="preserve"> in jet-mill capacities.</w:t>
      </w:r>
    </w:p>
    <w:p w14:paraId="19256653" w14:textId="77777777" w:rsidR="00C454AC" w:rsidRPr="00580401" w:rsidRDefault="00C454AC" w:rsidP="009944BE">
      <w:pPr>
        <w:pStyle w:val="N2"/>
        <w:numPr>
          <w:ilvl w:val="1"/>
          <w:numId w:val="8"/>
        </w:numPr>
        <w:rPr>
          <w:lang w:val="en-US"/>
        </w:rPr>
      </w:pPr>
      <w:bookmarkStart w:id="140" w:name="_Toc24645991"/>
      <w:r w:rsidRPr="00580401">
        <w:rPr>
          <w:lang w:val="en-US"/>
        </w:rPr>
        <w:t>Environmental protection and energy dependence</w:t>
      </w:r>
      <w:bookmarkEnd w:id="140"/>
    </w:p>
    <w:p w14:paraId="19256654" w14:textId="6D5B743F" w:rsidR="00332163" w:rsidRPr="00580401" w:rsidRDefault="00AF5322" w:rsidP="004A0421">
      <w:pPr>
        <w:pStyle w:val="ITStandard"/>
        <w:rPr>
          <w:lang w:val="en-US"/>
        </w:rPr>
      </w:pPr>
      <w:r w:rsidRPr="00580401">
        <w:rPr>
          <w:lang w:val="en-US"/>
        </w:rPr>
        <w:t>At the core of the Carbon</w:t>
      </w:r>
      <w:r w:rsidR="0030212E" w:rsidRPr="00580401">
        <w:rPr>
          <w:lang w:val="en-US"/>
        </w:rPr>
        <w:t xml:space="preserve">e </w:t>
      </w:r>
      <w:proofErr w:type="spellStart"/>
      <w:r w:rsidR="0030212E" w:rsidRPr="00580401">
        <w:rPr>
          <w:lang w:val="en-US"/>
        </w:rPr>
        <w:t>Savoie</w:t>
      </w:r>
      <w:proofErr w:type="spellEnd"/>
      <w:r w:rsidR="0030212E" w:rsidRPr="00580401">
        <w:rPr>
          <w:lang w:val="en-US"/>
        </w:rPr>
        <w:t xml:space="preserve"> project is the develop</w:t>
      </w:r>
      <w:r w:rsidRPr="00580401">
        <w:rPr>
          <w:lang w:val="en-US"/>
        </w:rPr>
        <w:t xml:space="preserve">ment a new industrial process for the production of anode materials </w:t>
      </w:r>
      <w:r w:rsidR="00332163" w:rsidRPr="00580401">
        <w:rPr>
          <w:lang w:val="en-US"/>
        </w:rPr>
        <w:t>for batteries that is at least 5</w:t>
      </w:r>
      <w:r w:rsidRPr="00580401">
        <w:rPr>
          <w:lang w:val="en-US"/>
        </w:rPr>
        <w:t xml:space="preserve">0% more energy-efficient and overall more sustainable than the current mainstream industrial process developed in Asia. Considering the enormous quantities of anode materials that </w:t>
      </w:r>
      <w:r w:rsidR="008A432E" w:rsidRPr="00580401">
        <w:rPr>
          <w:lang w:val="en-US"/>
        </w:rPr>
        <w:t xml:space="preserve">are required by cell manufacturers and the energy-intensive process of synthetizing graphite, developing a more </w:t>
      </w:r>
      <w:r w:rsidR="008A432E" w:rsidRPr="00580401">
        <w:rPr>
          <w:lang w:val="en-US"/>
        </w:rPr>
        <w:lastRenderedPageBreak/>
        <w:t>energy-efficient industrial process contributes greatly to the environmental protection and energy dependence of European Union.</w:t>
      </w:r>
      <w:r w:rsidR="00332163" w:rsidRPr="00580401">
        <w:rPr>
          <w:lang w:val="en-US"/>
        </w:rPr>
        <w:t xml:space="preserve"> The CO2 emission saving will therefore come from:</w:t>
      </w:r>
    </w:p>
    <w:p w14:paraId="19256655" w14:textId="76A33833" w:rsidR="00332163" w:rsidRPr="00580401" w:rsidRDefault="00332163" w:rsidP="00332163">
      <w:pPr>
        <w:pStyle w:val="ITStandard"/>
        <w:numPr>
          <w:ilvl w:val="0"/>
          <w:numId w:val="14"/>
        </w:numPr>
        <w:rPr>
          <w:lang w:val="en-US"/>
        </w:rPr>
      </w:pPr>
      <w:r w:rsidRPr="00580401">
        <w:rPr>
          <w:lang w:val="en-US"/>
        </w:rPr>
        <w:t>An energy saving of 3MWh per ton of anode material due to the innovation</w:t>
      </w:r>
    </w:p>
    <w:p w14:paraId="19256656" w14:textId="77777777" w:rsidR="00332163" w:rsidRPr="00580401" w:rsidRDefault="00332163" w:rsidP="00332163">
      <w:pPr>
        <w:pStyle w:val="ITStandard"/>
        <w:numPr>
          <w:ilvl w:val="0"/>
          <w:numId w:val="14"/>
        </w:numPr>
        <w:rPr>
          <w:lang w:val="en-US"/>
        </w:rPr>
      </w:pPr>
      <w:r w:rsidRPr="00580401">
        <w:rPr>
          <w:lang w:val="en-US"/>
        </w:rPr>
        <w:t>A cleaner source of energy in France (75% nuclear, 25% hydroelectricity) compared to the coal-based source of energy in China (~1 ton of CO</w:t>
      </w:r>
      <w:r w:rsidRPr="00424DE4">
        <w:rPr>
          <w:vertAlign w:val="subscript"/>
          <w:lang w:val="en-US"/>
        </w:rPr>
        <w:t>2</w:t>
      </w:r>
      <w:r w:rsidRPr="00580401">
        <w:rPr>
          <w:lang w:val="en-US"/>
        </w:rPr>
        <w:t xml:space="preserve"> / </w:t>
      </w:r>
      <w:proofErr w:type="spellStart"/>
      <w:r w:rsidRPr="00580401">
        <w:rPr>
          <w:lang w:val="en-US"/>
        </w:rPr>
        <w:t>MW.h</w:t>
      </w:r>
      <w:proofErr w:type="spellEnd"/>
      <w:r w:rsidRPr="00580401">
        <w:rPr>
          <w:lang w:val="en-US"/>
        </w:rPr>
        <w:t xml:space="preserve"> for coal-based power station). </w:t>
      </w:r>
    </w:p>
    <w:p w14:paraId="19256657" w14:textId="034F3ABE" w:rsidR="00AF5322" w:rsidRPr="00580401" w:rsidRDefault="00332163" w:rsidP="00332163">
      <w:pPr>
        <w:pStyle w:val="ITStandard"/>
        <w:rPr>
          <w:lang w:val="en-US"/>
        </w:rPr>
      </w:pPr>
      <w:r w:rsidRPr="00580401">
        <w:rPr>
          <w:lang w:val="en-US"/>
        </w:rPr>
        <w:t xml:space="preserve">Combining the two above-mentioned effects and assuming the innovation developed by Carbone </w:t>
      </w:r>
      <w:proofErr w:type="spellStart"/>
      <w:r w:rsidRPr="00580401">
        <w:rPr>
          <w:lang w:val="en-US"/>
        </w:rPr>
        <w:t>Savoie</w:t>
      </w:r>
      <w:proofErr w:type="spellEnd"/>
      <w:r w:rsidRPr="00580401">
        <w:rPr>
          <w:lang w:val="en-US"/>
        </w:rPr>
        <w:t xml:space="preserve"> becomes the mainstream technology to supply anode materials for the European demand (~200</w:t>
      </w:r>
      <w:r w:rsidR="00267FC3">
        <w:rPr>
          <w:lang w:val="en-US"/>
        </w:rPr>
        <w:t> </w:t>
      </w:r>
      <w:r w:rsidRPr="00580401">
        <w:rPr>
          <w:lang w:val="en-US"/>
        </w:rPr>
        <w:t xml:space="preserve">GWh of battery cell by 2025), the Carbone </w:t>
      </w:r>
      <w:proofErr w:type="spellStart"/>
      <w:r w:rsidRPr="00580401">
        <w:rPr>
          <w:lang w:val="en-US"/>
        </w:rPr>
        <w:t>Savoie</w:t>
      </w:r>
      <w:proofErr w:type="spellEnd"/>
      <w:r w:rsidRPr="00580401">
        <w:rPr>
          <w:lang w:val="en-US"/>
        </w:rPr>
        <w:t xml:space="preserve"> innovation represents a saving of 600,000 tons of CO</w:t>
      </w:r>
      <w:r w:rsidRPr="00424DE4">
        <w:rPr>
          <w:vertAlign w:val="subscript"/>
          <w:lang w:val="en-US"/>
        </w:rPr>
        <w:t>2</w:t>
      </w:r>
      <w:r w:rsidRPr="00580401">
        <w:rPr>
          <w:lang w:val="en-US"/>
        </w:rPr>
        <w:t xml:space="preserve"> emission per year. </w:t>
      </w:r>
    </w:p>
    <w:p w14:paraId="19256658" w14:textId="77777777" w:rsidR="00866EB2" w:rsidRPr="00580401" w:rsidRDefault="00866EB2" w:rsidP="004A0421">
      <w:pPr>
        <w:pStyle w:val="ITStandard"/>
        <w:rPr>
          <w:lang w:val="en-US"/>
        </w:rPr>
      </w:pPr>
      <w:r w:rsidRPr="00580401">
        <w:rPr>
          <w:lang w:val="en-US"/>
        </w:rPr>
        <w:t xml:space="preserve">On the environment side, all the foreseen equipment will be equipped with Best Available Technology, as all the rest of </w:t>
      </w:r>
      <w:r w:rsidR="00C92884" w:rsidRPr="00580401">
        <w:rPr>
          <w:lang w:val="en-US"/>
        </w:rPr>
        <w:t xml:space="preserve">Carbone </w:t>
      </w:r>
      <w:proofErr w:type="spellStart"/>
      <w:r w:rsidR="00C92884" w:rsidRPr="00580401">
        <w:rPr>
          <w:lang w:val="en-US"/>
        </w:rPr>
        <w:t>Savoie’s</w:t>
      </w:r>
      <w:proofErr w:type="spellEnd"/>
      <w:r w:rsidR="00C92884" w:rsidRPr="00580401">
        <w:rPr>
          <w:lang w:val="en-US"/>
        </w:rPr>
        <w:t xml:space="preserve"> </w:t>
      </w:r>
      <w:r w:rsidRPr="00580401">
        <w:rPr>
          <w:lang w:val="en-US"/>
        </w:rPr>
        <w:t>existing equipment, reducing by design the emissions at the lowest possible level.</w:t>
      </w:r>
    </w:p>
    <w:p w14:paraId="19256659" w14:textId="026A21A7" w:rsidR="00866EB2" w:rsidRPr="00580401" w:rsidRDefault="00A24658" w:rsidP="004A0421">
      <w:pPr>
        <w:pStyle w:val="ITStandard"/>
        <w:rPr>
          <w:lang w:val="en-US"/>
        </w:rPr>
      </w:pPr>
      <w:r w:rsidRPr="00580401">
        <w:rPr>
          <w:lang w:val="en-US"/>
        </w:rPr>
        <w:t xml:space="preserve">On the energy performance point of view, the industrial investment planed in this project will benefit of all the knowledge </w:t>
      </w:r>
      <w:r w:rsidR="00866EB2" w:rsidRPr="00580401">
        <w:rPr>
          <w:lang w:val="en-US"/>
        </w:rPr>
        <w:t xml:space="preserve">available </w:t>
      </w:r>
      <w:r w:rsidRPr="00580401">
        <w:rPr>
          <w:lang w:val="en-US"/>
        </w:rPr>
        <w:t>and improvements already</w:t>
      </w:r>
      <w:r w:rsidR="00866EB2" w:rsidRPr="00580401">
        <w:rPr>
          <w:lang w:val="en-US"/>
        </w:rPr>
        <w:t xml:space="preserve"> made</w:t>
      </w:r>
      <w:r w:rsidRPr="00580401">
        <w:rPr>
          <w:lang w:val="en-US"/>
        </w:rPr>
        <w:t xml:space="preserve"> in Carbone </w:t>
      </w:r>
      <w:proofErr w:type="spellStart"/>
      <w:r w:rsidRPr="00580401">
        <w:rPr>
          <w:lang w:val="en-US"/>
        </w:rPr>
        <w:t>Savoie</w:t>
      </w:r>
      <w:proofErr w:type="spellEnd"/>
      <w:r w:rsidRPr="00580401">
        <w:rPr>
          <w:lang w:val="en-US"/>
        </w:rPr>
        <w:t xml:space="preserve">. </w:t>
      </w:r>
      <w:r w:rsidR="00866EB2" w:rsidRPr="00580401">
        <w:rPr>
          <w:lang w:val="en-US"/>
        </w:rPr>
        <w:t>Ov</w:t>
      </w:r>
      <w:r w:rsidRPr="00580401">
        <w:rPr>
          <w:lang w:val="en-US"/>
        </w:rPr>
        <w:t>er the last 3 years</w:t>
      </w:r>
      <w:r w:rsidR="00AF5322" w:rsidRPr="00580401">
        <w:rPr>
          <w:lang w:val="en-US"/>
        </w:rPr>
        <w:t>,</w:t>
      </w:r>
      <w:r w:rsidRPr="00580401">
        <w:rPr>
          <w:lang w:val="en-US"/>
        </w:rPr>
        <w:t xml:space="preserve"> </w:t>
      </w:r>
      <w:r w:rsidR="00634792">
        <w:rPr>
          <w:lang w:val="en-US"/>
        </w:rPr>
        <w:t>the company’s</w:t>
      </w:r>
      <w:r w:rsidR="00634792" w:rsidRPr="00580401">
        <w:rPr>
          <w:lang w:val="en-US"/>
        </w:rPr>
        <w:t xml:space="preserve"> </w:t>
      </w:r>
      <w:r w:rsidRPr="00580401">
        <w:rPr>
          <w:lang w:val="en-US"/>
        </w:rPr>
        <w:t xml:space="preserve">specific energy performance has improved by more than 10% with the optimization of </w:t>
      </w:r>
      <w:r w:rsidR="00C92884" w:rsidRPr="00580401">
        <w:rPr>
          <w:lang w:val="en-US"/>
        </w:rPr>
        <w:t xml:space="preserve">the company’s </w:t>
      </w:r>
      <w:r w:rsidRPr="00580401">
        <w:rPr>
          <w:lang w:val="en-US"/>
        </w:rPr>
        <w:t>baki</w:t>
      </w:r>
      <w:r w:rsidR="00866EB2" w:rsidRPr="00580401">
        <w:rPr>
          <w:lang w:val="en-US"/>
        </w:rPr>
        <w:t>ng and graphitizing operations</w:t>
      </w:r>
      <w:r w:rsidRPr="00580401">
        <w:rPr>
          <w:lang w:val="en-US"/>
        </w:rPr>
        <w:t xml:space="preserve">. </w:t>
      </w:r>
      <w:r w:rsidR="00866EB2" w:rsidRPr="00580401">
        <w:rPr>
          <w:lang w:val="en-US"/>
        </w:rPr>
        <w:t>Furthermore, t</w:t>
      </w:r>
      <w:r w:rsidRPr="00580401">
        <w:rPr>
          <w:lang w:val="en-US"/>
        </w:rPr>
        <w:t xml:space="preserve">he </w:t>
      </w:r>
      <w:r w:rsidR="00214CE6" w:rsidRPr="00580401">
        <w:rPr>
          <w:lang w:val="en-US"/>
        </w:rPr>
        <w:t>on-going</w:t>
      </w:r>
      <w:r w:rsidR="00866EB2" w:rsidRPr="00580401">
        <w:rPr>
          <w:lang w:val="en-US"/>
        </w:rPr>
        <w:t xml:space="preserve"> </w:t>
      </w:r>
      <w:r w:rsidRPr="00580401">
        <w:rPr>
          <w:lang w:val="en-US"/>
        </w:rPr>
        <w:t xml:space="preserve">modernization of </w:t>
      </w:r>
      <w:r w:rsidR="00C92884" w:rsidRPr="00580401">
        <w:rPr>
          <w:lang w:val="en-US"/>
        </w:rPr>
        <w:t xml:space="preserve">Carbone </w:t>
      </w:r>
      <w:proofErr w:type="spellStart"/>
      <w:r w:rsidR="00C92884" w:rsidRPr="00580401">
        <w:rPr>
          <w:lang w:val="en-US"/>
        </w:rPr>
        <w:t>Savoie’s</w:t>
      </w:r>
      <w:proofErr w:type="spellEnd"/>
      <w:r w:rsidR="00C92884" w:rsidRPr="00580401" w:rsidDel="00C92884">
        <w:rPr>
          <w:lang w:val="en-US"/>
        </w:rPr>
        <w:t xml:space="preserve"> </w:t>
      </w:r>
      <w:r w:rsidRPr="00580401">
        <w:rPr>
          <w:lang w:val="en-US"/>
        </w:rPr>
        <w:t>bigger furnace in Venissieux</w:t>
      </w:r>
      <w:r w:rsidR="00866EB2" w:rsidRPr="00580401">
        <w:rPr>
          <w:lang w:val="en-US"/>
        </w:rPr>
        <w:t xml:space="preserve"> (already decided and not included in the battery </w:t>
      </w:r>
      <w:r w:rsidR="00943DD2" w:rsidRPr="00580401">
        <w:rPr>
          <w:lang w:val="en-US"/>
        </w:rPr>
        <w:t xml:space="preserve">IPCEI </w:t>
      </w:r>
      <w:r w:rsidR="00866EB2" w:rsidRPr="00580401">
        <w:rPr>
          <w:lang w:val="en-US"/>
        </w:rPr>
        <w:t>project, start-up end of 2019)</w:t>
      </w:r>
      <w:r w:rsidRPr="00580401">
        <w:rPr>
          <w:lang w:val="en-US"/>
        </w:rPr>
        <w:t xml:space="preserve"> should bring </w:t>
      </w:r>
      <w:r w:rsidR="00866EB2" w:rsidRPr="00580401">
        <w:rPr>
          <w:lang w:val="en-US"/>
        </w:rPr>
        <w:t xml:space="preserve">another 20% improvement of its baking specific energy performance, reaching world-class. </w:t>
      </w:r>
      <w:r w:rsidR="00C92884" w:rsidRPr="00580401">
        <w:rPr>
          <w:lang w:val="en-US"/>
        </w:rPr>
        <w:t>Of course,</w:t>
      </w:r>
      <w:r w:rsidR="00866EB2" w:rsidRPr="00580401">
        <w:rPr>
          <w:lang w:val="en-US"/>
        </w:rPr>
        <w:t xml:space="preserve"> the furnace included in the investment plan for the battery project will benefit of this experience, and will embed all the technology to reach the same level of energy performance, reducing drastically the carbon footprint.</w:t>
      </w:r>
    </w:p>
    <w:p w14:paraId="1925665A" w14:textId="77777777" w:rsidR="00866EB2" w:rsidRPr="00580401" w:rsidRDefault="00866EB2" w:rsidP="004A0421">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has also a long experience of recycling </w:t>
      </w:r>
      <w:r w:rsidR="00332163" w:rsidRPr="00580401">
        <w:rPr>
          <w:lang w:val="en-US"/>
        </w:rPr>
        <w:t xml:space="preserve">internally </w:t>
      </w:r>
      <w:r w:rsidRPr="00580401">
        <w:rPr>
          <w:lang w:val="en-US"/>
        </w:rPr>
        <w:t>its co-products in its main processes and master</w:t>
      </w:r>
      <w:r w:rsidR="00214CE6" w:rsidRPr="00580401">
        <w:rPr>
          <w:lang w:val="en-US"/>
        </w:rPr>
        <w:t>s</w:t>
      </w:r>
      <w:r w:rsidRPr="00580401">
        <w:rPr>
          <w:lang w:val="en-US"/>
        </w:rPr>
        <w:t xml:space="preserve"> the formulations in order to optimize the utilization of the raw materials, reducing the end waste close to zero. The </w:t>
      </w:r>
      <w:r w:rsidR="00214CE6" w:rsidRPr="00580401">
        <w:rPr>
          <w:lang w:val="en-US"/>
        </w:rPr>
        <w:t xml:space="preserve">Li battery </w:t>
      </w:r>
      <w:r w:rsidRPr="00580401">
        <w:rPr>
          <w:lang w:val="en-US"/>
        </w:rPr>
        <w:t>graphite products will of course be developed taking into account this optimization and will benefit of the available co-products of</w:t>
      </w:r>
      <w:r w:rsidR="00214CE6" w:rsidRPr="00580401">
        <w:rPr>
          <w:lang w:val="en-US"/>
        </w:rPr>
        <w:t xml:space="preserve"> other production lines of</w:t>
      </w:r>
      <w:r w:rsidRPr="00580401">
        <w:rPr>
          <w:lang w:val="en-US"/>
        </w:rPr>
        <w:t xml:space="preserve"> Carbone </w:t>
      </w:r>
      <w:proofErr w:type="spellStart"/>
      <w:r w:rsidRPr="00580401">
        <w:rPr>
          <w:lang w:val="en-US"/>
        </w:rPr>
        <w:t>Savoie</w:t>
      </w:r>
      <w:proofErr w:type="spellEnd"/>
      <w:r w:rsidRPr="00580401">
        <w:rPr>
          <w:lang w:val="en-US"/>
        </w:rPr>
        <w:t xml:space="preserve"> in its formulations</w:t>
      </w:r>
      <w:r w:rsidR="00CB640C" w:rsidRPr="00580401">
        <w:rPr>
          <w:lang w:val="en-US"/>
        </w:rPr>
        <w:t>.</w:t>
      </w:r>
    </w:p>
    <w:p w14:paraId="1925665B" w14:textId="77777777" w:rsidR="00332163" w:rsidRPr="00580401" w:rsidRDefault="00AF5322" w:rsidP="004A0421">
      <w:pPr>
        <w:pStyle w:val="ITStandard"/>
        <w:rPr>
          <w:lang w:val="en-US"/>
        </w:rPr>
      </w:pPr>
      <w:r w:rsidRPr="00580401">
        <w:rPr>
          <w:lang w:val="en-US"/>
        </w:rPr>
        <w:t>Finally</w:t>
      </w:r>
      <w:r w:rsidR="008A432E" w:rsidRPr="00580401">
        <w:rPr>
          <w:lang w:val="en-US"/>
        </w:rPr>
        <w:t xml:space="preserve">, </w:t>
      </w:r>
      <w:r w:rsidRPr="00580401">
        <w:rPr>
          <w:lang w:val="en-US"/>
        </w:rPr>
        <w:t xml:space="preserve">supporting the development of European-based anode materials </w:t>
      </w:r>
      <w:r w:rsidR="008A432E" w:rsidRPr="00580401">
        <w:rPr>
          <w:lang w:val="en-US"/>
        </w:rPr>
        <w:t>will greatly reduce transportation of anode materials from Asia to Europe and therefore reduce CO</w:t>
      </w:r>
      <w:r w:rsidR="008A432E" w:rsidRPr="00580401">
        <w:rPr>
          <w:vertAlign w:val="superscript"/>
          <w:lang w:val="en-US"/>
        </w:rPr>
        <w:t>2</w:t>
      </w:r>
      <w:r w:rsidR="008A432E" w:rsidRPr="00580401">
        <w:rPr>
          <w:lang w:val="en-US"/>
        </w:rPr>
        <w:t xml:space="preserve"> emission related to the transportation.</w:t>
      </w:r>
    </w:p>
    <w:p w14:paraId="1925665C" w14:textId="77777777" w:rsidR="00477F83" w:rsidRPr="00580401" w:rsidRDefault="00477F83" w:rsidP="009944BE">
      <w:pPr>
        <w:pStyle w:val="N2"/>
        <w:numPr>
          <w:ilvl w:val="1"/>
          <w:numId w:val="8"/>
        </w:numPr>
        <w:rPr>
          <w:lang w:val="en-US"/>
        </w:rPr>
      </w:pPr>
      <w:bookmarkStart w:id="141" w:name="_Toc12230777"/>
      <w:bookmarkStart w:id="142" w:name="_Toc24645992"/>
      <w:r w:rsidRPr="00580401">
        <w:rPr>
          <w:lang w:val="en-US"/>
        </w:rPr>
        <w:t>Market failure: Coordination problems</w:t>
      </w:r>
      <w:bookmarkEnd w:id="141"/>
      <w:bookmarkEnd w:id="142"/>
    </w:p>
    <w:p w14:paraId="1925665D" w14:textId="77777777" w:rsidR="004A0421" w:rsidRPr="00580401" w:rsidRDefault="004A0421" w:rsidP="00A65768">
      <w:pPr>
        <w:pStyle w:val="N3"/>
        <w:rPr>
          <w:lang w:val="en-US"/>
        </w:rPr>
      </w:pPr>
      <w:r w:rsidRPr="00580401">
        <w:rPr>
          <w:lang w:val="en-US"/>
        </w:rPr>
        <w:t>Coordination failures between companies and research organizations</w:t>
      </w:r>
    </w:p>
    <w:p w14:paraId="1925665E" w14:textId="77777777" w:rsidR="004A0421" w:rsidRPr="00580401" w:rsidRDefault="004A0421" w:rsidP="004A0421">
      <w:pPr>
        <w:pStyle w:val="ITStandard"/>
        <w:rPr>
          <w:lang w:val="en-US"/>
        </w:rPr>
      </w:pPr>
      <w:r w:rsidRPr="00580401">
        <w:rPr>
          <w:lang w:val="en-US"/>
        </w:rPr>
        <w:t xml:space="preserve">The very large number of public and private initiatives to define a mainstream trend to develop the next generation batteries creates important coordination problems. Academia and businesses differ greatly in many aspects. The goal of scientists’ activities is the growth of knowledge, while for companies the principal motivation is profits. Each one tends to underestimate or even discard the objective that the other pursues. Reward modes are also orthogonal: an important scientific discovery will contribute to the reputation of the team that </w:t>
      </w:r>
      <w:r w:rsidRPr="00580401">
        <w:rPr>
          <w:lang w:val="en-US"/>
        </w:rPr>
        <w:lastRenderedPageBreak/>
        <w:t>makes it, while a significant innovation will enrich the company that develops it. Finally, scientific results acquire their value when they are shared through scientific publications, while businesses’ R&amp;D&amp;I results get their value if they are patented. The reconciliation of the two approaches is possible but often causes misunderstandings and conflicts.</w:t>
      </w:r>
    </w:p>
    <w:p w14:paraId="1925665F" w14:textId="77777777" w:rsidR="004A0421" w:rsidRPr="00580401" w:rsidRDefault="004A0421" w:rsidP="004A0421">
      <w:pPr>
        <w:pStyle w:val="ITStandard"/>
        <w:rPr>
          <w:lang w:val="en-US"/>
        </w:rPr>
      </w:pPr>
      <w:r w:rsidRPr="00580401">
        <w:rPr>
          <w:lang w:val="en-US"/>
        </w:rPr>
        <w:t>The difficulties that companies and research organizations face when trying to work together are well documented. In particular, these relations are known to be much more complicated in Europe than in the United States. A lack of investment by public and private actors inhibits knowledge transfer by directly limiting the transfer capacity between public research organizations and companies, leading to limited communication and increases in coordination failures.</w:t>
      </w:r>
    </w:p>
    <w:p w14:paraId="19256660" w14:textId="77777777" w:rsidR="004A0421" w:rsidRPr="00580401" w:rsidRDefault="004A0421" w:rsidP="004A0421">
      <w:pPr>
        <w:pStyle w:val="ITStandard"/>
        <w:rPr>
          <w:lang w:val="en-US"/>
        </w:rPr>
      </w:pPr>
      <w:r w:rsidRPr="00580401">
        <w:rPr>
          <w:lang w:val="en-US"/>
        </w:rPr>
        <w:t>In the case of the European next generation batteries sector, this lack of coordination between research organizations and companies in most Member States is a major systemic failure. Its outcome is a deficit of growth and competitiveness as compared to other parts of the world, particularly Asia and North America. This is reflected in the loss of momentum of European players in research and innovation capacity, particularly visible in the low impact of their patents worldwide.</w:t>
      </w:r>
    </w:p>
    <w:p w14:paraId="19256661" w14:textId="77777777" w:rsidR="004A0421" w:rsidRPr="00580401" w:rsidRDefault="004A0421" w:rsidP="004A0421">
      <w:pPr>
        <w:pStyle w:val="ITStandard"/>
        <w:rPr>
          <w:lang w:val="en-US"/>
        </w:rPr>
      </w:pPr>
      <w:r w:rsidRPr="00580401">
        <w:rPr>
          <w:lang w:val="en-US"/>
        </w:rPr>
        <w:t>In addition, partnerships between research organizations and companies tend to be set up only at a local dimension. They prefer to collaborate when they know each other well and are close, which leads to neglecting other partnership opportunities that could be more productive from the scientific and technological points of view. The lack of cross-frontier public funding leads some public research organizations to focus solely on local companies for partnerships, or rather the opposite, to develop fully open business models where the benefits of European research efforts, particularly within cooperative projects.</w:t>
      </w:r>
    </w:p>
    <w:p w14:paraId="19256662" w14:textId="77777777" w:rsidR="004A0421" w:rsidRPr="00580401" w:rsidRDefault="00176C96" w:rsidP="004A0421">
      <w:pPr>
        <w:pStyle w:val="ITStandard"/>
        <w:rPr>
          <w:lang w:val="en-US"/>
        </w:rPr>
      </w:pPr>
      <w:r w:rsidRPr="00580401">
        <w:rPr>
          <w:lang w:val="en-US"/>
        </w:rPr>
        <w:t xml:space="preserve">The </w:t>
      </w:r>
      <w:r w:rsidR="004A0421" w:rsidRPr="00580401">
        <w:rPr>
          <w:lang w:val="en-US"/>
        </w:rPr>
        <w:t xml:space="preserve">IPCEI on </w:t>
      </w:r>
      <w:r w:rsidRPr="00580401">
        <w:rPr>
          <w:lang w:val="en-US"/>
        </w:rPr>
        <w:t xml:space="preserve">Batteries </w:t>
      </w:r>
      <w:r w:rsidR="004A0421" w:rsidRPr="00580401">
        <w:rPr>
          <w:lang w:val="en-US"/>
        </w:rPr>
        <w:t xml:space="preserve">will promote an intense cooperation between academic partners and industrial partners from </w:t>
      </w:r>
      <w:r w:rsidR="00041E17" w:rsidRPr="00580401">
        <w:rPr>
          <w:lang w:val="en-US"/>
        </w:rPr>
        <w:t>five</w:t>
      </w:r>
      <w:r w:rsidR="004A0421" w:rsidRPr="00580401">
        <w:rPr>
          <w:lang w:val="en-US"/>
        </w:rPr>
        <w:t xml:space="preserve"> different Member States. Market forces alone cannot lead to such cooperation. This major European R&amp;D&amp;I partnership will significantly intensify scientific and technological exchanges between European players from academia and from next generation battery industry. As part of the IPCEI </w:t>
      </w:r>
      <w:r w:rsidRPr="00580401">
        <w:rPr>
          <w:lang w:val="en-US"/>
        </w:rPr>
        <w:t>on Batteries</w:t>
      </w:r>
      <w:r w:rsidR="004A0421" w:rsidRPr="00580401">
        <w:rPr>
          <w:lang w:val="en-US"/>
        </w:rPr>
        <w:t>, the research agendas of academic laboratories and companies will be much better aligned, and exchanges will transcend the borders established by local tropisms. Thus, the ambition of R&amp;D&amp;I activities can be of a much higher level.</w:t>
      </w:r>
    </w:p>
    <w:p w14:paraId="19256663" w14:textId="77777777" w:rsidR="00E87153" w:rsidRPr="00580401" w:rsidRDefault="00D15591" w:rsidP="00E87153">
      <w:pPr>
        <w:pStyle w:val="ITStandard"/>
        <w:rPr>
          <w:lang w:val="en-US"/>
        </w:rPr>
      </w:pPr>
      <w:r w:rsidRPr="00580401">
        <w:rPr>
          <w:lang w:val="en-US"/>
        </w:rPr>
        <w:t>T</w:t>
      </w:r>
      <w:r w:rsidR="00E87153" w:rsidRPr="00580401">
        <w:rPr>
          <w:lang w:val="en-US"/>
        </w:rPr>
        <w:t xml:space="preserve">he IPCEI on </w:t>
      </w:r>
      <w:r w:rsidR="009916E4" w:rsidRPr="00580401">
        <w:rPr>
          <w:lang w:val="en-US"/>
        </w:rPr>
        <w:t xml:space="preserve">Batteries </w:t>
      </w:r>
      <w:r w:rsidR="00E87153" w:rsidRPr="00580401">
        <w:rPr>
          <w:lang w:val="en-US"/>
        </w:rPr>
        <w:t xml:space="preserve">initiative will foster new trans-border collaborations between EU </w:t>
      </w:r>
      <w:r w:rsidRPr="00580401">
        <w:rPr>
          <w:lang w:val="en-US"/>
        </w:rPr>
        <w:t xml:space="preserve">companies. Without the IPCEI on </w:t>
      </w:r>
      <w:r w:rsidR="00096541" w:rsidRPr="00580401">
        <w:rPr>
          <w:lang w:val="en-US"/>
        </w:rPr>
        <w:t>Batteries</w:t>
      </w:r>
      <w:r w:rsidRPr="00580401">
        <w:rPr>
          <w:lang w:val="en-US"/>
        </w:rPr>
        <w:t>, such collaboration would probably not have happen. For example,</w:t>
      </w:r>
    </w:p>
    <w:p w14:paraId="19256664" w14:textId="77777777" w:rsidR="00E87153" w:rsidRPr="00580401" w:rsidRDefault="00E87153" w:rsidP="00E87153">
      <w:pPr>
        <w:pStyle w:val="CommentText"/>
        <w:numPr>
          <w:ilvl w:val="0"/>
          <w:numId w:val="25"/>
        </w:numPr>
        <w:rPr>
          <w:sz w:val="22"/>
          <w:lang w:val="en-US"/>
        </w:rPr>
      </w:pPr>
      <w:r w:rsidRPr="00580401">
        <w:rPr>
          <w:sz w:val="22"/>
          <w:lang w:val="en-US"/>
        </w:rPr>
        <w:t xml:space="preserve">Carbone </w:t>
      </w:r>
      <w:proofErr w:type="spellStart"/>
      <w:r w:rsidRPr="00580401">
        <w:rPr>
          <w:sz w:val="22"/>
          <w:lang w:val="en-US"/>
        </w:rPr>
        <w:t>Savoie</w:t>
      </w:r>
      <w:proofErr w:type="spellEnd"/>
      <w:r w:rsidRPr="00580401">
        <w:rPr>
          <w:sz w:val="22"/>
          <w:lang w:val="en-US"/>
        </w:rPr>
        <w:t xml:space="preserve"> (F) and </w:t>
      </w:r>
      <w:proofErr w:type="spellStart"/>
      <w:r w:rsidRPr="00580401">
        <w:rPr>
          <w:sz w:val="22"/>
          <w:lang w:val="en-US"/>
        </w:rPr>
        <w:t>Ferroglobe</w:t>
      </w:r>
      <w:proofErr w:type="spellEnd"/>
      <w:r w:rsidRPr="00580401">
        <w:rPr>
          <w:sz w:val="22"/>
          <w:lang w:val="en-US"/>
        </w:rPr>
        <w:t xml:space="preserve"> (E) will collaborate on the integration of Si additives in order to be able to optimize end product cost and performance</w:t>
      </w:r>
    </w:p>
    <w:p w14:paraId="19256665" w14:textId="77777777" w:rsidR="00E87153" w:rsidRPr="00580401" w:rsidRDefault="00E87153" w:rsidP="00E87153">
      <w:pPr>
        <w:pStyle w:val="CommentText"/>
        <w:numPr>
          <w:ilvl w:val="0"/>
          <w:numId w:val="25"/>
        </w:numPr>
        <w:rPr>
          <w:sz w:val="22"/>
          <w:lang w:val="en-US"/>
        </w:rPr>
      </w:pPr>
      <w:r w:rsidRPr="00580401">
        <w:rPr>
          <w:sz w:val="22"/>
          <w:lang w:val="en-US"/>
        </w:rPr>
        <w:t xml:space="preserve">Carbone </w:t>
      </w:r>
      <w:proofErr w:type="spellStart"/>
      <w:r w:rsidRPr="00580401">
        <w:rPr>
          <w:sz w:val="22"/>
          <w:lang w:val="en-US"/>
        </w:rPr>
        <w:t>Savoie</w:t>
      </w:r>
      <w:proofErr w:type="spellEnd"/>
      <w:r w:rsidRPr="00580401">
        <w:rPr>
          <w:sz w:val="22"/>
          <w:lang w:val="en-US"/>
        </w:rPr>
        <w:t xml:space="preserve"> (F) and FAAM (I) will start soon preliminary characterization of the Carbone </w:t>
      </w:r>
      <w:proofErr w:type="spellStart"/>
      <w:r w:rsidRPr="00580401">
        <w:rPr>
          <w:sz w:val="22"/>
          <w:lang w:val="en-US"/>
        </w:rPr>
        <w:t>Savoie</w:t>
      </w:r>
      <w:proofErr w:type="spellEnd"/>
      <w:r w:rsidRPr="00580401">
        <w:rPr>
          <w:sz w:val="22"/>
          <w:lang w:val="en-US"/>
        </w:rPr>
        <w:t xml:space="preserve"> graphite for niche battery applications.</w:t>
      </w:r>
    </w:p>
    <w:p w14:paraId="19256666" w14:textId="77777777" w:rsidR="004A0421" w:rsidRPr="00580401" w:rsidRDefault="004A0421" w:rsidP="00A65768">
      <w:pPr>
        <w:pStyle w:val="N3"/>
        <w:rPr>
          <w:lang w:val="en-US"/>
        </w:rPr>
      </w:pPr>
      <w:r w:rsidRPr="00580401">
        <w:rPr>
          <w:lang w:val="en-US"/>
        </w:rPr>
        <w:t>Coordination failures between European research organizations themselves</w:t>
      </w:r>
    </w:p>
    <w:p w14:paraId="19256667" w14:textId="77777777" w:rsidR="004A0421" w:rsidRPr="00580401" w:rsidRDefault="004A0421" w:rsidP="004A0421">
      <w:pPr>
        <w:pStyle w:val="ITStandard"/>
        <w:rPr>
          <w:lang w:val="en-US"/>
        </w:rPr>
      </w:pPr>
      <w:r w:rsidRPr="00580401">
        <w:rPr>
          <w:lang w:val="en-US"/>
        </w:rPr>
        <w:t xml:space="preserve">Most European research organizations suffer from sub-critical size to engage in advanced research in next generation batteries. Such research activities require heavy resources in </w:t>
      </w:r>
      <w:r w:rsidRPr="00580401">
        <w:rPr>
          <w:lang w:val="en-US"/>
        </w:rPr>
        <w:lastRenderedPageBreak/>
        <w:t>manufacturing equipment and characterization. No European public research laboratories owns the full set of equipment included a complete production line to carry out their research activities.</w:t>
      </w:r>
    </w:p>
    <w:p w14:paraId="19256668" w14:textId="77777777" w:rsidR="004A0421" w:rsidRPr="00580401" w:rsidRDefault="004A0421" w:rsidP="004A0421">
      <w:pPr>
        <w:pStyle w:val="ITStandard"/>
        <w:rPr>
          <w:lang w:val="en-US"/>
        </w:rPr>
      </w:pPr>
      <w:r w:rsidRPr="00580401">
        <w:rPr>
          <w:lang w:val="en-US"/>
        </w:rPr>
        <w:t>The sub-critical size of European research organizations, particularly compared to the United States, combined with a lack of coordination between them, leads to dispersion and redundancy. Important efforts are made on some research topics without exchange of information, leading to a deteriorated scientific productivity, while other topics are neglected. The setting up of in-depth discussions within each technological field of next generation batteries.</w:t>
      </w:r>
    </w:p>
    <w:p w14:paraId="19256669" w14:textId="77777777" w:rsidR="004A0421" w:rsidRPr="00580401" w:rsidRDefault="00973DA5" w:rsidP="004A0421">
      <w:pPr>
        <w:pStyle w:val="ITStandard"/>
        <w:rPr>
          <w:lang w:val="en-US"/>
        </w:rPr>
      </w:pPr>
      <w:r w:rsidRPr="00580401">
        <w:rPr>
          <w:lang w:val="en-US"/>
        </w:rPr>
        <w:t xml:space="preserve">The </w:t>
      </w:r>
      <w:r w:rsidR="004A0421" w:rsidRPr="00580401">
        <w:rPr>
          <w:lang w:val="en-US"/>
        </w:rPr>
        <w:t xml:space="preserve">IPCEI on </w:t>
      </w:r>
      <w:r w:rsidRPr="00580401">
        <w:rPr>
          <w:lang w:val="en-US"/>
        </w:rPr>
        <w:t xml:space="preserve">Batteries </w:t>
      </w:r>
      <w:r w:rsidR="004A0421" w:rsidRPr="00580401">
        <w:rPr>
          <w:lang w:val="en-US"/>
        </w:rPr>
        <w:t xml:space="preserve">will mobilize and bring together many European research laboratories, thus making it possible to overcome the lack of coordination that characterizes them. As part of the project, the redundancies will be removed, synergies and exchanges will be developed to pursue common R&amp;D&amp;I objectives in the field of </w:t>
      </w:r>
      <w:r w:rsidR="00984B81" w:rsidRPr="00580401">
        <w:rPr>
          <w:lang w:val="en-US"/>
        </w:rPr>
        <w:t xml:space="preserve">advanced materials for batteries and </w:t>
      </w:r>
      <w:r w:rsidR="004A0421" w:rsidRPr="00580401">
        <w:rPr>
          <w:lang w:val="en-US"/>
        </w:rPr>
        <w:t>next generation batteries, considered to be strategic for Europe.</w:t>
      </w:r>
    </w:p>
    <w:p w14:paraId="1925666A" w14:textId="77777777" w:rsidR="004A0421" w:rsidRPr="00580401" w:rsidRDefault="004A0421" w:rsidP="00A65768">
      <w:pPr>
        <w:pStyle w:val="N3"/>
        <w:rPr>
          <w:lang w:val="en-US"/>
        </w:rPr>
      </w:pPr>
      <w:r w:rsidRPr="00580401">
        <w:rPr>
          <w:lang w:val="en-US"/>
        </w:rPr>
        <w:t>Coordination failures between SMEs and industry leaders</w:t>
      </w:r>
    </w:p>
    <w:p w14:paraId="1925666B" w14:textId="77777777" w:rsidR="004A0421" w:rsidRPr="007603A0" w:rsidRDefault="004A0421" w:rsidP="004A0421">
      <w:pPr>
        <w:pStyle w:val="ITStandard"/>
        <w:rPr>
          <w:lang w:val="en-US"/>
        </w:rPr>
      </w:pPr>
      <w:r w:rsidRPr="00580401">
        <w:rPr>
          <w:lang w:val="en-US"/>
        </w:rPr>
        <w:t xml:space="preserve">The IPCEI on </w:t>
      </w:r>
      <w:r w:rsidR="00B3537D" w:rsidRPr="00580401">
        <w:rPr>
          <w:lang w:val="en-US"/>
        </w:rPr>
        <w:t xml:space="preserve">Batteries </w:t>
      </w:r>
      <w:r w:rsidRPr="00580401">
        <w:rPr>
          <w:lang w:val="en-US"/>
        </w:rPr>
        <w:t xml:space="preserve">will provide SMEs with access to R&amp;D&amp;I activities and high-level infrastructure that they would not have accessed in the absence of the project. Without State aid, </w:t>
      </w:r>
      <w:r w:rsidR="002B1723" w:rsidRPr="00580401">
        <w:rPr>
          <w:lang w:val="en-US"/>
        </w:rPr>
        <w:t xml:space="preserve">Carbone </w:t>
      </w:r>
      <w:proofErr w:type="spellStart"/>
      <w:r w:rsidR="002B1723" w:rsidRPr="00580401">
        <w:rPr>
          <w:lang w:val="en-US"/>
        </w:rPr>
        <w:t>Savoie</w:t>
      </w:r>
      <w:proofErr w:type="spellEnd"/>
      <w:r w:rsidR="002B1723" w:rsidRPr="00580401">
        <w:rPr>
          <w:lang w:val="en-US"/>
        </w:rPr>
        <w:t xml:space="preserve"> </w:t>
      </w:r>
      <w:r w:rsidRPr="00580401">
        <w:rPr>
          <w:lang w:val="en-US"/>
        </w:rPr>
        <w:t xml:space="preserve">would work with some of these </w:t>
      </w:r>
      <w:r w:rsidRPr="007603A0">
        <w:rPr>
          <w:lang w:val="en-US"/>
        </w:rPr>
        <w:t>SMEs in a "client-supplier" logic, rather than associate them as partners and allow them to anticipate technological breakthroughs. Thus, most of these SMEs simply would not have the ability to be working on these technological areas.</w:t>
      </w:r>
    </w:p>
    <w:p w14:paraId="1925666C" w14:textId="013A8E59" w:rsidR="004A0421" w:rsidRPr="00580401" w:rsidRDefault="004A0421" w:rsidP="004A0421">
      <w:pPr>
        <w:pStyle w:val="ITStandard"/>
        <w:rPr>
          <w:lang w:val="en-US"/>
        </w:rPr>
      </w:pPr>
      <w:r w:rsidRPr="007603A0">
        <w:rPr>
          <w:lang w:val="en-US"/>
        </w:rPr>
        <w:t>The State aid encourages many European SMEs (</w:t>
      </w:r>
      <w:r w:rsidR="002C4A50" w:rsidRPr="007603A0">
        <w:rPr>
          <w:lang w:val="en-US"/>
        </w:rPr>
        <w:t>more than 80</w:t>
      </w:r>
      <w:r w:rsidRPr="007603A0">
        <w:rPr>
          <w:lang w:val="en-US"/>
        </w:rPr>
        <w:t xml:space="preserve"> in total</w:t>
      </w:r>
      <w:r w:rsidRPr="00580401">
        <w:rPr>
          <w:lang w:val="en-US"/>
        </w:rPr>
        <w:t xml:space="preserve"> are direct or indirect partners of IPCEI on </w:t>
      </w:r>
      <w:r w:rsidR="00B16E4E" w:rsidRPr="00580401">
        <w:rPr>
          <w:lang w:val="en-US"/>
        </w:rPr>
        <w:t>Batteries</w:t>
      </w:r>
      <w:r w:rsidRPr="00580401">
        <w:rPr>
          <w:lang w:val="en-US"/>
        </w:rPr>
        <w:t>) to collaborate and invest in R&amp;D&amp;I, by pooling and sharing risks. The project will enable the actors to achieve collectively the critical size that is needed to carry out advanced next generation batteries R&amp;D&amp;I activities. European SMEs in the batteries sector will coordinate R&amp;D&amp;I activities with high levels of ambition and risk.</w:t>
      </w:r>
    </w:p>
    <w:p w14:paraId="1925666D" w14:textId="77777777" w:rsidR="004A0421" w:rsidRPr="00580401" w:rsidRDefault="004A0421" w:rsidP="00A65768">
      <w:pPr>
        <w:pStyle w:val="N3"/>
        <w:rPr>
          <w:lang w:val="en-US"/>
        </w:rPr>
      </w:pPr>
      <w:r w:rsidRPr="00580401">
        <w:rPr>
          <w:lang w:val="en-US"/>
        </w:rPr>
        <w:t>Coordination failures between European clusters</w:t>
      </w:r>
    </w:p>
    <w:p w14:paraId="1925666E" w14:textId="77777777" w:rsidR="004A0421" w:rsidRPr="00580401" w:rsidRDefault="004A0421" w:rsidP="004A0421">
      <w:pPr>
        <w:pStyle w:val="ITStandard"/>
        <w:rPr>
          <w:lang w:val="en-US"/>
        </w:rPr>
      </w:pPr>
      <w:r w:rsidRPr="00580401">
        <w:rPr>
          <w:lang w:val="en-US"/>
        </w:rPr>
        <w:t>European next generation batteries clusters are limited in size as compared to other clusters in the world. They are insufficiently coordinated to compete globally. The weakness of cross-frontier public funding for large projects leads each cluster’s actors to carry out their R&amp;D&amp;I activities in a logic of hermetic silos. The weakness of cooperation between European clusters leads to redundancies, neglecting synergies and significant complementarities, and finally to significant losses in terms of scientific and technological productivity.</w:t>
      </w:r>
    </w:p>
    <w:p w14:paraId="1925666F" w14:textId="77777777" w:rsidR="004A0421" w:rsidRPr="00580401" w:rsidRDefault="004A0421" w:rsidP="004A0421">
      <w:pPr>
        <w:pStyle w:val="ITStandard"/>
        <w:rPr>
          <w:lang w:val="en-US"/>
        </w:rPr>
      </w:pPr>
      <w:r w:rsidRPr="00580401">
        <w:rPr>
          <w:lang w:val="en-US"/>
        </w:rPr>
        <w:t xml:space="preserve">The scientific and technological objectives of the IPCEI on </w:t>
      </w:r>
      <w:r w:rsidR="00484002" w:rsidRPr="00580401">
        <w:rPr>
          <w:lang w:val="en-US"/>
        </w:rPr>
        <w:t>Batteries</w:t>
      </w:r>
      <w:r w:rsidRPr="00580401">
        <w:rPr>
          <w:lang w:val="en-US"/>
        </w:rPr>
        <w:t>, particularly for the development of new technology platforms as well as pilot lines, constitutes a major scientific, technological and organizational challenge. All players in the European next generation batteries industry must engage in closely coordinated R&amp;D&amp;I activities to achieve this development, reducing redundancies, developing synergies and complementarities.</w:t>
      </w:r>
    </w:p>
    <w:p w14:paraId="19256670" w14:textId="77777777" w:rsidR="004A0421" w:rsidRPr="00580401" w:rsidRDefault="004A0421" w:rsidP="00A65768">
      <w:pPr>
        <w:pStyle w:val="N3"/>
        <w:rPr>
          <w:lang w:val="en-US"/>
        </w:rPr>
      </w:pPr>
      <w:r w:rsidRPr="00580401">
        <w:rPr>
          <w:lang w:val="en-US"/>
        </w:rPr>
        <w:t>Coordination failures of a very large-scale R&amp;D project</w:t>
      </w:r>
    </w:p>
    <w:p w14:paraId="19256671" w14:textId="630E08A1" w:rsidR="004A0421" w:rsidRPr="00580401" w:rsidRDefault="004A0421" w:rsidP="004A0421">
      <w:pPr>
        <w:pStyle w:val="ITStandard"/>
        <w:rPr>
          <w:lang w:val="en-US"/>
        </w:rPr>
      </w:pPr>
      <w:r w:rsidRPr="00580401">
        <w:rPr>
          <w:lang w:val="en-US"/>
        </w:rPr>
        <w:lastRenderedPageBreak/>
        <w:t xml:space="preserve">The scope, scale and the scientific and technological complexity level of IPCEI on </w:t>
      </w:r>
      <w:r w:rsidR="00C92884" w:rsidRPr="00580401">
        <w:rPr>
          <w:lang w:val="en-US"/>
        </w:rPr>
        <w:t xml:space="preserve">Batteries </w:t>
      </w:r>
      <w:r w:rsidRPr="00580401">
        <w:rPr>
          <w:lang w:val="en-US"/>
        </w:rPr>
        <w:t>require joint work amongst a very large number of actors (</w:t>
      </w:r>
      <w:r w:rsidR="002C4A50">
        <w:rPr>
          <w:lang w:val="en-US"/>
        </w:rPr>
        <w:t>53 direct partners</w:t>
      </w:r>
      <w:r w:rsidR="002C4A50" w:rsidRPr="00580401">
        <w:rPr>
          <w:lang w:val="en-US"/>
        </w:rPr>
        <w:t xml:space="preserve"> </w:t>
      </w:r>
      <w:r w:rsidRPr="00580401">
        <w:rPr>
          <w:lang w:val="en-US"/>
        </w:rPr>
        <w:t xml:space="preserve">in </w:t>
      </w:r>
      <w:r w:rsidR="002C4A50">
        <w:rPr>
          <w:lang w:val="en-US"/>
        </w:rPr>
        <w:t>the Summer IPCEI</w:t>
      </w:r>
      <w:r w:rsidRPr="00580401">
        <w:rPr>
          <w:lang w:val="en-US"/>
        </w:rPr>
        <w:t xml:space="preserve">), </w:t>
      </w:r>
      <w:r w:rsidR="002C4A50">
        <w:rPr>
          <w:lang w:val="en-US"/>
        </w:rPr>
        <w:t xml:space="preserve">most of them industrial </w:t>
      </w:r>
      <w:r w:rsidRPr="00580401">
        <w:rPr>
          <w:lang w:val="en-US"/>
        </w:rPr>
        <w:t xml:space="preserve">companies and </w:t>
      </w:r>
      <w:r w:rsidR="002C4A50">
        <w:rPr>
          <w:lang w:val="en-US"/>
        </w:rPr>
        <w:t xml:space="preserve">some being </w:t>
      </w:r>
      <w:r w:rsidRPr="00580401">
        <w:rPr>
          <w:lang w:val="en-US"/>
        </w:rPr>
        <w:t>public research organizations and university laboratories.</w:t>
      </w:r>
    </w:p>
    <w:p w14:paraId="19256672" w14:textId="77777777" w:rsidR="004A0421" w:rsidRPr="00580401" w:rsidRDefault="004A0421" w:rsidP="004A0421">
      <w:pPr>
        <w:pStyle w:val="ITStandard"/>
        <w:rPr>
          <w:lang w:val="en-US"/>
        </w:rPr>
      </w:pPr>
      <w:r w:rsidRPr="00580401">
        <w:rPr>
          <w:lang w:val="en-US"/>
        </w:rPr>
        <w:t xml:space="preserve">The intensity of collaboration inside IPCEI on </w:t>
      </w:r>
      <w:r w:rsidR="0093572E" w:rsidRPr="00580401">
        <w:rPr>
          <w:lang w:val="en-US"/>
        </w:rPr>
        <w:t xml:space="preserve">Batteries </w:t>
      </w:r>
      <w:r w:rsidRPr="00580401">
        <w:rPr>
          <w:lang w:val="en-US"/>
        </w:rPr>
        <w:t>is very important, program partners will work in a very strong interdisciplinary sense, which could not be mobilized without the State aid. The results obtained by each partner will impact the other partners' actions. The collaboration must be coordinated in a very close and dynamic way, in order to get the best results from trials and error experiences of R&amp;D&amp;I activities, as well as to reorient all work packages as a result of the progress of each partner, so that the R&amp;D&amp;I program can achieve its objectives. Round trips will be necessary between the different partners to coordinate their work, in order to remove the technological barriers that will be identified.</w:t>
      </w:r>
    </w:p>
    <w:p w14:paraId="19256673" w14:textId="77777777" w:rsidR="004A0421" w:rsidRPr="00580401" w:rsidRDefault="004A0421" w:rsidP="004A0421">
      <w:pPr>
        <w:pStyle w:val="ITStandard"/>
        <w:rPr>
          <w:lang w:val="en-US"/>
        </w:rPr>
      </w:pPr>
      <w:r w:rsidRPr="00580401">
        <w:rPr>
          <w:lang w:val="en-US"/>
        </w:rPr>
        <w:t xml:space="preserve">State aid to partners of the project IPCEI on </w:t>
      </w:r>
      <w:r w:rsidR="0093572E" w:rsidRPr="00580401">
        <w:rPr>
          <w:lang w:val="en-US"/>
        </w:rPr>
        <w:t xml:space="preserve">Batteries </w:t>
      </w:r>
      <w:r w:rsidRPr="00580401">
        <w:rPr>
          <w:lang w:val="en-US"/>
        </w:rPr>
        <w:t xml:space="preserve">deeply strengthens the coordination of the consortium. The disbursement of the public funding will be spread over the </w:t>
      </w:r>
      <w:r w:rsidR="007956FA" w:rsidRPr="00580401">
        <w:rPr>
          <w:lang w:val="en-US"/>
        </w:rPr>
        <w:t>four</w:t>
      </w:r>
      <w:r w:rsidRPr="00580401">
        <w:rPr>
          <w:lang w:val="en-US"/>
        </w:rPr>
        <w:t xml:space="preserve"> years lifetime of the project, thus necessitating a very close monitoring by public authorities through progress reports, semi-annual milestones, etc. All partners know that they must progress together towards the achievement of IPCEI on </w:t>
      </w:r>
      <w:r w:rsidR="00C92884" w:rsidRPr="00580401">
        <w:rPr>
          <w:lang w:val="en-US"/>
        </w:rPr>
        <w:t xml:space="preserve">Batteries </w:t>
      </w:r>
      <w:r w:rsidRPr="00580401">
        <w:rPr>
          <w:lang w:val="en-US"/>
        </w:rPr>
        <w:t xml:space="preserve">objectives to get the public funding. Thus, the State aid gives each partner very strong dynamic incentives to overcome the difficulties of such a large-scale and long-lasting project. It makes it possible to set up a very large European R&amp;D partnership which constitutes an efficient and responsive mode of organization, able to </w:t>
      </w:r>
      <w:proofErr w:type="spellStart"/>
      <w:r w:rsidRPr="00580401">
        <w:rPr>
          <w:lang w:val="en-US"/>
        </w:rPr>
        <w:t>catalyse</w:t>
      </w:r>
      <w:proofErr w:type="spellEnd"/>
      <w:r w:rsidRPr="00580401">
        <w:rPr>
          <w:lang w:val="en-US"/>
        </w:rPr>
        <w:t xml:space="preserve"> synergies between partners and ensure gathering and coordination of the broad spectrum of necessary sector skills for the realization of such an ambitious project. Major European players in the batteries field will all work together for the first time in a collaborative approach around a major unifying R&amp;D&amp;I program, lowering the technical and economic barriers.</w:t>
      </w:r>
    </w:p>
    <w:p w14:paraId="19256674" w14:textId="77777777" w:rsidR="004A0421" w:rsidRPr="00580401" w:rsidRDefault="004A0421" w:rsidP="00A65768">
      <w:pPr>
        <w:pStyle w:val="N3"/>
        <w:rPr>
          <w:lang w:val="en-US"/>
        </w:rPr>
      </w:pPr>
      <w:r w:rsidRPr="00580401">
        <w:rPr>
          <w:lang w:val="en-US"/>
        </w:rPr>
        <w:t>Coordination failures associated with contractual incompleteness</w:t>
      </w:r>
    </w:p>
    <w:p w14:paraId="19256675" w14:textId="77777777" w:rsidR="004A0421" w:rsidRPr="00580401" w:rsidRDefault="004A0421" w:rsidP="004A0421">
      <w:pPr>
        <w:pStyle w:val="ITStandard"/>
        <w:rPr>
          <w:lang w:val="en-US"/>
        </w:rPr>
      </w:pPr>
      <w:r w:rsidRPr="00580401">
        <w:rPr>
          <w:lang w:val="en-US"/>
        </w:rPr>
        <w:t>The State aid will also limit the coordination difficulties related to the contractual incompleteness of major collaborative R&amp;D&amp;I programs. It is well known that R&amp;D&amp;I contracts are incomplete, that is, they cannot anticipate or take into account all possible situations and all future contingencies. Indeed, R&amp;D&amp;I programs are characterized by high uncertainty: not all results can be determined in advance ("serendipity"), unanticipated scientific and technological hurdles can arise, with a potentially strong impact on the program's calendar or costs, successes or failures can come from where they were not expected, etc.</w:t>
      </w:r>
    </w:p>
    <w:p w14:paraId="19256676" w14:textId="77777777" w:rsidR="004A0421" w:rsidRPr="00580401" w:rsidRDefault="004A0421" w:rsidP="004A0421">
      <w:pPr>
        <w:pStyle w:val="ITStandard"/>
        <w:rPr>
          <w:lang w:val="en-US"/>
        </w:rPr>
      </w:pPr>
      <w:r w:rsidRPr="00580401">
        <w:rPr>
          <w:lang w:val="en-US"/>
        </w:rPr>
        <w:t xml:space="preserve">Contractual incompleteness may encourage opportunistic partners' </w:t>
      </w:r>
      <w:proofErr w:type="spellStart"/>
      <w:r w:rsidRPr="00580401">
        <w:rPr>
          <w:lang w:val="en-US"/>
        </w:rPr>
        <w:t>behaviours</w:t>
      </w:r>
      <w:proofErr w:type="spellEnd"/>
      <w:r w:rsidRPr="00580401">
        <w:rPr>
          <w:lang w:val="en-US"/>
        </w:rPr>
        <w:t xml:space="preserve">, reducing their commitment to the collaborative R&amp;D&amp;I project. In such context, cooperation is rendered very unstable by the alternative opportunities that are offered to the partners. The occurrence of an unforeseen event in the contract can lead to a chain of reactions from the partners, putting at risk the primary purpose of the partnership. Naturally, this risk is all the more important as the number of partners </w:t>
      </w:r>
      <w:r w:rsidR="00C92884" w:rsidRPr="00580401">
        <w:rPr>
          <w:lang w:val="en-US"/>
        </w:rPr>
        <w:t>grows</w:t>
      </w:r>
      <w:r w:rsidRPr="00580401">
        <w:rPr>
          <w:lang w:val="en-US"/>
        </w:rPr>
        <w:t xml:space="preserve"> and the research is of a high level of complexity, which is very clearly the case for the project IPCEI on </w:t>
      </w:r>
      <w:r w:rsidR="00C92884" w:rsidRPr="00580401">
        <w:rPr>
          <w:lang w:val="en-US"/>
        </w:rPr>
        <w:t>Batteries</w:t>
      </w:r>
      <w:r w:rsidRPr="00580401">
        <w:rPr>
          <w:lang w:val="en-US"/>
        </w:rPr>
        <w:t>.</w:t>
      </w:r>
    </w:p>
    <w:p w14:paraId="19256677" w14:textId="77777777" w:rsidR="004A0421" w:rsidRPr="00580401" w:rsidRDefault="004A0421" w:rsidP="004A0421">
      <w:pPr>
        <w:pStyle w:val="ITStandard"/>
        <w:rPr>
          <w:lang w:val="en-US"/>
        </w:rPr>
      </w:pPr>
      <w:r w:rsidRPr="00580401">
        <w:rPr>
          <w:lang w:val="en-US"/>
        </w:rPr>
        <w:t xml:space="preserve">A very large collaborative R&amp;D&amp;I project like IPCEI on </w:t>
      </w:r>
      <w:r w:rsidR="00C92884" w:rsidRPr="00580401">
        <w:rPr>
          <w:lang w:val="en-US"/>
        </w:rPr>
        <w:t xml:space="preserve">Batteries </w:t>
      </w:r>
      <w:r w:rsidRPr="00580401">
        <w:rPr>
          <w:lang w:val="en-US"/>
        </w:rPr>
        <w:t xml:space="preserve">is characterized by a high uncertainty, which means the occurrence of unpredictable events during the project. A </w:t>
      </w:r>
      <w:r w:rsidRPr="00580401">
        <w:rPr>
          <w:lang w:val="en-US"/>
        </w:rPr>
        <w:lastRenderedPageBreak/>
        <w:t xml:space="preserve">partner could invoke the occurrence of an unforeseen contingency in the contract to defend </w:t>
      </w:r>
      <w:r w:rsidR="00AD2E93" w:rsidRPr="00580401">
        <w:rPr>
          <w:lang w:val="en-US"/>
        </w:rPr>
        <w:t xml:space="preserve">opportunistically </w:t>
      </w:r>
      <w:r w:rsidRPr="00580401">
        <w:rPr>
          <w:lang w:val="en-US"/>
        </w:rPr>
        <w:t xml:space="preserve">his interests. The collaboration contract cannot therefore prevent these </w:t>
      </w:r>
      <w:proofErr w:type="spellStart"/>
      <w:r w:rsidRPr="00580401">
        <w:rPr>
          <w:lang w:val="en-US"/>
        </w:rPr>
        <w:t>behaviours</w:t>
      </w:r>
      <w:proofErr w:type="spellEnd"/>
      <w:r w:rsidRPr="00580401">
        <w:rPr>
          <w:lang w:val="en-US"/>
        </w:rPr>
        <w:t xml:space="preserve">. Sanctions or penalties cannot solve this problem: a sanction can only apply over a </w:t>
      </w:r>
      <w:proofErr w:type="spellStart"/>
      <w:r w:rsidRPr="00580401">
        <w:rPr>
          <w:lang w:val="en-US"/>
        </w:rPr>
        <w:t>behaviour</w:t>
      </w:r>
      <w:proofErr w:type="spellEnd"/>
      <w:r w:rsidRPr="00580401">
        <w:rPr>
          <w:lang w:val="en-US"/>
        </w:rPr>
        <w:t xml:space="preserve"> considered as deviant by reference to foreseeable configurations provided for in the contract.</w:t>
      </w:r>
    </w:p>
    <w:p w14:paraId="19256678" w14:textId="77777777" w:rsidR="004A0421" w:rsidRPr="00580401" w:rsidRDefault="004A0421" w:rsidP="004A0421">
      <w:pPr>
        <w:pStyle w:val="ITStandard"/>
        <w:rPr>
          <w:lang w:val="en-US"/>
        </w:rPr>
      </w:pPr>
      <w:r w:rsidRPr="00580401">
        <w:rPr>
          <w:lang w:val="en-US"/>
        </w:rPr>
        <w:t xml:space="preserve">Secondly, the interests of the partners may diverge over the content of the program, or its objectives, or even its costs, as it progresses. This is common in a very large collaborative R&amp;D&amp;I program like IPCEI on </w:t>
      </w:r>
      <w:r w:rsidR="0093572E" w:rsidRPr="00580401">
        <w:rPr>
          <w:lang w:val="en-US"/>
        </w:rPr>
        <w:t>Batteries</w:t>
      </w:r>
      <w:r w:rsidRPr="00580401">
        <w:rPr>
          <w:lang w:val="en-US"/>
        </w:rPr>
        <w:t xml:space="preserve">, since project developments are very likely to deviate from the initial plan. Therefore, each of the partners would tend to influence the program in such a way as to </w:t>
      </w:r>
      <w:proofErr w:type="spellStart"/>
      <w:r w:rsidRPr="00580401">
        <w:rPr>
          <w:lang w:val="en-US"/>
        </w:rPr>
        <w:t>favour</w:t>
      </w:r>
      <w:proofErr w:type="spellEnd"/>
      <w:r w:rsidRPr="00580401">
        <w:rPr>
          <w:lang w:val="en-US"/>
        </w:rPr>
        <w:t xml:space="preserve"> its interests to the detriment of the common interest of the consortium, while it would be hardly possible to invoke the contract to prevent it (in particular, through penalties provided for in the contract). This may for example involve renegotiating the allocation of costs between the partners, to the detriment of the effectiveness of the project.</w:t>
      </w:r>
    </w:p>
    <w:p w14:paraId="19256679" w14:textId="77777777" w:rsidR="00E92344" w:rsidRPr="00580401" w:rsidRDefault="004A0421" w:rsidP="004A0421">
      <w:pPr>
        <w:pStyle w:val="ITStandard"/>
        <w:rPr>
          <w:lang w:val="en-US"/>
        </w:rPr>
      </w:pPr>
      <w:r w:rsidRPr="00580401">
        <w:rPr>
          <w:lang w:val="en-US"/>
        </w:rPr>
        <w:t>Thirdly, it is very difficult, if not impossible, to anticipate and define in an exhaustive way the totality of the results of a very large R&amp;D&amp;I program. Thus, one of the partners might be tempted to appropriate some unanticipated results of the program by claiming that they would result from R&amp;D&amp;I activity outside the program. Here again, applying fines could not address anything, because of the intrinsic uncertainty of the very large collaborative R&amp;D&amp;I programs and the resulting contractual incompleteness.</w:t>
      </w:r>
    </w:p>
    <w:p w14:paraId="1925667A" w14:textId="77777777" w:rsidR="004A0421" w:rsidRPr="00580401" w:rsidRDefault="004A0421" w:rsidP="004A0421">
      <w:pPr>
        <w:pStyle w:val="ITStandard"/>
        <w:rPr>
          <w:lang w:val="en-US"/>
        </w:rPr>
      </w:pPr>
      <w:r w:rsidRPr="00580401">
        <w:rPr>
          <w:lang w:val="en-US"/>
        </w:rPr>
        <w:t xml:space="preserve">The examples above, where a partner might be interested in adopting opportunistic </w:t>
      </w:r>
      <w:proofErr w:type="spellStart"/>
      <w:r w:rsidRPr="00580401">
        <w:rPr>
          <w:lang w:val="en-US"/>
        </w:rPr>
        <w:t>behaviour</w:t>
      </w:r>
      <w:proofErr w:type="spellEnd"/>
      <w:r w:rsidRPr="00580401">
        <w:rPr>
          <w:lang w:val="en-US"/>
        </w:rPr>
        <w:t xml:space="preserve">, are not exhaustive. However, they provide an overview of the wide range of opportunities for partners in a very large collaborative R&amp;D&amp;I program like IPCEI on </w:t>
      </w:r>
      <w:r w:rsidR="0093572E" w:rsidRPr="00580401">
        <w:rPr>
          <w:lang w:val="en-US"/>
        </w:rPr>
        <w:t xml:space="preserve">Batteries </w:t>
      </w:r>
      <w:r w:rsidRPr="00580401">
        <w:rPr>
          <w:lang w:val="en-US"/>
        </w:rPr>
        <w:t xml:space="preserve">to derive a profit from the program at the expense of the common interest of the partners. Thus, although collaborative R&amp;D&amp;I contracts are essential for framing partnership relations, they may reveal a limited effectiveness in managing the divergences of interests that do not fail to appear, especially in the context of a program as expensive, long and complex as IPCEI on </w:t>
      </w:r>
      <w:r w:rsidR="0093572E" w:rsidRPr="00580401">
        <w:rPr>
          <w:lang w:val="en-US"/>
        </w:rPr>
        <w:t>Batteries</w:t>
      </w:r>
      <w:r w:rsidRPr="00580401">
        <w:rPr>
          <w:lang w:val="en-US"/>
        </w:rPr>
        <w:t xml:space="preserve">. Since it is very difficult to anticipate all situations in which a partner might have an interest in opportunistic </w:t>
      </w:r>
      <w:proofErr w:type="spellStart"/>
      <w:r w:rsidRPr="00580401">
        <w:rPr>
          <w:lang w:val="en-US"/>
        </w:rPr>
        <w:t>behaviour</w:t>
      </w:r>
      <w:proofErr w:type="spellEnd"/>
      <w:r w:rsidRPr="00580401">
        <w:rPr>
          <w:lang w:val="en-US"/>
        </w:rPr>
        <w:t xml:space="preserve">, or even to prove this type of </w:t>
      </w:r>
      <w:proofErr w:type="spellStart"/>
      <w:r w:rsidRPr="00580401">
        <w:rPr>
          <w:lang w:val="en-US"/>
        </w:rPr>
        <w:t>behaviour</w:t>
      </w:r>
      <w:proofErr w:type="spellEnd"/>
      <w:r w:rsidRPr="00580401">
        <w:rPr>
          <w:lang w:val="en-US"/>
        </w:rPr>
        <w:t>, it is impossible to provide for an appropriate system of sanctions.</w:t>
      </w:r>
    </w:p>
    <w:p w14:paraId="1925667B" w14:textId="77777777" w:rsidR="004A0421" w:rsidRPr="00580401" w:rsidRDefault="004A0421" w:rsidP="00D15591">
      <w:pPr>
        <w:pStyle w:val="ITStandard"/>
        <w:rPr>
          <w:lang w:val="en-US"/>
        </w:rPr>
      </w:pPr>
      <w:r w:rsidRPr="00580401">
        <w:rPr>
          <w:lang w:val="en-US"/>
        </w:rPr>
        <w:t xml:space="preserve">State aid makes it possible to reduce a priori the opportunistic </w:t>
      </w:r>
      <w:proofErr w:type="spellStart"/>
      <w:r w:rsidRPr="00580401">
        <w:rPr>
          <w:lang w:val="en-US"/>
        </w:rPr>
        <w:t>behaviour</w:t>
      </w:r>
      <w:proofErr w:type="spellEnd"/>
      <w:r w:rsidRPr="00580401">
        <w:rPr>
          <w:lang w:val="en-US"/>
        </w:rPr>
        <w:t xml:space="preserve"> that may result from contractual incompleteness, and thus facilitates the coordination of IPCEI on </w:t>
      </w:r>
      <w:r w:rsidR="0093572E" w:rsidRPr="00580401">
        <w:rPr>
          <w:lang w:val="en-US"/>
        </w:rPr>
        <w:t xml:space="preserve">Batteries </w:t>
      </w:r>
      <w:r w:rsidRPr="00580401">
        <w:rPr>
          <w:lang w:val="en-US"/>
        </w:rPr>
        <w:t xml:space="preserve">partners. Indeed, for each partner, the risk related to the implementation of the program will be shared with the public authorities, limiting its potential financial losses in case of failure. This sharing of risks reduces each partner's incentives to use </w:t>
      </w:r>
      <w:r w:rsidR="00AD2E93" w:rsidRPr="00580401">
        <w:rPr>
          <w:lang w:val="en-US"/>
        </w:rPr>
        <w:t xml:space="preserve">opportunistically </w:t>
      </w:r>
      <w:r w:rsidRPr="00580401">
        <w:rPr>
          <w:lang w:val="en-US"/>
        </w:rPr>
        <w:t>contractual incompleteness to his advantage.</w:t>
      </w:r>
    </w:p>
    <w:p w14:paraId="1925667C" w14:textId="5CFF11F1" w:rsidR="00D15591" w:rsidRDefault="00D15591" w:rsidP="00D15591">
      <w:pPr>
        <w:pStyle w:val="CommentText"/>
        <w:jc w:val="both"/>
        <w:rPr>
          <w:sz w:val="22"/>
          <w:lang w:val="en-US"/>
        </w:rPr>
      </w:pPr>
      <w:r w:rsidRPr="00580401">
        <w:rPr>
          <w:sz w:val="22"/>
          <w:lang w:val="en-US"/>
        </w:rPr>
        <w:t xml:space="preserve">For example, without state aid, neither Carbone </w:t>
      </w:r>
      <w:proofErr w:type="spellStart"/>
      <w:r w:rsidRPr="00580401">
        <w:rPr>
          <w:sz w:val="22"/>
          <w:lang w:val="en-US"/>
        </w:rPr>
        <w:t>Savoie</w:t>
      </w:r>
      <w:proofErr w:type="spellEnd"/>
      <w:r w:rsidRPr="00580401">
        <w:rPr>
          <w:sz w:val="22"/>
          <w:lang w:val="en-US"/>
        </w:rPr>
        <w:t xml:space="preserve"> (F), nor </w:t>
      </w:r>
      <w:proofErr w:type="spellStart"/>
      <w:r w:rsidRPr="00580401">
        <w:rPr>
          <w:sz w:val="22"/>
          <w:lang w:val="en-US"/>
        </w:rPr>
        <w:t>Ferroglobe</w:t>
      </w:r>
      <w:proofErr w:type="spellEnd"/>
      <w:r w:rsidRPr="00580401">
        <w:rPr>
          <w:sz w:val="22"/>
          <w:lang w:val="en-US"/>
        </w:rPr>
        <w:t xml:space="preserve"> (E) </w:t>
      </w:r>
      <w:r w:rsidR="00AD2243" w:rsidRPr="00580401">
        <w:rPr>
          <w:sz w:val="22"/>
          <w:lang w:val="en-US"/>
        </w:rPr>
        <w:t>could</w:t>
      </w:r>
      <w:r w:rsidRPr="00580401">
        <w:rPr>
          <w:sz w:val="22"/>
          <w:lang w:val="en-US"/>
        </w:rPr>
        <w:t xml:space="preserve"> afford to develop their battery related R&amp;D &amp; FID programs.</w:t>
      </w:r>
      <w:r w:rsidR="00AD2243" w:rsidRPr="00580401">
        <w:rPr>
          <w:sz w:val="22"/>
          <w:lang w:val="en-US"/>
        </w:rPr>
        <w:t xml:space="preserve"> Instead, </w:t>
      </w:r>
      <w:proofErr w:type="spellStart"/>
      <w:r w:rsidRPr="00580401">
        <w:rPr>
          <w:sz w:val="22"/>
          <w:lang w:val="en-US"/>
        </w:rPr>
        <w:t>Ferroglobe</w:t>
      </w:r>
      <w:proofErr w:type="spellEnd"/>
      <w:r w:rsidRPr="00580401">
        <w:rPr>
          <w:sz w:val="22"/>
          <w:lang w:val="en-US"/>
        </w:rPr>
        <w:t xml:space="preserve"> (</w:t>
      </w:r>
      <w:r w:rsidR="00AD2243" w:rsidRPr="00580401">
        <w:rPr>
          <w:sz w:val="22"/>
          <w:lang w:val="en-US"/>
        </w:rPr>
        <w:t>E)</w:t>
      </w:r>
      <w:r w:rsidRPr="00580401">
        <w:rPr>
          <w:sz w:val="22"/>
          <w:lang w:val="en-US"/>
        </w:rPr>
        <w:t xml:space="preserve"> </w:t>
      </w:r>
      <w:r w:rsidR="00AD2243" w:rsidRPr="00580401">
        <w:rPr>
          <w:sz w:val="22"/>
          <w:lang w:val="en-US"/>
        </w:rPr>
        <w:t xml:space="preserve">will develop Si solution for the anode materials and </w:t>
      </w:r>
      <w:r w:rsidRPr="00580401">
        <w:rPr>
          <w:sz w:val="22"/>
          <w:lang w:val="en-US"/>
        </w:rPr>
        <w:t xml:space="preserve">Carbone </w:t>
      </w:r>
      <w:proofErr w:type="spellStart"/>
      <w:r w:rsidRPr="00580401">
        <w:rPr>
          <w:sz w:val="22"/>
          <w:lang w:val="en-US"/>
        </w:rPr>
        <w:t>Savoie</w:t>
      </w:r>
      <w:proofErr w:type="spellEnd"/>
      <w:r w:rsidRPr="00580401">
        <w:rPr>
          <w:sz w:val="22"/>
          <w:lang w:val="en-US"/>
        </w:rPr>
        <w:t xml:space="preserve"> </w:t>
      </w:r>
      <w:r w:rsidR="00AD2243" w:rsidRPr="00580401">
        <w:rPr>
          <w:sz w:val="22"/>
          <w:lang w:val="en-US"/>
        </w:rPr>
        <w:t xml:space="preserve">will </w:t>
      </w:r>
      <w:r w:rsidRPr="00580401">
        <w:rPr>
          <w:sz w:val="22"/>
          <w:lang w:val="en-US"/>
        </w:rPr>
        <w:t>d</w:t>
      </w:r>
      <w:r w:rsidR="00AD2243" w:rsidRPr="00580401">
        <w:rPr>
          <w:sz w:val="22"/>
          <w:lang w:val="en-US"/>
        </w:rPr>
        <w:t xml:space="preserve">evelop high capacity anode materials boosted by Si. </w:t>
      </w:r>
      <w:r w:rsidRPr="00580401">
        <w:rPr>
          <w:sz w:val="22"/>
          <w:lang w:val="en-US"/>
        </w:rPr>
        <w:t xml:space="preserve">Therefore, </w:t>
      </w:r>
      <w:r w:rsidR="0093572E" w:rsidRPr="00580401">
        <w:rPr>
          <w:sz w:val="22"/>
          <w:lang w:val="en-US"/>
        </w:rPr>
        <w:t xml:space="preserve">the </w:t>
      </w:r>
      <w:r w:rsidR="00AD2243" w:rsidRPr="00580401">
        <w:rPr>
          <w:sz w:val="22"/>
          <w:lang w:val="en-US"/>
        </w:rPr>
        <w:t xml:space="preserve">IPCEI </w:t>
      </w:r>
      <w:r w:rsidR="0093572E" w:rsidRPr="00580401">
        <w:rPr>
          <w:sz w:val="22"/>
          <w:lang w:val="en-US"/>
        </w:rPr>
        <w:t xml:space="preserve">on Batteries’ </w:t>
      </w:r>
      <w:r w:rsidRPr="00580401">
        <w:rPr>
          <w:sz w:val="22"/>
          <w:lang w:val="en-US"/>
        </w:rPr>
        <w:t>partnership f</w:t>
      </w:r>
      <w:r w:rsidR="00AD2243" w:rsidRPr="00580401">
        <w:rPr>
          <w:sz w:val="22"/>
          <w:lang w:val="en-US"/>
        </w:rPr>
        <w:t xml:space="preserve">oster synergies between partners. </w:t>
      </w:r>
    </w:p>
    <w:p w14:paraId="3C92E6EF" w14:textId="77777777" w:rsidR="009232CB" w:rsidRDefault="009232CB" w:rsidP="00D15591">
      <w:pPr>
        <w:pStyle w:val="CommentText"/>
        <w:jc w:val="both"/>
        <w:rPr>
          <w:sz w:val="22"/>
          <w:lang w:val="en-US"/>
        </w:rPr>
      </w:pPr>
    </w:p>
    <w:p w14:paraId="52B31DBD" w14:textId="77777777" w:rsidR="009232CB" w:rsidRDefault="009232CB">
      <w:pPr>
        <w:spacing w:after="200"/>
        <w:rPr>
          <w:sz w:val="22"/>
          <w:lang w:val="en-US"/>
        </w:rPr>
      </w:pPr>
      <w:r>
        <w:rPr>
          <w:sz w:val="22"/>
          <w:lang w:val="en-US"/>
        </w:rPr>
        <w:br w:type="page"/>
      </w:r>
    </w:p>
    <w:p w14:paraId="406025BD" w14:textId="6AB23BF5" w:rsidR="009232CB" w:rsidRPr="00580401" w:rsidRDefault="009232CB" w:rsidP="00D15591">
      <w:pPr>
        <w:pStyle w:val="CommentText"/>
        <w:jc w:val="both"/>
        <w:rPr>
          <w:sz w:val="22"/>
          <w:lang w:val="en-US"/>
        </w:rPr>
      </w:pPr>
    </w:p>
    <w:p w14:paraId="1925667D" w14:textId="77777777" w:rsidR="00B8163D" w:rsidRPr="00580401" w:rsidRDefault="00477F83" w:rsidP="009944BE">
      <w:pPr>
        <w:pStyle w:val="N2"/>
        <w:rPr>
          <w:lang w:val="en-US"/>
        </w:rPr>
      </w:pPr>
      <w:bookmarkStart w:id="143" w:name="_Toc14173785"/>
      <w:bookmarkStart w:id="144" w:name="_Toc14186551"/>
      <w:bookmarkStart w:id="145" w:name="_Toc14186635"/>
      <w:bookmarkStart w:id="146" w:name="_Toc14173786"/>
      <w:bookmarkStart w:id="147" w:name="_Toc14186552"/>
      <w:bookmarkStart w:id="148" w:name="_Toc14186636"/>
      <w:bookmarkStart w:id="149" w:name="_Toc24645993"/>
      <w:bookmarkEnd w:id="143"/>
      <w:bookmarkEnd w:id="144"/>
      <w:bookmarkEnd w:id="145"/>
      <w:bookmarkEnd w:id="146"/>
      <w:bookmarkEnd w:id="147"/>
      <w:bookmarkEnd w:id="148"/>
      <w:r w:rsidRPr="00580401">
        <w:rPr>
          <w:lang w:val="en-US"/>
        </w:rPr>
        <w:t xml:space="preserve">Market failure: </w:t>
      </w:r>
      <w:r w:rsidR="00B8163D" w:rsidRPr="00580401">
        <w:rPr>
          <w:lang w:val="en-US"/>
        </w:rPr>
        <w:t>Imperfect and asymmetric information</w:t>
      </w:r>
      <w:bookmarkEnd w:id="149"/>
    </w:p>
    <w:p w14:paraId="1925667E" w14:textId="77777777" w:rsidR="00EB10B7" w:rsidRPr="00580401" w:rsidRDefault="00EB10B7" w:rsidP="00A65768">
      <w:pPr>
        <w:pStyle w:val="N3"/>
        <w:rPr>
          <w:lang w:val="en-US"/>
        </w:rPr>
      </w:pPr>
      <w:r w:rsidRPr="00580401">
        <w:rPr>
          <w:lang w:val="en-US"/>
        </w:rPr>
        <w:t>Risks affecting the project</w:t>
      </w:r>
    </w:p>
    <w:p w14:paraId="1925667F" w14:textId="77777777" w:rsidR="00EB10B7" w:rsidRPr="00580401" w:rsidRDefault="00EB10B7" w:rsidP="00EB10B7">
      <w:pPr>
        <w:pStyle w:val="N4"/>
        <w:rPr>
          <w:lang w:val="en-US"/>
        </w:rPr>
      </w:pPr>
      <w:r w:rsidRPr="00580401">
        <w:rPr>
          <w:lang w:val="en-US"/>
        </w:rPr>
        <w:t>Technological risk</w:t>
      </w:r>
    </w:p>
    <w:p w14:paraId="19256680" w14:textId="77777777" w:rsidR="00EB10B7" w:rsidRPr="00580401" w:rsidRDefault="00EB10B7" w:rsidP="00EB10B7">
      <w:pPr>
        <w:pStyle w:val="ITStandard"/>
        <w:rPr>
          <w:lang w:val="en-US"/>
        </w:rPr>
      </w:pPr>
      <w:r w:rsidRPr="00580401">
        <w:rPr>
          <w:lang w:val="en-US"/>
        </w:rPr>
        <w:t>The European Commission generally recognizes that a greater technicality of a R&amp;D project goes along with a greater probability of failure. R&amp;D and innovation are highly complex and challenging in the batteries sector, and therefore they inherently carry a very high level of risk.</w:t>
      </w:r>
    </w:p>
    <w:p w14:paraId="19256681" w14:textId="77777777" w:rsidR="00EB10B7" w:rsidRPr="00580401" w:rsidRDefault="00EB10B7" w:rsidP="00EB10B7">
      <w:pPr>
        <w:pStyle w:val="ITStandard"/>
        <w:rPr>
          <w:lang w:val="en-US"/>
        </w:rPr>
      </w:pPr>
      <w:r w:rsidRPr="00580401">
        <w:rPr>
          <w:lang w:val="en-US"/>
        </w:rPr>
        <w:t xml:space="preserve">In the specific context of the IPCEI on </w:t>
      </w:r>
      <w:r w:rsidR="00B13AE1" w:rsidRPr="00580401">
        <w:rPr>
          <w:lang w:val="en-US"/>
        </w:rPr>
        <w:t>Batteries</w:t>
      </w:r>
      <w:r w:rsidRPr="00580401">
        <w:rPr>
          <w:lang w:val="en-US"/>
        </w:rPr>
        <w:t xml:space="preserve">, </w:t>
      </w:r>
      <w:r w:rsidR="00FB08CE" w:rsidRPr="00580401">
        <w:rPr>
          <w:lang w:val="en-US"/>
        </w:rPr>
        <w:t xml:space="preserve">Carbone </w:t>
      </w:r>
      <w:proofErr w:type="spellStart"/>
      <w:r w:rsidR="00FB08CE" w:rsidRPr="00580401">
        <w:rPr>
          <w:lang w:val="en-US"/>
        </w:rPr>
        <w:t>Savoie</w:t>
      </w:r>
      <w:proofErr w:type="spellEnd"/>
      <w:r w:rsidRPr="00580401">
        <w:rPr>
          <w:lang w:val="en-US"/>
        </w:rPr>
        <w:t xml:space="preserve"> will undertake RDI activities in order to explore scientific and technological paths that are very risky. </w:t>
      </w:r>
      <w:r w:rsidR="00E22CA8" w:rsidRPr="00580401">
        <w:rPr>
          <w:lang w:val="en-US"/>
        </w:rPr>
        <w:t xml:space="preserve">Carbone </w:t>
      </w:r>
      <w:proofErr w:type="spellStart"/>
      <w:r w:rsidR="00E22CA8" w:rsidRPr="00580401">
        <w:rPr>
          <w:lang w:val="en-US"/>
        </w:rPr>
        <w:t>Savoie</w:t>
      </w:r>
      <w:proofErr w:type="spellEnd"/>
      <w:r w:rsidR="00E22CA8" w:rsidRPr="00580401">
        <w:rPr>
          <w:lang w:val="en-US"/>
        </w:rPr>
        <w:t xml:space="preserve"> is focusing on </w:t>
      </w:r>
      <w:r w:rsidR="00984B81" w:rsidRPr="00580401">
        <w:rPr>
          <w:lang w:val="en-US"/>
        </w:rPr>
        <w:t>developing an innovative energy-efficient, cost-efficient, more sustainable anode materials production process</w:t>
      </w:r>
      <w:r w:rsidR="00E22CA8" w:rsidRPr="00580401">
        <w:rPr>
          <w:lang w:val="en-US"/>
        </w:rPr>
        <w:t xml:space="preserve">. As the manufacturer of graphite blocks for the Aluminum Pots and for the Specialty Business, Carbone </w:t>
      </w:r>
      <w:proofErr w:type="spellStart"/>
      <w:r w:rsidR="00E22CA8" w:rsidRPr="00580401">
        <w:rPr>
          <w:lang w:val="en-US"/>
        </w:rPr>
        <w:t>Savoie</w:t>
      </w:r>
      <w:proofErr w:type="spellEnd"/>
      <w:r w:rsidR="00E22CA8" w:rsidRPr="00580401">
        <w:rPr>
          <w:lang w:val="en-US"/>
        </w:rPr>
        <w:t xml:space="preserve"> knows the importance of technological risk with long technical lead times inherent to the process of making Graphite from Coke.</w:t>
      </w:r>
    </w:p>
    <w:p w14:paraId="19256682" w14:textId="77777777" w:rsidR="00EB10B7" w:rsidRPr="00580401" w:rsidRDefault="00E92344" w:rsidP="00EB10B7">
      <w:pPr>
        <w:pStyle w:val="ITStandard"/>
        <w:rPr>
          <w:lang w:val="en-US"/>
        </w:rPr>
      </w:pPr>
      <w:r w:rsidRPr="00580401">
        <w:rPr>
          <w:lang w:val="en-US"/>
        </w:rPr>
        <w:t>I</w:t>
      </w:r>
      <w:r w:rsidR="00EB10B7" w:rsidRPr="00580401">
        <w:rPr>
          <w:lang w:val="en-US"/>
        </w:rPr>
        <w:t xml:space="preserve">t is well understood that all these very innovative R&amp;D and innovation pathways that will be explored as part of the IPCEI on Batteries may not be performing as anticipated. The technologies developed by </w:t>
      </w:r>
      <w:r w:rsidR="00FB08CE" w:rsidRPr="00580401">
        <w:rPr>
          <w:lang w:val="en-US"/>
        </w:rPr>
        <w:t xml:space="preserve">Carbone </w:t>
      </w:r>
      <w:proofErr w:type="spellStart"/>
      <w:r w:rsidR="00FB08CE" w:rsidRPr="00580401">
        <w:rPr>
          <w:lang w:val="en-US"/>
        </w:rPr>
        <w:t>Savoie</w:t>
      </w:r>
      <w:proofErr w:type="spellEnd"/>
      <w:r w:rsidR="00EB10B7" w:rsidRPr="00580401">
        <w:rPr>
          <w:lang w:val="en-US"/>
        </w:rPr>
        <w:t xml:space="preserve"> are characterized by a very high level of complexity and there is a high risk that the work undertaken in the project will not achieve all the expected results, or not in the anticipated planning. For each technical objective, there are indeed several paths that can be explored in parallel, and the paths chosen within the project may not produce the expected performances.</w:t>
      </w:r>
    </w:p>
    <w:p w14:paraId="19256683" w14:textId="77777777" w:rsidR="00EB10B7" w:rsidRPr="00580401" w:rsidRDefault="00EB10B7" w:rsidP="00EB10B7">
      <w:pPr>
        <w:pStyle w:val="ITStandard"/>
        <w:rPr>
          <w:lang w:val="en-US"/>
        </w:rPr>
      </w:pPr>
      <w:r w:rsidRPr="00580401">
        <w:rPr>
          <w:lang w:val="en-US"/>
        </w:rPr>
        <w:t xml:space="preserve">Furthermore, there is a risk of non-compatibility of the solutions developed in IPCEI on </w:t>
      </w:r>
      <w:r w:rsidR="00B13AE1" w:rsidRPr="00580401">
        <w:rPr>
          <w:lang w:val="en-US"/>
        </w:rPr>
        <w:t xml:space="preserve">Batteries </w:t>
      </w:r>
      <w:r w:rsidRPr="00580401">
        <w:rPr>
          <w:lang w:val="en-US"/>
        </w:rPr>
        <w:t xml:space="preserve">in FID and large-scale industrialization or with the equipment available on the market. High-performance technology may be difficult to exploit in order to produce operational </w:t>
      </w:r>
      <w:r w:rsidR="000F70E8" w:rsidRPr="00580401">
        <w:rPr>
          <w:lang w:val="en-US"/>
        </w:rPr>
        <w:t xml:space="preserve">finished </w:t>
      </w:r>
      <w:r w:rsidRPr="00580401">
        <w:rPr>
          <w:lang w:val="en-US"/>
        </w:rPr>
        <w:t>products. For example</w:t>
      </w:r>
      <w:r w:rsidR="008C510F" w:rsidRPr="00580401">
        <w:rPr>
          <w:lang w:val="en-US"/>
        </w:rPr>
        <w:t xml:space="preserve">, maintaining very high temperature is critical to the development of long crystallite that improve anode materials product performance. When graphitizing coke with the Acheson technology, it is easier to maintain the temperature above 3,000 °C as the heat is indirect. The LWG technology is much more energy-efficient because electrical current goes directly into the product and there is limited heating loss. However, as the coke/graphite reach 3,000 °C, resistivity lowers, electrical current does not go though as easily, temperature lowers and crystallite development stops. </w:t>
      </w:r>
    </w:p>
    <w:p w14:paraId="19256684" w14:textId="77777777" w:rsidR="00EB10B7" w:rsidRPr="00580401" w:rsidRDefault="00EB10B7" w:rsidP="00EB10B7">
      <w:pPr>
        <w:pStyle w:val="ITStandard"/>
        <w:rPr>
          <w:lang w:val="en-US"/>
        </w:rPr>
      </w:pPr>
      <w:r w:rsidRPr="00580401">
        <w:rPr>
          <w:lang w:val="en-US"/>
        </w:rPr>
        <w:t xml:space="preserve">The technological risks are essentially linked to technical issues that can occur during the project. The technological risks are considered by </w:t>
      </w:r>
      <w:r w:rsidR="00FB08CE" w:rsidRPr="00580401">
        <w:rPr>
          <w:lang w:val="en-US"/>
        </w:rPr>
        <w:t xml:space="preserve">Carbone </w:t>
      </w:r>
      <w:proofErr w:type="spellStart"/>
      <w:r w:rsidR="00FB08CE" w:rsidRPr="00580401">
        <w:rPr>
          <w:lang w:val="en-US"/>
        </w:rPr>
        <w:t>Savoie</w:t>
      </w:r>
      <w:proofErr w:type="spellEnd"/>
      <w:r w:rsidRPr="00580401">
        <w:rPr>
          <w:lang w:val="en-US"/>
        </w:rPr>
        <w:t xml:space="preserve"> as exceeding the level of risks usually observed in more standard developments. A large number of potentially cumulative technological hazards could quickly lead to an unacceptable failure in performance which could require unforeseen additional work (studies, modifications, tests) in order to reach the initial objective, hence leading to significant delays and additional costs.</w:t>
      </w:r>
    </w:p>
    <w:p w14:paraId="19256685" w14:textId="77777777" w:rsidR="00EB10B7" w:rsidRPr="00580401" w:rsidRDefault="00EB10B7" w:rsidP="00EB10B7">
      <w:pPr>
        <w:pStyle w:val="N4"/>
        <w:rPr>
          <w:lang w:val="en-US"/>
        </w:rPr>
      </w:pPr>
      <w:r w:rsidRPr="00580401">
        <w:rPr>
          <w:lang w:val="en-US"/>
        </w:rPr>
        <w:t>Economic risk</w:t>
      </w:r>
    </w:p>
    <w:p w14:paraId="19256686" w14:textId="77777777" w:rsidR="0030212E" w:rsidRPr="00580401" w:rsidRDefault="0030212E" w:rsidP="0030212E">
      <w:pPr>
        <w:pStyle w:val="ITStandard"/>
        <w:rPr>
          <w:lang w:val="en-US"/>
        </w:rPr>
      </w:pPr>
      <w:r w:rsidRPr="00580401">
        <w:rPr>
          <w:lang w:val="en-US"/>
        </w:rPr>
        <w:lastRenderedPageBreak/>
        <w:t xml:space="preserve">Regarding the economic risks, the technologies developed under the IPCEI on Batteries are positioned upstream of the products that will could ultimately be marketed by Carbone </w:t>
      </w:r>
      <w:proofErr w:type="spellStart"/>
      <w:r w:rsidRPr="00580401">
        <w:rPr>
          <w:lang w:val="en-US"/>
        </w:rPr>
        <w:t>Savoie</w:t>
      </w:r>
      <w:proofErr w:type="spellEnd"/>
      <w:r w:rsidRPr="00580401">
        <w:rPr>
          <w:lang w:val="en-US"/>
        </w:rPr>
        <w:t xml:space="preserve">. Therefore, the risk is very high that Carbone </w:t>
      </w:r>
      <w:proofErr w:type="spellStart"/>
      <w:r w:rsidRPr="00580401">
        <w:rPr>
          <w:lang w:val="en-US"/>
        </w:rPr>
        <w:t>Savoie</w:t>
      </w:r>
      <w:proofErr w:type="spellEnd"/>
      <w:r w:rsidRPr="00580401">
        <w:rPr>
          <w:lang w:val="en-US"/>
        </w:rPr>
        <w:t xml:space="preserve"> would not be able to exploit commercially as expected the results of the project. </w:t>
      </w:r>
    </w:p>
    <w:p w14:paraId="19256687" w14:textId="77777777" w:rsidR="00E92344" w:rsidRPr="00580401" w:rsidRDefault="0030212E" w:rsidP="00EB10B7">
      <w:pPr>
        <w:pStyle w:val="ITStandard"/>
        <w:rPr>
          <w:lang w:val="en-US"/>
        </w:rPr>
      </w:pPr>
      <w:r w:rsidRPr="00580401">
        <w:rPr>
          <w:lang w:val="en-US"/>
        </w:rPr>
        <w:t xml:space="preserve">In particular, given learning curves in competing technologies for synthetic graphite production, there is a risk that not only Carbone </w:t>
      </w:r>
      <w:proofErr w:type="spellStart"/>
      <w:r w:rsidRPr="00580401">
        <w:rPr>
          <w:lang w:val="en-US"/>
        </w:rPr>
        <w:t>Savoie</w:t>
      </w:r>
      <w:proofErr w:type="spellEnd"/>
      <w:r w:rsidRPr="00580401">
        <w:rPr>
          <w:lang w:val="en-US"/>
        </w:rPr>
        <w:t xml:space="preserve"> products be introduced too late on the market but also that the anode material prices decrease a lot under the pressure of OEM and cell manufacturer. Thus, a significant economic risk is attached to the innovative application of synthetic graphite production for batteries.</w:t>
      </w:r>
    </w:p>
    <w:p w14:paraId="19256688" w14:textId="77777777" w:rsidR="00FB4B6A" w:rsidRPr="00580401" w:rsidRDefault="00FB4B6A" w:rsidP="00EB10B7">
      <w:pPr>
        <w:pStyle w:val="ITStandard"/>
        <w:rPr>
          <w:lang w:val="en-US"/>
        </w:rPr>
      </w:pPr>
      <w:r w:rsidRPr="00580401">
        <w:rPr>
          <w:lang w:val="en-US"/>
        </w:rPr>
        <w:t xml:space="preserve">Finally, hundreds of R&amp;D teams are investing time in the development of Gen4 battery (Solid State batteries not using graphite in the anode). Hundreds of millions have been committed to the development of this technology. Every day, the press reports breakthroughs (even though no one really knows if these breakthroughs are real and aiming at raising capital). There is an clear economic risk that solid state batteries comes to the market earlier than expected and cannibalizes a large portion of lithium-ion battery business, thus affecting the demand forecast for graphite anode materials.  </w:t>
      </w:r>
    </w:p>
    <w:p w14:paraId="19256689" w14:textId="77777777" w:rsidR="00EB10B7" w:rsidRPr="00580401" w:rsidRDefault="00EB10B7" w:rsidP="00EB10B7">
      <w:pPr>
        <w:pStyle w:val="N4"/>
        <w:rPr>
          <w:lang w:val="en-US"/>
        </w:rPr>
      </w:pPr>
      <w:r w:rsidRPr="00580401">
        <w:rPr>
          <w:lang w:val="en-US"/>
        </w:rPr>
        <w:t>Partnersh</w:t>
      </w:r>
      <w:r w:rsidR="007C7282" w:rsidRPr="00580401">
        <w:rPr>
          <w:lang w:val="en-US"/>
        </w:rPr>
        <w:t>i</w:t>
      </w:r>
      <w:r w:rsidRPr="00580401">
        <w:rPr>
          <w:lang w:val="en-US"/>
        </w:rPr>
        <w:t>p risk</w:t>
      </w:r>
    </w:p>
    <w:p w14:paraId="1925668A" w14:textId="77777777" w:rsidR="00EB10B7" w:rsidRPr="00580401" w:rsidRDefault="00EB10B7" w:rsidP="00EB10B7">
      <w:pPr>
        <w:pStyle w:val="ITStandard"/>
        <w:rPr>
          <w:lang w:val="en-US"/>
        </w:rPr>
      </w:pPr>
      <w:r w:rsidRPr="00580401">
        <w:rPr>
          <w:lang w:val="en-US"/>
        </w:rPr>
        <w:t>The risk of partnership of a very large R&amp;D program such as</w:t>
      </w:r>
      <w:r w:rsidR="00B13AE1" w:rsidRPr="00580401">
        <w:rPr>
          <w:lang w:val="en-US"/>
        </w:rPr>
        <w:t xml:space="preserve"> the</w:t>
      </w:r>
      <w:r w:rsidRPr="00580401">
        <w:rPr>
          <w:lang w:val="en-US"/>
        </w:rPr>
        <w:t xml:space="preserve"> IPCEI on </w:t>
      </w:r>
      <w:r w:rsidR="00B13AE1" w:rsidRPr="00580401">
        <w:rPr>
          <w:lang w:val="en-US"/>
        </w:rPr>
        <w:t xml:space="preserve">Batteries </w:t>
      </w:r>
      <w:r w:rsidRPr="00580401">
        <w:rPr>
          <w:lang w:val="en-US"/>
        </w:rPr>
        <w:t>results from the difficulties to organize the coordination and the synergies between such a large number of actors and centers of competences that are culturally very different, as well as to maintain the cohesion of the partnership in the long run.</w:t>
      </w:r>
    </w:p>
    <w:p w14:paraId="1925668B" w14:textId="77777777" w:rsidR="00EB10B7" w:rsidRPr="00580401" w:rsidRDefault="00EB10B7" w:rsidP="00EB10B7">
      <w:pPr>
        <w:pStyle w:val="ITStandard"/>
        <w:rPr>
          <w:lang w:val="en-US"/>
        </w:rPr>
      </w:pPr>
      <w:r w:rsidRPr="00580401">
        <w:rPr>
          <w:lang w:val="en-US"/>
        </w:rPr>
        <w:t xml:space="preserve">The R&amp;D partnership set up in the project IPCEI on </w:t>
      </w:r>
      <w:r w:rsidR="00285728" w:rsidRPr="00580401">
        <w:rPr>
          <w:lang w:val="en-US"/>
        </w:rPr>
        <w:t xml:space="preserve">Batteries </w:t>
      </w:r>
      <w:r w:rsidRPr="00580401">
        <w:rPr>
          <w:lang w:val="en-US"/>
        </w:rPr>
        <w:t xml:space="preserve">involves a very large number of partners coming from various </w:t>
      </w:r>
      <w:r w:rsidR="000550D5" w:rsidRPr="00580401">
        <w:rPr>
          <w:lang w:val="en-US"/>
        </w:rPr>
        <w:t>sectors</w:t>
      </w:r>
      <w:r w:rsidRPr="00580401">
        <w:rPr>
          <w:lang w:val="en-US"/>
        </w:rPr>
        <w:t xml:space="preserve">, they also have different sizes and institutional origins. Indeed, the IPCEI </w:t>
      </w:r>
      <w:r w:rsidR="00285728" w:rsidRPr="00580401">
        <w:rPr>
          <w:lang w:val="en-US"/>
        </w:rPr>
        <w:t xml:space="preserve">on Batteries </w:t>
      </w:r>
      <w:r w:rsidRPr="00580401">
        <w:rPr>
          <w:lang w:val="en-US"/>
        </w:rPr>
        <w:t>requires academic research laboratories and companies to work together on common scientific and technological objectives. Given the strong interdependence between their activities, it will be very difficult to coordinate their numerous contributions to the project. It is clearly the case regarding the contributions of the numerous public research laboratories, which will work in parallel on multiple tasks of scientific mode</w:t>
      </w:r>
      <w:r w:rsidR="000550D5" w:rsidRPr="00580401">
        <w:rPr>
          <w:lang w:val="en-US"/>
        </w:rPr>
        <w:t>l</w:t>
      </w:r>
      <w:r w:rsidRPr="00580401">
        <w:rPr>
          <w:lang w:val="en-US"/>
        </w:rPr>
        <w:t xml:space="preserve">ling and development of basic technological </w:t>
      </w:r>
      <w:r w:rsidR="0053588E" w:rsidRPr="00580401">
        <w:rPr>
          <w:lang w:val="en-US"/>
        </w:rPr>
        <w:t>building block</w:t>
      </w:r>
      <w:r w:rsidRPr="00580401">
        <w:rPr>
          <w:lang w:val="en-US"/>
        </w:rPr>
        <w:t>.</w:t>
      </w:r>
    </w:p>
    <w:p w14:paraId="1925668C" w14:textId="77777777" w:rsidR="00EB10B7" w:rsidRPr="00580401" w:rsidRDefault="00A71FE5" w:rsidP="00EB10B7">
      <w:pPr>
        <w:pStyle w:val="N4"/>
        <w:rPr>
          <w:lang w:val="en-US"/>
        </w:rPr>
      </w:pPr>
      <w:r w:rsidRPr="00580401">
        <w:rPr>
          <w:lang w:val="en-US"/>
        </w:rPr>
        <w:t>R</w:t>
      </w:r>
      <w:r w:rsidR="00EB10B7" w:rsidRPr="00580401">
        <w:rPr>
          <w:lang w:val="en-US"/>
        </w:rPr>
        <w:t>isk associated with major R&amp;D programs</w:t>
      </w:r>
    </w:p>
    <w:p w14:paraId="1925668D" w14:textId="77777777" w:rsidR="00EB10B7" w:rsidRPr="00580401" w:rsidRDefault="00EB10B7" w:rsidP="00EB10B7">
      <w:pPr>
        <w:pStyle w:val="ITStandard"/>
        <w:rPr>
          <w:lang w:val="en-US"/>
        </w:rPr>
      </w:pPr>
      <w:r w:rsidRPr="00580401">
        <w:rPr>
          <w:lang w:val="en-US"/>
        </w:rPr>
        <w:t xml:space="preserve">Major R&amp;D programs such as IPCEI on </w:t>
      </w:r>
      <w:r w:rsidR="00A71FE5" w:rsidRPr="00580401">
        <w:rPr>
          <w:lang w:val="en-US"/>
        </w:rPr>
        <w:t>B</w:t>
      </w:r>
      <w:r w:rsidRPr="00580401">
        <w:rPr>
          <w:lang w:val="en-US"/>
        </w:rPr>
        <w:t>atteries, which extend over several years and aim at many technological breakthroughs, are generally exposed to numerous and significant risks that are not all identified and even less quantified. For example, it is common for nominal objectives not to be achieved, also there may be defects at the interfaces, delays in the availability of the results of a subsystem, failures of partners during the program, technical and functional problems, etc. This is why significant uncertainty often weighs on the respect of the initial schedule, as well as on the forecasted estimation of R&amp;D and FID expenditures. The two risks are associated to the extent that each year of delay generally induces significant additional costs.</w:t>
      </w:r>
    </w:p>
    <w:p w14:paraId="1925668E" w14:textId="77777777" w:rsidR="00EB10B7" w:rsidRPr="00580401" w:rsidRDefault="00EB10B7" w:rsidP="00EB10B7">
      <w:pPr>
        <w:pStyle w:val="ITStandard"/>
        <w:rPr>
          <w:lang w:val="en-US"/>
        </w:rPr>
      </w:pPr>
      <w:r w:rsidRPr="00580401">
        <w:rPr>
          <w:lang w:val="en-US"/>
        </w:rPr>
        <w:t xml:space="preserve">Moreover, it is reasonable to consider that the more elementary </w:t>
      </w:r>
      <w:r w:rsidR="0053588E" w:rsidRPr="00580401">
        <w:rPr>
          <w:lang w:val="en-US"/>
        </w:rPr>
        <w:t>building block</w:t>
      </w:r>
      <w:r w:rsidRPr="00580401">
        <w:rPr>
          <w:lang w:val="en-US"/>
        </w:rPr>
        <w:t xml:space="preserve"> are included in the objectives of the program, the more these risks intensify and the chances of failure multiply exponentially. In </w:t>
      </w:r>
      <w:r w:rsidR="00A71FE5" w:rsidRPr="00580401">
        <w:rPr>
          <w:lang w:val="en-US"/>
        </w:rPr>
        <w:t xml:space="preserve">the </w:t>
      </w:r>
      <w:r w:rsidRPr="00580401">
        <w:rPr>
          <w:lang w:val="en-US"/>
        </w:rPr>
        <w:t xml:space="preserve">IPCEI on </w:t>
      </w:r>
      <w:r w:rsidR="00A71FE5" w:rsidRPr="00580401">
        <w:rPr>
          <w:lang w:val="en-US"/>
        </w:rPr>
        <w:t>B</w:t>
      </w:r>
      <w:r w:rsidRPr="00580401">
        <w:rPr>
          <w:lang w:val="en-US"/>
        </w:rPr>
        <w:t xml:space="preserve">atteries, </w:t>
      </w:r>
      <w:r w:rsidR="001C7315" w:rsidRPr="00580401">
        <w:rPr>
          <w:lang w:val="en-US"/>
        </w:rPr>
        <w:t xml:space="preserve">Carbone </w:t>
      </w:r>
      <w:proofErr w:type="spellStart"/>
      <w:r w:rsidR="001C7315" w:rsidRPr="00580401">
        <w:rPr>
          <w:lang w:val="en-US"/>
        </w:rPr>
        <w:t>Savoie</w:t>
      </w:r>
      <w:proofErr w:type="spellEnd"/>
      <w:r w:rsidRPr="00580401">
        <w:rPr>
          <w:lang w:val="en-US"/>
        </w:rPr>
        <w:t xml:space="preserve"> plan</w:t>
      </w:r>
      <w:r w:rsidR="00A71FE5" w:rsidRPr="00580401">
        <w:rPr>
          <w:lang w:val="en-US"/>
        </w:rPr>
        <w:t>s</w:t>
      </w:r>
      <w:r w:rsidRPr="00580401">
        <w:rPr>
          <w:lang w:val="en-US"/>
        </w:rPr>
        <w:t xml:space="preserve"> to work on </w:t>
      </w:r>
      <w:r w:rsidR="00A71FE5" w:rsidRPr="00580401">
        <w:rPr>
          <w:lang w:val="en-US"/>
        </w:rPr>
        <w:t>several</w:t>
      </w:r>
      <w:r w:rsidRPr="00580401">
        <w:rPr>
          <w:lang w:val="en-US"/>
        </w:rPr>
        <w:t xml:space="preserve"> </w:t>
      </w:r>
      <w:r w:rsidRPr="00580401">
        <w:rPr>
          <w:lang w:val="en-US"/>
        </w:rPr>
        <w:lastRenderedPageBreak/>
        <w:t xml:space="preserve">technological </w:t>
      </w:r>
      <w:r w:rsidR="0053588E" w:rsidRPr="00580401">
        <w:rPr>
          <w:lang w:val="en-US"/>
        </w:rPr>
        <w:t>building blocks</w:t>
      </w:r>
      <w:r w:rsidRPr="00580401">
        <w:rPr>
          <w:lang w:val="en-US"/>
        </w:rPr>
        <w:t>, as well as on their integration, which has an adverse impact on its chances of success.</w:t>
      </w:r>
    </w:p>
    <w:p w14:paraId="1925668F" w14:textId="77777777" w:rsidR="00EB10B7" w:rsidRPr="00580401" w:rsidRDefault="00EB10B7" w:rsidP="00EB10B7">
      <w:pPr>
        <w:pStyle w:val="N4"/>
        <w:rPr>
          <w:lang w:val="en-US"/>
        </w:rPr>
      </w:pPr>
      <w:r w:rsidRPr="00580401">
        <w:rPr>
          <w:lang w:val="en-US"/>
        </w:rPr>
        <w:t>Regulatory risk</w:t>
      </w:r>
    </w:p>
    <w:p w14:paraId="19256690" w14:textId="77777777" w:rsidR="00EB10B7" w:rsidRPr="00580401" w:rsidRDefault="00EB10B7" w:rsidP="00EB10B7">
      <w:pPr>
        <w:pStyle w:val="ITStandard"/>
        <w:rPr>
          <w:lang w:val="en-US"/>
        </w:rPr>
      </w:pPr>
      <w:r w:rsidRPr="00580401">
        <w:rPr>
          <w:lang w:val="en-US"/>
        </w:rPr>
        <w:t>European regulations such as the RoHS directive prohibit the use of certain components, and the REACH regulation requires the registration and evaluation of any new chemical used. European regulations introduce regulatory constraints for European manufacturers that have not, or not yet, been imposed to their Asian or American competitors.</w:t>
      </w:r>
    </w:p>
    <w:p w14:paraId="19256691" w14:textId="77777777" w:rsidR="00EB10B7" w:rsidRPr="00580401" w:rsidRDefault="00EB10B7" w:rsidP="00EB10B7">
      <w:pPr>
        <w:pStyle w:val="ITStandard"/>
        <w:rPr>
          <w:lang w:val="en-US"/>
        </w:rPr>
      </w:pPr>
      <w:r w:rsidRPr="00580401">
        <w:rPr>
          <w:lang w:val="en-US"/>
        </w:rPr>
        <w:t xml:space="preserve">These regulations apply in particular to manufacturing processes that use substances banned only in Europe, which may limit the operation of European factories. For the purposes of </w:t>
      </w:r>
      <w:r w:rsidR="00A71FE5" w:rsidRPr="00580401">
        <w:rPr>
          <w:lang w:val="en-US"/>
        </w:rPr>
        <w:t>the</w:t>
      </w:r>
      <w:r w:rsidRPr="00580401">
        <w:rPr>
          <w:lang w:val="en-US"/>
        </w:rPr>
        <w:t xml:space="preserve"> IPCEI on </w:t>
      </w:r>
      <w:r w:rsidR="00A71FE5" w:rsidRPr="00580401">
        <w:rPr>
          <w:lang w:val="en-US"/>
        </w:rPr>
        <w:t>B</w:t>
      </w:r>
      <w:r w:rsidRPr="00580401">
        <w:rPr>
          <w:lang w:val="en-US"/>
        </w:rPr>
        <w:t>atteries, it is important to focus attention to comply with these European regulations, which are often more stringent than those in force in the United States and Asia.</w:t>
      </w:r>
    </w:p>
    <w:p w14:paraId="19256692" w14:textId="77777777" w:rsidR="00EB10B7" w:rsidRPr="00580401" w:rsidRDefault="00EB10B7" w:rsidP="00EB10B7">
      <w:pPr>
        <w:pStyle w:val="ITStandard"/>
        <w:rPr>
          <w:lang w:val="en-US"/>
        </w:rPr>
      </w:pPr>
      <w:r w:rsidRPr="00580401">
        <w:rPr>
          <w:lang w:val="en-US"/>
        </w:rPr>
        <w:t xml:space="preserve">Complying with such regulations may have severe consequences on FID investments by increasing the costs and slowing down the </w:t>
      </w:r>
      <w:proofErr w:type="spellStart"/>
      <w:r w:rsidRPr="00580401">
        <w:rPr>
          <w:lang w:val="en-US"/>
        </w:rPr>
        <w:t>industrialisation</w:t>
      </w:r>
      <w:proofErr w:type="spellEnd"/>
      <w:r w:rsidRPr="00580401">
        <w:rPr>
          <w:lang w:val="en-US"/>
        </w:rPr>
        <w:t xml:space="preserve"> process from a competitive point of view.</w:t>
      </w:r>
    </w:p>
    <w:p w14:paraId="19256693" w14:textId="77777777" w:rsidR="00EB10B7" w:rsidRPr="00580401" w:rsidRDefault="00EB10B7" w:rsidP="00EB10B7">
      <w:pPr>
        <w:pStyle w:val="N4"/>
        <w:rPr>
          <w:lang w:val="en-US"/>
        </w:rPr>
      </w:pPr>
      <w:r w:rsidRPr="00580401">
        <w:rPr>
          <w:lang w:val="en-US"/>
        </w:rPr>
        <w:t>Strategic and organizational risk</w:t>
      </w:r>
    </w:p>
    <w:p w14:paraId="19256694" w14:textId="77777777" w:rsidR="00EB10B7" w:rsidRPr="00580401" w:rsidRDefault="00EB10B7" w:rsidP="00EB10B7">
      <w:pPr>
        <w:pStyle w:val="ITStandard"/>
        <w:rPr>
          <w:lang w:val="en-US"/>
        </w:rPr>
      </w:pPr>
      <w:r w:rsidRPr="00580401">
        <w:rPr>
          <w:lang w:val="en-US"/>
        </w:rPr>
        <w:t xml:space="preserve">The strategic and organizational risks are those associated with </w:t>
      </w:r>
      <w:r w:rsidR="0042387C" w:rsidRPr="00580401">
        <w:rPr>
          <w:lang w:val="en-US"/>
        </w:rPr>
        <w:t xml:space="preserve">Carbone </w:t>
      </w:r>
      <w:proofErr w:type="spellStart"/>
      <w:r w:rsidR="0042387C" w:rsidRPr="00580401">
        <w:rPr>
          <w:lang w:val="en-US"/>
        </w:rPr>
        <w:t>Savoie</w:t>
      </w:r>
      <w:proofErr w:type="spellEnd"/>
      <w:r w:rsidRPr="00580401">
        <w:rPr>
          <w:lang w:val="en-US"/>
        </w:rPr>
        <w:t xml:space="preserve"> strategic dependence on a specific sector</w:t>
      </w:r>
      <w:r w:rsidR="00A71FE5" w:rsidRPr="00580401">
        <w:rPr>
          <w:lang w:val="en-US"/>
        </w:rPr>
        <w:t>,</w:t>
      </w:r>
      <w:r w:rsidRPr="00580401">
        <w:rPr>
          <w:lang w:val="en-US"/>
        </w:rPr>
        <w:t xml:space="preserve"> i.e. </w:t>
      </w:r>
      <w:r w:rsidR="00A71FE5" w:rsidRPr="00580401">
        <w:rPr>
          <w:lang w:val="en-US"/>
        </w:rPr>
        <w:t>graphite manufacturing</w:t>
      </w:r>
      <w:r w:rsidRPr="00580401">
        <w:rPr>
          <w:lang w:val="en-US"/>
        </w:rPr>
        <w:t xml:space="preserve">. They also include the risks associated with the </w:t>
      </w:r>
      <w:r w:rsidR="000F70E8" w:rsidRPr="00580401">
        <w:rPr>
          <w:lang w:val="en-US"/>
        </w:rPr>
        <w:t xml:space="preserve">availability of raw materials, especially needle and regular pet coke, </w:t>
      </w:r>
      <w:r w:rsidRPr="00580401">
        <w:rPr>
          <w:lang w:val="en-US"/>
        </w:rPr>
        <w:t xml:space="preserve">potential market power of one or more of </w:t>
      </w:r>
      <w:r w:rsidR="000278F6" w:rsidRPr="00580401">
        <w:rPr>
          <w:lang w:val="en-US"/>
        </w:rPr>
        <w:t xml:space="preserve">Carbone </w:t>
      </w:r>
      <w:proofErr w:type="spellStart"/>
      <w:r w:rsidR="000278F6" w:rsidRPr="00580401">
        <w:rPr>
          <w:lang w:val="en-US"/>
        </w:rPr>
        <w:t>Savoie</w:t>
      </w:r>
      <w:proofErr w:type="spellEnd"/>
      <w:r w:rsidR="000278F6" w:rsidRPr="00580401">
        <w:rPr>
          <w:lang w:val="en-US"/>
        </w:rPr>
        <w:t xml:space="preserve"> </w:t>
      </w:r>
      <w:r w:rsidRPr="00580401">
        <w:rPr>
          <w:lang w:val="en-US"/>
        </w:rPr>
        <w:t>cust</w:t>
      </w:r>
      <w:r w:rsidR="00A71FE5" w:rsidRPr="00580401">
        <w:rPr>
          <w:lang w:val="en-US"/>
        </w:rPr>
        <w:t>o</w:t>
      </w:r>
      <w:r w:rsidRPr="00580401">
        <w:rPr>
          <w:lang w:val="en-US"/>
        </w:rPr>
        <w:t>mers</w:t>
      </w:r>
      <w:r w:rsidR="00A71FE5" w:rsidRPr="00580401">
        <w:rPr>
          <w:lang w:val="en-US"/>
        </w:rPr>
        <w:t xml:space="preserve"> (giant cell manufacturers)</w:t>
      </w:r>
      <w:r w:rsidRPr="00580401">
        <w:rPr>
          <w:lang w:val="en-US"/>
        </w:rPr>
        <w:t>, the geopolitical risk in the manufactur</w:t>
      </w:r>
      <w:r w:rsidR="00A71FE5" w:rsidRPr="00580401">
        <w:rPr>
          <w:lang w:val="en-US"/>
        </w:rPr>
        <w:t>ing</w:t>
      </w:r>
      <w:r w:rsidRPr="00580401">
        <w:rPr>
          <w:lang w:val="en-US"/>
        </w:rPr>
        <w:t xml:space="preserve"> of chemical compo</w:t>
      </w:r>
      <w:r w:rsidR="00A71FE5" w:rsidRPr="00580401">
        <w:rPr>
          <w:lang w:val="en-US"/>
        </w:rPr>
        <w:t>nen</w:t>
      </w:r>
      <w:r w:rsidRPr="00580401">
        <w:rPr>
          <w:lang w:val="en-US"/>
        </w:rPr>
        <w:t>ts or the master</w:t>
      </w:r>
      <w:r w:rsidR="00A71FE5" w:rsidRPr="00580401">
        <w:rPr>
          <w:lang w:val="en-US"/>
        </w:rPr>
        <w:t>ing</w:t>
      </w:r>
      <w:r w:rsidRPr="00580401">
        <w:rPr>
          <w:lang w:val="en-US"/>
        </w:rPr>
        <w:t xml:space="preserve"> of the technologies and their ecosystems.</w:t>
      </w:r>
    </w:p>
    <w:p w14:paraId="19256695" w14:textId="77777777" w:rsidR="00EB10B7" w:rsidRPr="00580401" w:rsidRDefault="00EB10B7" w:rsidP="00A65768">
      <w:pPr>
        <w:pStyle w:val="N3"/>
        <w:rPr>
          <w:lang w:val="en-US"/>
        </w:rPr>
      </w:pPr>
      <w:r w:rsidRPr="00580401">
        <w:rPr>
          <w:lang w:val="en-US"/>
        </w:rPr>
        <w:t>Difficulty to recruit highly qualified personnel</w:t>
      </w:r>
    </w:p>
    <w:p w14:paraId="19256696" w14:textId="77777777" w:rsidR="00EB10B7" w:rsidRPr="00580401" w:rsidRDefault="00EB10B7" w:rsidP="00EB10B7">
      <w:pPr>
        <w:pStyle w:val="ITStandard"/>
        <w:rPr>
          <w:lang w:val="en-US"/>
        </w:rPr>
      </w:pPr>
      <w:r w:rsidRPr="00580401">
        <w:rPr>
          <w:lang w:val="en-US"/>
        </w:rPr>
        <w:t xml:space="preserve">At global level, the batteries sector suffers from an important difficulty for the recruitment of highly qualified profiles, a problem that hinders the development and </w:t>
      </w:r>
      <w:r w:rsidR="006F1757" w:rsidRPr="00580401">
        <w:rPr>
          <w:lang w:val="en-US"/>
        </w:rPr>
        <w:t>commercialization</w:t>
      </w:r>
      <w:r w:rsidRPr="00580401">
        <w:rPr>
          <w:lang w:val="en-US"/>
        </w:rPr>
        <w:t xml:space="preserve"> of innovative technologies. This shortage is a result of mismatches between needed skills and available skills on the </w:t>
      </w:r>
      <w:r w:rsidR="006F1757" w:rsidRPr="00580401">
        <w:rPr>
          <w:lang w:val="en-US"/>
        </w:rPr>
        <w:t>labor</w:t>
      </w:r>
      <w:r w:rsidRPr="00580401">
        <w:rPr>
          <w:lang w:val="en-US"/>
        </w:rPr>
        <w:t xml:space="preserve"> market. The qualifications proposed by the education system, university formations or training programs lag behind the fast-changing specific highly qualified profiles required in the batteries sector. This problem is well documented in numerous studies, reports and research publications.</w:t>
      </w:r>
    </w:p>
    <w:p w14:paraId="19256697" w14:textId="77777777" w:rsidR="00EB10B7" w:rsidRPr="00580401" w:rsidRDefault="00EB10B7" w:rsidP="00EB10B7">
      <w:pPr>
        <w:pStyle w:val="ITStandard"/>
        <w:rPr>
          <w:lang w:val="en-US"/>
        </w:rPr>
      </w:pPr>
      <w:r w:rsidRPr="00580401">
        <w:rPr>
          <w:lang w:val="en-US"/>
        </w:rPr>
        <w:t xml:space="preserve">One key problem is that training programs fail to include several scientific disciplines under one technological field, while companies in the batteries sector are demanding profiles with strong interdisciplinary skills. </w:t>
      </w:r>
    </w:p>
    <w:p w14:paraId="19256698" w14:textId="77777777" w:rsidR="00EB10B7" w:rsidRPr="00580401" w:rsidRDefault="00EB10B7" w:rsidP="00EB10B7">
      <w:pPr>
        <w:pStyle w:val="ITStandard"/>
        <w:rPr>
          <w:lang w:val="en-US"/>
        </w:rPr>
      </w:pPr>
      <w:r w:rsidRPr="00580401">
        <w:rPr>
          <w:lang w:val="en-US"/>
        </w:rPr>
        <w:t xml:space="preserve">One of the main objectives of the public support for the IPCEI on </w:t>
      </w:r>
      <w:r w:rsidR="007B56C9" w:rsidRPr="00580401">
        <w:rPr>
          <w:lang w:val="en-US"/>
        </w:rPr>
        <w:t xml:space="preserve">Batteries </w:t>
      </w:r>
      <w:r w:rsidRPr="00580401">
        <w:rPr>
          <w:lang w:val="en-US"/>
        </w:rPr>
        <w:t xml:space="preserve">is precisely to foster university – industry collaboration and to enhance the attractiveness of the European batteries clusters regarding the highly qualified </w:t>
      </w:r>
      <w:r w:rsidR="006F1757" w:rsidRPr="00580401">
        <w:rPr>
          <w:lang w:val="en-US"/>
        </w:rPr>
        <w:t>labor</w:t>
      </w:r>
      <w:r w:rsidRPr="00580401">
        <w:rPr>
          <w:lang w:val="en-US"/>
        </w:rPr>
        <w:t xml:space="preserve"> market, thus supporting the evolution of academia to train and supply to the market these highly qualified profiles. For that purpose, thanks to public funding, the IPCEI on </w:t>
      </w:r>
      <w:r w:rsidR="007B56C9" w:rsidRPr="00580401">
        <w:rPr>
          <w:lang w:val="en-US"/>
        </w:rPr>
        <w:t xml:space="preserve">Batteries </w:t>
      </w:r>
      <w:r w:rsidRPr="00580401">
        <w:rPr>
          <w:lang w:val="en-US"/>
        </w:rPr>
        <w:t xml:space="preserve">will implement the following features at a very large European level: a strengthening of partnerships, a better circulation of ideas and </w:t>
      </w:r>
      <w:r w:rsidRPr="00580401">
        <w:rPr>
          <w:lang w:val="en-US"/>
        </w:rPr>
        <w:lastRenderedPageBreak/>
        <w:t xml:space="preserve">people and a better mutual understanding between </w:t>
      </w:r>
      <w:r w:rsidR="00010BDF" w:rsidRPr="00580401">
        <w:rPr>
          <w:lang w:val="en-US"/>
        </w:rPr>
        <w:t>p</w:t>
      </w:r>
      <w:r w:rsidRPr="00580401">
        <w:rPr>
          <w:lang w:val="en-US"/>
        </w:rPr>
        <w:t xml:space="preserve">ublic research </w:t>
      </w:r>
      <w:r w:rsidR="006F1757" w:rsidRPr="00580401">
        <w:rPr>
          <w:lang w:val="en-US"/>
        </w:rPr>
        <w:t>organizations</w:t>
      </w:r>
      <w:r w:rsidRPr="00580401">
        <w:rPr>
          <w:lang w:val="en-US"/>
        </w:rPr>
        <w:t xml:space="preserve"> and companies.</w:t>
      </w:r>
    </w:p>
    <w:p w14:paraId="19256699" w14:textId="77777777" w:rsidR="0030212E" w:rsidRPr="00580401" w:rsidRDefault="0030212E" w:rsidP="0030212E">
      <w:pPr>
        <w:pStyle w:val="N3"/>
        <w:rPr>
          <w:lang w:val="en-US"/>
        </w:rPr>
      </w:pPr>
      <w:r w:rsidRPr="00580401">
        <w:rPr>
          <w:lang w:val="en-US"/>
        </w:rPr>
        <w:t xml:space="preserve">Strategic independence of supply </w:t>
      </w:r>
    </w:p>
    <w:p w14:paraId="1925669A" w14:textId="77777777" w:rsidR="0030212E" w:rsidRPr="00580401" w:rsidRDefault="0030212E" w:rsidP="0030212E">
      <w:pPr>
        <w:pStyle w:val="ITAbsatzohneNr"/>
        <w:spacing w:after="120"/>
        <w:jc w:val="both"/>
        <w:rPr>
          <w:sz w:val="22"/>
          <w:szCs w:val="22"/>
          <w:lang w:val="en-US"/>
        </w:rPr>
      </w:pPr>
      <w:r w:rsidRPr="00580401">
        <w:rPr>
          <w:sz w:val="22"/>
          <w:szCs w:val="22"/>
          <w:lang w:val="en-US"/>
        </w:rPr>
        <w:t xml:space="preserve">The current development of the cell manufacturing in Europe is particularly weak, exposing the EU to Asian supplier’s dependence. Europe must therefore try to be as independent as possible not only in the production of batteries cells but also on associated raw materials. </w:t>
      </w:r>
    </w:p>
    <w:p w14:paraId="1925669B" w14:textId="77777777" w:rsidR="0030212E" w:rsidRPr="00580401" w:rsidRDefault="0030212E" w:rsidP="0030212E">
      <w:pPr>
        <w:pStyle w:val="ITAbsatzohneNr"/>
        <w:spacing w:after="120"/>
        <w:jc w:val="both"/>
        <w:rPr>
          <w:rFonts w:cs="Arial"/>
          <w:sz w:val="22"/>
          <w:szCs w:val="22"/>
          <w:lang w:val="en-US"/>
        </w:rPr>
      </w:pPr>
      <w:r w:rsidRPr="00580401">
        <w:rPr>
          <w:sz w:val="22"/>
          <w:szCs w:val="22"/>
          <w:lang w:val="en-US"/>
        </w:rPr>
        <w:t xml:space="preserve">Until </w:t>
      </w:r>
      <w:r w:rsidRPr="00580401">
        <w:rPr>
          <w:rFonts w:cs="Arial"/>
          <w:sz w:val="22"/>
          <w:szCs w:val="22"/>
          <w:lang w:val="en-US"/>
        </w:rPr>
        <w:t xml:space="preserve">recently, press and policy makers have been concerned by availability and strategic dependence on lithium, nickel, cobalt and manganese. However, with the recent shift from natural graphite (with many mines all over the world) to synthetic graphite (with 80% of the production coming from China), availability of graphite for batteries has also become a strategic dependence issue. </w:t>
      </w:r>
    </w:p>
    <w:p w14:paraId="1925669C" w14:textId="77777777" w:rsidR="0030212E" w:rsidRPr="00580401" w:rsidRDefault="0030212E" w:rsidP="0058647D">
      <w:pPr>
        <w:pStyle w:val="ListParagraph"/>
        <w:numPr>
          <w:ilvl w:val="0"/>
          <w:numId w:val="19"/>
        </w:numPr>
        <w:jc w:val="both"/>
        <w:rPr>
          <w:rStyle w:val="Hyperlink"/>
          <w:rFonts w:cs="Arial"/>
          <w:color w:val="auto"/>
          <w:sz w:val="22"/>
          <w:szCs w:val="22"/>
          <w:lang w:val="en-US"/>
        </w:rPr>
      </w:pPr>
      <w:r w:rsidRPr="00580401">
        <w:rPr>
          <w:rFonts w:cs="Arial"/>
          <w:sz w:val="22"/>
          <w:szCs w:val="22"/>
          <w:lang w:val="en-US"/>
        </w:rPr>
        <w:t>Report from the US Senate commission on batteries (February 2019)</w:t>
      </w:r>
      <w:r w:rsidRPr="00580401">
        <w:rPr>
          <w:rFonts w:cs="Arial"/>
          <w:sz w:val="22"/>
          <w:szCs w:val="22"/>
          <w:u w:val="single"/>
          <w:lang w:val="en-US"/>
        </w:rPr>
        <w:t xml:space="preserve"> </w:t>
      </w:r>
      <w:hyperlink r:id="rId48" w:history="1">
        <w:r w:rsidRPr="00580401">
          <w:rPr>
            <w:rStyle w:val="Hyperlink"/>
            <w:rFonts w:cs="Arial"/>
            <w:color w:val="auto"/>
            <w:sz w:val="16"/>
            <w:szCs w:val="22"/>
            <w:lang w:val="en-US"/>
          </w:rPr>
          <w:t>https://www.energy.senate.gov/public/index.cfm/files/serve?File_id=9BAC3577-C7A4-4D6D-A5AA-33ACDB97C233</w:t>
        </w:r>
      </w:hyperlink>
      <w:r w:rsidRPr="00580401">
        <w:rPr>
          <w:rStyle w:val="Hyperlink"/>
          <w:rFonts w:cs="Arial"/>
          <w:color w:val="auto"/>
          <w:sz w:val="16"/>
          <w:szCs w:val="22"/>
          <w:lang w:val="en-US"/>
        </w:rPr>
        <w:t xml:space="preserve">  </w:t>
      </w:r>
    </w:p>
    <w:p w14:paraId="1925669D" w14:textId="77777777" w:rsidR="0030212E" w:rsidRPr="00580401" w:rsidRDefault="0030212E" w:rsidP="0030212E">
      <w:pPr>
        <w:pStyle w:val="ListParagraph"/>
        <w:jc w:val="both"/>
        <w:rPr>
          <w:rFonts w:cs="Arial"/>
          <w:i/>
          <w:sz w:val="22"/>
          <w:szCs w:val="22"/>
          <w:lang w:val="en-US"/>
        </w:rPr>
      </w:pPr>
      <w:r w:rsidRPr="00580401">
        <w:rPr>
          <w:rFonts w:cs="Arial"/>
          <w:i/>
          <w:sz w:val="22"/>
          <w:szCs w:val="22"/>
          <w:lang w:val="en-US"/>
        </w:rPr>
        <w:t xml:space="preserve">« Considering China’s position across the entire graphite to EV value chain, secure </w:t>
      </w:r>
      <w:r w:rsidRPr="00580401">
        <w:rPr>
          <w:rFonts w:cs="Arial"/>
          <w:i/>
          <w:sz w:val="22"/>
          <w:szCs w:val="22"/>
          <w:u w:val="single"/>
          <w:lang w:val="en-US"/>
        </w:rPr>
        <w:t>supply of anode material</w:t>
      </w:r>
      <w:r w:rsidRPr="00580401">
        <w:rPr>
          <w:rFonts w:cs="Arial"/>
          <w:i/>
          <w:sz w:val="22"/>
          <w:szCs w:val="22"/>
          <w:lang w:val="en-US"/>
        </w:rPr>
        <w:t xml:space="preserve"> is as big a risk as cobalt for US to consider.”</w:t>
      </w:r>
    </w:p>
    <w:p w14:paraId="1925669E" w14:textId="77777777" w:rsidR="0030212E" w:rsidRPr="00580401" w:rsidRDefault="0030212E" w:rsidP="0030212E">
      <w:pPr>
        <w:jc w:val="both"/>
        <w:rPr>
          <w:rFonts w:cs="Arial"/>
          <w:i/>
          <w:sz w:val="22"/>
          <w:szCs w:val="22"/>
          <w:lang w:val="en-US"/>
        </w:rPr>
      </w:pPr>
    </w:p>
    <w:p w14:paraId="1925669F" w14:textId="244563D3" w:rsidR="0030212E" w:rsidRPr="00580401" w:rsidRDefault="0030212E" w:rsidP="0058647D">
      <w:pPr>
        <w:pStyle w:val="ListParagraph"/>
        <w:numPr>
          <w:ilvl w:val="0"/>
          <w:numId w:val="19"/>
        </w:numPr>
        <w:jc w:val="both"/>
        <w:rPr>
          <w:rFonts w:cs="Arial"/>
          <w:i/>
          <w:sz w:val="22"/>
          <w:szCs w:val="22"/>
          <w:lang w:val="en-US"/>
        </w:rPr>
      </w:pPr>
      <w:r w:rsidRPr="00580401">
        <w:rPr>
          <w:rFonts w:cs="Arial"/>
          <w:sz w:val="22"/>
          <w:szCs w:val="22"/>
          <w:lang w:val="en-US"/>
        </w:rPr>
        <w:t>European commission: R</w:t>
      </w:r>
      <w:r w:rsidRPr="00580401">
        <w:rPr>
          <w:rFonts w:cs="Arial"/>
          <w:i/>
          <w:sz w:val="22"/>
          <w:szCs w:val="22"/>
          <w:lang w:val="en-US"/>
        </w:rPr>
        <w:t xml:space="preserve">eport from the </w:t>
      </w:r>
      <w:proofErr w:type="spellStart"/>
      <w:r w:rsidRPr="00580401">
        <w:rPr>
          <w:rFonts w:cs="Arial"/>
          <w:i/>
          <w:sz w:val="22"/>
          <w:szCs w:val="22"/>
          <w:lang w:val="en-US"/>
        </w:rPr>
        <w:t>european</w:t>
      </w:r>
      <w:proofErr w:type="spellEnd"/>
      <w:r w:rsidRPr="00580401">
        <w:rPr>
          <w:rFonts w:cs="Arial"/>
          <w:i/>
          <w:sz w:val="22"/>
          <w:szCs w:val="22"/>
          <w:lang w:val="en-US"/>
        </w:rPr>
        <w:t xml:space="preserve"> commission (</w:t>
      </w:r>
      <w:proofErr w:type="spellStart"/>
      <w:r w:rsidRPr="00580401">
        <w:rPr>
          <w:rFonts w:cs="Arial"/>
          <w:i/>
          <w:sz w:val="22"/>
          <w:szCs w:val="22"/>
          <w:lang w:val="en-US"/>
        </w:rPr>
        <w:t>april</w:t>
      </w:r>
      <w:proofErr w:type="spellEnd"/>
      <w:r w:rsidRPr="00580401">
        <w:rPr>
          <w:rFonts w:cs="Arial"/>
          <w:i/>
          <w:sz w:val="22"/>
          <w:szCs w:val="22"/>
          <w:lang w:val="en-US"/>
        </w:rPr>
        <w:t xml:space="preserve"> 2019): Overcoming Europe’s energy and raw material dependency – a strategic opportunity</w:t>
      </w:r>
    </w:p>
    <w:p w14:paraId="192566A0" w14:textId="77777777" w:rsidR="0030212E" w:rsidRPr="00580401" w:rsidRDefault="00D56065" w:rsidP="0030212E">
      <w:pPr>
        <w:pStyle w:val="ListParagraph"/>
        <w:jc w:val="both"/>
        <w:rPr>
          <w:rFonts w:cs="Arial"/>
          <w:sz w:val="16"/>
          <w:szCs w:val="22"/>
          <w:u w:val="single"/>
          <w:lang w:val="en-US"/>
        </w:rPr>
      </w:pPr>
      <w:hyperlink r:id="rId49" w:history="1">
        <w:r w:rsidR="0030212E" w:rsidRPr="00580401">
          <w:rPr>
            <w:rStyle w:val="Hyperlink"/>
            <w:rFonts w:cs="Arial"/>
            <w:color w:val="auto"/>
            <w:sz w:val="16"/>
            <w:szCs w:val="22"/>
            <w:lang w:val="en-US"/>
          </w:rPr>
          <w:t>https://eur-lex.europa.eu/legal-content/EN/TXT/?qid=1554816272501&amp;uri=COM:2019:176:FIN</w:t>
        </w:r>
      </w:hyperlink>
    </w:p>
    <w:p w14:paraId="192566A1" w14:textId="77777777" w:rsidR="0030212E" w:rsidRPr="00580401" w:rsidRDefault="0030212E" w:rsidP="0030212E">
      <w:pPr>
        <w:pStyle w:val="Normal1"/>
        <w:shd w:val="clear" w:color="auto" w:fill="FFFFFF"/>
        <w:spacing w:before="0" w:beforeAutospacing="0" w:after="0" w:afterAutospacing="0"/>
        <w:ind w:left="720"/>
        <w:jc w:val="both"/>
        <w:rPr>
          <w:rFonts w:ascii="Arial" w:eastAsiaTheme="minorHAnsi" w:hAnsi="Arial" w:cs="Arial"/>
          <w:i/>
          <w:sz w:val="22"/>
          <w:szCs w:val="22"/>
          <w:lang w:val="en-US" w:eastAsia="en-US"/>
        </w:rPr>
      </w:pPr>
      <w:r w:rsidRPr="00580401">
        <w:rPr>
          <w:rFonts w:ascii="Arial" w:eastAsiaTheme="minorHAnsi" w:hAnsi="Arial" w:cs="Arial"/>
          <w:i/>
          <w:sz w:val="22"/>
          <w:szCs w:val="22"/>
          <w:lang w:val="en-US" w:eastAsia="en-US"/>
        </w:rPr>
        <w:t xml:space="preserve">« This dependency is not only limited to battery cell production; access to the five essential battery raw materials (lithium, nickel, cobalt, manganese and </w:t>
      </w:r>
      <w:r w:rsidRPr="00580401">
        <w:rPr>
          <w:rFonts w:ascii="Arial" w:eastAsiaTheme="minorHAnsi" w:hAnsi="Arial" w:cs="Arial"/>
          <w:i/>
          <w:sz w:val="22"/>
          <w:szCs w:val="22"/>
          <w:u w:val="single"/>
          <w:lang w:val="en-US" w:eastAsia="en-US"/>
        </w:rPr>
        <w:t>graphite</w:t>
      </w:r>
      <w:r w:rsidRPr="00580401">
        <w:rPr>
          <w:rFonts w:ascii="Arial" w:eastAsiaTheme="minorHAnsi" w:hAnsi="Arial" w:cs="Arial"/>
          <w:i/>
          <w:sz w:val="22"/>
          <w:szCs w:val="22"/>
          <w:lang w:val="en-US" w:eastAsia="en-US"/>
        </w:rPr>
        <w:t>) is also a major challenge for Europe’s security of supply as they are only available from a small number of countries.  Battery-grade refining and processing facilities for almost all these materials are also currently concentrated in China, which consequently dominates the lithium-ion battery supply chain. »</w:t>
      </w:r>
    </w:p>
    <w:p w14:paraId="192566A2" w14:textId="77777777" w:rsidR="0030212E" w:rsidRPr="00580401" w:rsidRDefault="0030212E" w:rsidP="0030212E">
      <w:pPr>
        <w:pStyle w:val="ITAbsatzohneNr"/>
        <w:spacing w:after="120"/>
        <w:jc w:val="both"/>
        <w:rPr>
          <w:sz w:val="22"/>
          <w:szCs w:val="22"/>
          <w:lang w:val="en-US"/>
        </w:rPr>
      </w:pPr>
    </w:p>
    <w:p w14:paraId="192566A3" w14:textId="77777777" w:rsidR="0030212E" w:rsidRPr="00580401" w:rsidRDefault="0030212E" w:rsidP="0030212E">
      <w:pPr>
        <w:pStyle w:val="ITStandard"/>
        <w:rPr>
          <w:lang w:val="en-US"/>
        </w:rPr>
      </w:pPr>
      <w:r w:rsidRPr="00580401">
        <w:rPr>
          <w:szCs w:val="22"/>
          <w:lang w:val="en-US"/>
        </w:rPr>
        <w:t xml:space="preserve"> Graphite is not only one critical advanced materials for battery. It is also required in enormous quantity and is the only materials that can be synthetically produced in Europe. Supporting the development of anode materials manufacturing knowhow is critical to guarantee the long-term strategic independence of EU.</w:t>
      </w:r>
    </w:p>
    <w:p w14:paraId="192566A4" w14:textId="77777777" w:rsidR="00EB10B7" w:rsidRPr="00580401" w:rsidRDefault="00EB10B7" w:rsidP="009944BE">
      <w:pPr>
        <w:pStyle w:val="N2"/>
        <w:rPr>
          <w:lang w:val="en-US"/>
        </w:rPr>
      </w:pPr>
      <w:bookmarkStart w:id="150" w:name="_Toc24645994"/>
      <w:r w:rsidRPr="00580401">
        <w:rPr>
          <w:lang w:val="en-US"/>
        </w:rPr>
        <w:t>Appropriateness of the policy / aid instrument</w:t>
      </w:r>
      <w:bookmarkEnd w:id="150"/>
    </w:p>
    <w:p w14:paraId="192566A5" w14:textId="77777777" w:rsidR="00EB10B7" w:rsidRPr="00580401" w:rsidRDefault="00EB10B7" w:rsidP="00A65768">
      <w:pPr>
        <w:pStyle w:val="N3"/>
        <w:rPr>
          <w:lang w:val="en-US"/>
        </w:rPr>
      </w:pPr>
      <w:r w:rsidRPr="00580401">
        <w:rPr>
          <w:lang w:val="en-US"/>
        </w:rPr>
        <w:t>Appropriateness among alternative policy instruments</w:t>
      </w:r>
    </w:p>
    <w:p w14:paraId="192566A6" w14:textId="77777777" w:rsidR="00EB10B7" w:rsidRPr="00580401" w:rsidRDefault="00EB10B7" w:rsidP="00EB10B7">
      <w:pPr>
        <w:pStyle w:val="ITStandard"/>
        <w:rPr>
          <w:lang w:val="en-US"/>
        </w:rPr>
      </w:pPr>
      <w:r w:rsidRPr="00580401">
        <w:rPr>
          <w:lang w:val="en-US"/>
        </w:rPr>
        <w:t xml:space="preserve">There is no other less distortive policy instrument than State aid which would make it possible to achieve the same result for the IPCEI on </w:t>
      </w:r>
      <w:r w:rsidR="0085547A" w:rsidRPr="00580401">
        <w:rPr>
          <w:lang w:val="en-US"/>
        </w:rPr>
        <w:t>Batteries</w:t>
      </w:r>
      <w:r w:rsidRPr="00580401">
        <w:rPr>
          <w:lang w:val="en-US"/>
        </w:rPr>
        <w:t>.</w:t>
      </w:r>
    </w:p>
    <w:p w14:paraId="192566A7" w14:textId="77777777" w:rsidR="00EB10B7" w:rsidRPr="00580401" w:rsidRDefault="00EB10B7" w:rsidP="00EB10B7">
      <w:pPr>
        <w:pStyle w:val="N4"/>
        <w:rPr>
          <w:lang w:val="en-US"/>
        </w:rPr>
      </w:pPr>
      <w:r w:rsidRPr="00580401">
        <w:rPr>
          <w:lang w:val="en-US"/>
        </w:rPr>
        <w:t>The regulation</w:t>
      </w:r>
    </w:p>
    <w:p w14:paraId="192566A8" w14:textId="77777777" w:rsidR="00EB10B7" w:rsidRPr="00580401" w:rsidRDefault="00EB10B7" w:rsidP="00EB10B7">
      <w:pPr>
        <w:pStyle w:val="ITStandard"/>
        <w:rPr>
          <w:lang w:val="en-US"/>
        </w:rPr>
      </w:pPr>
      <w:r w:rsidRPr="00580401">
        <w:rPr>
          <w:lang w:val="en-US"/>
        </w:rPr>
        <w:t xml:space="preserve">Regulation is a standard and widely used public policy instrument. The use of regulation to implement the IPCEI on </w:t>
      </w:r>
      <w:r w:rsidR="0085547A" w:rsidRPr="00580401">
        <w:rPr>
          <w:lang w:val="en-US"/>
        </w:rPr>
        <w:t xml:space="preserve">Batteries </w:t>
      </w:r>
      <w:r w:rsidRPr="00580401">
        <w:rPr>
          <w:lang w:val="en-US"/>
        </w:rPr>
        <w:t xml:space="preserve">has little practical consistency. In theory only, Member States could impose to companies in the industry to develop the innovations proposed in the IPCEI on batteries, based on full technical specifications. However, because of the numerous technological uncertainties weighing on the technological </w:t>
      </w:r>
      <w:r w:rsidR="0053588E" w:rsidRPr="00580401">
        <w:rPr>
          <w:lang w:val="en-US"/>
        </w:rPr>
        <w:t>building blocks</w:t>
      </w:r>
      <w:r w:rsidRPr="00580401">
        <w:rPr>
          <w:lang w:val="en-US"/>
        </w:rPr>
        <w:t xml:space="preserve"> and integrated systems to be developed, such regulation does not seem to be realistic. For example, it is </w:t>
      </w:r>
      <w:r w:rsidRPr="00580401">
        <w:rPr>
          <w:lang w:val="en-US"/>
        </w:rPr>
        <w:lastRenderedPageBreak/>
        <w:t>very likely that due to deficient information from the State regarding the evolution of the batteries market, regarding the technological state of the art, regarding the strategies of the different actors, etc., the choice to impose the development of such an innovation rather than another would be inefficient.</w:t>
      </w:r>
    </w:p>
    <w:p w14:paraId="192566A9" w14:textId="77777777" w:rsidR="00EB10B7" w:rsidRPr="00580401" w:rsidRDefault="00EB10B7" w:rsidP="00EB10B7">
      <w:pPr>
        <w:pStyle w:val="ITStandard"/>
        <w:rPr>
          <w:lang w:val="en-US"/>
        </w:rPr>
      </w:pPr>
      <w:r w:rsidRPr="00580401">
        <w:rPr>
          <w:lang w:val="en-US"/>
        </w:rPr>
        <w:t xml:space="preserve">It is much more efficient to trust the strategies and technological choices of companies to decide on their R&amp;D projects. This is the option retained in the IPCEI on </w:t>
      </w:r>
      <w:r w:rsidR="0085547A" w:rsidRPr="00580401">
        <w:rPr>
          <w:lang w:val="en-US"/>
        </w:rPr>
        <w:t>Batteries</w:t>
      </w:r>
      <w:r w:rsidRPr="00580401">
        <w:rPr>
          <w:lang w:val="en-US"/>
        </w:rPr>
        <w:t>.</w:t>
      </w:r>
    </w:p>
    <w:p w14:paraId="192566AA" w14:textId="77777777" w:rsidR="008025E1" w:rsidRPr="00580401" w:rsidRDefault="008025E1" w:rsidP="00EB10B7">
      <w:pPr>
        <w:pStyle w:val="ITStandard"/>
        <w:rPr>
          <w:lang w:val="en-US"/>
        </w:rPr>
      </w:pPr>
    </w:p>
    <w:p w14:paraId="192566AB" w14:textId="77777777" w:rsidR="00EB10B7" w:rsidRPr="00580401" w:rsidRDefault="00EB10B7" w:rsidP="00EB10B7">
      <w:pPr>
        <w:pStyle w:val="N4"/>
        <w:rPr>
          <w:lang w:val="en-US"/>
        </w:rPr>
      </w:pPr>
      <w:r w:rsidRPr="00580401">
        <w:rPr>
          <w:lang w:val="en-US"/>
        </w:rPr>
        <w:t>A better funding of public research</w:t>
      </w:r>
    </w:p>
    <w:p w14:paraId="192566AC" w14:textId="77777777" w:rsidR="00EB10B7" w:rsidRPr="00580401" w:rsidRDefault="00EB10B7" w:rsidP="00EB10B7">
      <w:pPr>
        <w:pStyle w:val="ITStandard"/>
        <w:rPr>
          <w:lang w:val="en-US"/>
        </w:rPr>
      </w:pPr>
      <w:r w:rsidRPr="00580401">
        <w:rPr>
          <w:lang w:val="en-US"/>
        </w:rPr>
        <w:t xml:space="preserve">The IPCEI on </w:t>
      </w:r>
      <w:r w:rsidR="00010BDF" w:rsidRPr="00580401">
        <w:rPr>
          <w:lang w:val="en-US"/>
        </w:rPr>
        <w:t>B</w:t>
      </w:r>
      <w:r w:rsidRPr="00580401">
        <w:rPr>
          <w:lang w:val="en-US"/>
        </w:rPr>
        <w:t xml:space="preserve">atteries aims at removing technological barriers and demonstrating the technical and economic viability of many industrial innovations in the field of batteries. The project must therefore have a strong technological and industrial component, on top of its scientific dimension. To this end, R&amp;D activities must be carried out simultaneously in </w:t>
      </w:r>
      <w:r w:rsidR="00010BDF" w:rsidRPr="00580401">
        <w:rPr>
          <w:lang w:val="en-US"/>
        </w:rPr>
        <w:t>p</w:t>
      </w:r>
      <w:r w:rsidRPr="00580401">
        <w:rPr>
          <w:lang w:val="en-US"/>
        </w:rPr>
        <w:t xml:space="preserve">ublic research </w:t>
      </w:r>
      <w:proofErr w:type="spellStart"/>
      <w:r w:rsidRPr="00580401">
        <w:rPr>
          <w:lang w:val="en-US"/>
        </w:rPr>
        <w:t>organisations</w:t>
      </w:r>
      <w:proofErr w:type="spellEnd"/>
      <w:r w:rsidRPr="00580401">
        <w:rPr>
          <w:lang w:val="en-US"/>
        </w:rPr>
        <w:t xml:space="preserve"> (which will contribute, with their advanced knowledge, to the development of scientific models, generic technological </w:t>
      </w:r>
      <w:r w:rsidR="0053588E" w:rsidRPr="00580401">
        <w:rPr>
          <w:lang w:val="en-US"/>
        </w:rPr>
        <w:t>building blocks</w:t>
      </w:r>
      <w:r w:rsidRPr="00580401">
        <w:rPr>
          <w:lang w:val="en-US"/>
        </w:rPr>
        <w:t xml:space="preserve">,) and in companies, which have the essential role to ensure the development of new technologies and their industrial and commercial deployment. A very important gap (in terms of time, cost, and risk) separates the concepts studied in PROs from the demonstration of the </w:t>
      </w:r>
      <w:proofErr w:type="spellStart"/>
      <w:r w:rsidRPr="00580401">
        <w:rPr>
          <w:lang w:val="en-US"/>
        </w:rPr>
        <w:t>technico</w:t>
      </w:r>
      <w:proofErr w:type="spellEnd"/>
      <w:r w:rsidRPr="00580401">
        <w:rPr>
          <w:lang w:val="en-US"/>
        </w:rPr>
        <w:t>-economic viability of an innovation, carried out in companies.</w:t>
      </w:r>
    </w:p>
    <w:p w14:paraId="192566AD" w14:textId="0EB0F2AA" w:rsidR="001877BB" w:rsidRPr="00580401" w:rsidRDefault="00EB10B7" w:rsidP="00EB10B7">
      <w:pPr>
        <w:pStyle w:val="ITStandard"/>
        <w:rPr>
          <w:lang w:val="en-US"/>
        </w:rPr>
      </w:pPr>
      <w:r w:rsidRPr="00580401">
        <w:rPr>
          <w:lang w:val="en-US"/>
        </w:rPr>
        <w:t xml:space="preserve">A better funding of public research would not achieve the same effect as the State aid from </w:t>
      </w:r>
      <w:r w:rsidRPr="007603A0">
        <w:rPr>
          <w:lang w:val="en-US"/>
        </w:rPr>
        <w:t xml:space="preserve">France for the IPCEI on </w:t>
      </w:r>
      <w:r w:rsidR="00685BF8" w:rsidRPr="007603A0">
        <w:rPr>
          <w:lang w:val="en-US"/>
        </w:rPr>
        <w:t>Batteries</w:t>
      </w:r>
      <w:r w:rsidRPr="007603A0">
        <w:rPr>
          <w:lang w:val="en-US"/>
        </w:rPr>
        <w:t xml:space="preserve">, meaning the structuration of a sustainable ecosystem of research and innovation around a very large R&amp;D partnership between many public and private actors from </w:t>
      </w:r>
      <w:r w:rsidR="007603A0" w:rsidRPr="007603A0">
        <w:rPr>
          <w:lang w:val="en-US"/>
        </w:rPr>
        <w:t>10</w:t>
      </w:r>
      <w:r w:rsidRPr="007603A0">
        <w:rPr>
          <w:lang w:val="en-US"/>
        </w:rPr>
        <w:t xml:space="preserve"> EU Member States</w:t>
      </w:r>
      <w:r w:rsidRPr="00580401">
        <w:rPr>
          <w:lang w:val="en-US"/>
        </w:rPr>
        <w:t>.</w:t>
      </w:r>
    </w:p>
    <w:p w14:paraId="192566AE" w14:textId="77777777" w:rsidR="001877BB" w:rsidRPr="00580401" w:rsidRDefault="001877BB" w:rsidP="001877BB">
      <w:pPr>
        <w:pStyle w:val="N4"/>
        <w:rPr>
          <w:lang w:val="en-US"/>
        </w:rPr>
      </w:pPr>
      <w:r w:rsidRPr="00580401">
        <w:rPr>
          <w:lang w:val="en-US"/>
        </w:rPr>
        <w:t>The research tax credit</w:t>
      </w:r>
    </w:p>
    <w:p w14:paraId="192566AF" w14:textId="77777777" w:rsidR="001877BB" w:rsidRPr="00580401" w:rsidRDefault="001877BB" w:rsidP="001877BB">
      <w:pPr>
        <w:pStyle w:val="ITStandard"/>
        <w:rPr>
          <w:lang w:val="en-US"/>
        </w:rPr>
      </w:pPr>
      <w:r w:rsidRPr="00580401">
        <w:rPr>
          <w:lang w:val="en-US"/>
        </w:rPr>
        <w:t>In order to succeed, the project IPCEI on Batteries must implement a strong collaborative logic between multiple public and private European actors.</w:t>
      </w:r>
    </w:p>
    <w:p w14:paraId="192566B0" w14:textId="77777777" w:rsidR="001877BB" w:rsidRPr="00580401" w:rsidRDefault="001877BB" w:rsidP="00010BDF">
      <w:pPr>
        <w:pStyle w:val="ITStandard"/>
        <w:rPr>
          <w:szCs w:val="22"/>
          <w:lang w:val="en-US"/>
        </w:rPr>
      </w:pPr>
      <w:r w:rsidRPr="00580401">
        <w:rPr>
          <w:lang w:val="en-US"/>
        </w:rPr>
        <w:t xml:space="preserve">A general tax measure in </w:t>
      </w:r>
      <w:proofErr w:type="spellStart"/>
      <w:r w:rsidRPr="00580401">
        <w:rPr>
          <w:lang w:val="en-US"/>
        </w:rPr>
        <w:t>favour</w:t>
      </w:r>
      <w:proofErr w:type="spellEnd"/>
      <w:r w:rsidRPr="00580401">
        <w:rPr>
          <w:lang w:val="en-US"/>
        </w:rPr>
        <w:t xml:space="preserve"> of R&amp;D, such as the research tax credit (Crédit </w:t>
      </w:r>
      <w:proofErr w:type="spellStart"/>
      <w:r w:rsidRPr="00580401">
        <w:rPr>
          <w:lang w:val="en-US"/>
        </w:rPr>
        <w:t>Impôt</w:t>
      </w:r>
      <w:proofErr w:type="spellEnd"/>
      <w:r w:rsidRPr="00580401">
        <w:rPr>
          <w:lang w:val="en-US"/>
        </w:rPr>
        <w:t xml:space="preserve"> Recherche in French) implemented since 2008 by the French government, may lead French companies to boost their individual R&amp;D efforts. However, it is not oriented towards the deployment of the European collaborative logic of the project that is a necessary condition for its success.</w:t>
      </w:r>
    </w:p>
    <w:p w14:paraId="192566B1" w14:textId="77777777" w:rsidR="001877BB" w:rsidRPr="00580401" w:rsidRDefault="001877BB" w:rsidP="001877BB">
      <w:pPr>
        <w:pStyle w:val="N4"/>
        <w:rPr>
          <w:lang w:val="en-US"/>
        </w:rPr>
      </w:pPr>
      <w:bookmarkStart w:id="151" w:name="_utp1samqu376" w:colFirst="0" w:colLast="0"/>
      <w:bookmarkEnd w:id="151"/>
      <w:r w:rsidRPr="00580401">
        <w:rPr>
          <w:lang w:val="en-US"/>
        </w:rPr>
        <w:t>The innovation tax credit</w:t>
      </w:r>
    </w:p>
    <w:p w14:paraId="192566B2" w14:textId="77777777" w:rsidR="001877BB" w:rsidRPr="00580401" w:rsidRDefault="001877BB" w:rsidP="001877BB">
      <w:pPr>
        <w:pStyle w:val="ITStandard"/>
        <w:rPr>
          <w:lang w:val="en-US"/>
        </w:rPr>
      </w:pPr>
      <w:r w:rsidRPr="00580401">
        <w:rPr>
          <w:lang w:val="en-US"/>
        </w:rPr>
        <w:t>The innovation tax credit is a French tax measure reserved for SMEs to stimulate their innovation activities, such as building a prototype or a pilot installation of a new product. In concrete terms, a SME having incurred innovation expenses of up to € 400,000 will be able to receive a 20</w:t>
      </w:r>
      <w:r w:rsidR="00010BDF" w:rsidRPr="00580401">
        <w:rPr>
          <w:lang w:val="en-US"/>
        </w:rPr>
        <w:t> </w:t>
      </w:r>
      <w:r w:rsidRPr="00580401">
        <w:rPr>
          <w:lang w:val="en-US"/>
        </w:rPr>
        <w:t xml:space="preserve">% reduction in the cost of the expenses incurred in </w:t>
      </w:r>
      <w:r w:rsidR="00F7721C" w:rsidRPr="00580401">
        <w:rPr>
          <w:lang w:val="en-US"/>
        </w:rPr>
        <w:t>favor</w:t>
      </w:r>
      <w:r w:rsidRPr="00580401">
        <w:rPr>
          <w:lang w:val="en-US"/>
        </w:rPr>
        <w:t xml:space="preserve"> of the innovation.</w:t>
      </w:r>
    </w:p>
    <w:p w14:paraId="192566B3" w14:textId="19EC2432" w:rsidR="001877BB" w:rsidRDefault="001877BB" w:rsidP="001877BB">
      <w:pPr>
        <w:pStyle w:val="ITStandard"/>
        <w:rPr>
          <w:lang w:val="en-US"/>
        </w:rPr>
      </w:pPr>
      <w:r w:rsidRPr="00580401">
        <w:rPr>
          <w:lang w:val="en-US"/>
        </w:rPr>
        <w:t xml:space="preserve">However, the project IPCEI on </w:t>
      </w:r>
      <w:r w:rsidR="00685BF8" w:rsidRPr="00580401">
        <w:rPr>
          <w:lang w:val="en-US"/>
        </w:rPr>
        <w:t xml:space="preserve">Batteries </w:t>
      </w:r>
      <w:r w:rsidRPr="00580401">
        <w:rPr>
          <w:lang w:val="en-US"/>
        </w:rPr>
        <w:t xml:space="preserve">is not carried out only by SMEs, but its partners also include </w:t>
      </w:r>
      <w:r w:rsidR="00992306" w:rsidRPr="00580401">
        <w:rPr>
          <w:lang w:val="en-US"/>
        </w:rPr>
        <w:t>SMEs located elsewhere in the European Union (in particular in Germany)</w:t>
      </w:r>
      <w:r w:rsidR="00010BDF" w:rsidRPr="00580401">
        <w:rPr>
          <w:lang w:val="en-US"/>
        </w:rPr>
        <w:t xml:space="preserve"> </w:t>
      </w:r>
      <w:r w:rsidRPr="00580401">
        <w:rPr>
          <w:lang w:val="en-US"/>
        </w:rPr>
        <w:t xml:space="preserve">and public research organizations. Moreover, some key partners, including Carbone </w:t>
      </w:r>
      <w:proofErr w:type="spellStart"/>
      <w:r w:rsidRPr="00580401">
        <w:rPr>
          <w:lang w:val="en-US"/>
        </w:rPr>
        <w:t>Savoie</w:t>
      </w:r>
      <w:proofErr w:type="spellEnd"/>
      <w:r w:rsidRPr="00580401">
        <w:rPr>
          <w:lang w:val="en-US"/>
        </w:rPr>
        <w:t>, will have expenditures far above the 400</w:t>
      </w:r>
      <w:r w:rsidR="006E5D5F" w:rsidRPr="00580401">
        <w:rPr>
          <w:lang w:val="en-US"/>
        </w:rPr>
        <w:t>,</w:t>
      </w:r>
      <w:r w:rsidRPr="00580401">
        <w:rPr>
          <w:lang w:val="en-US"/>
        </w:rPr>
        <w:t xml:space="preserve">000 euros ceiling of the innovation tax credit. Hence, this </w:t>
      </w:r>
      <w:r w:rsidRPr="00580401">
        <w:rPr>
          <w:lang w:val="en-US"/>
        </w:rPr>
        <w:lastRenderedPageBreak/>
        <w:t xml:space="preserve">fiscal measure does not constitute an appropriate policy instrument in the case of the project IPCEI on </w:t>
      </w:r>
      <w:r w:rsidR="00010BDF" w:rsidRPr="00580401">
        <w:rPr>
          <w:lang w:val="en-US"/>
        </w:rPr>
        <w:t>B</w:t>
      </w:r>
      <w:r w:rsidRPr="00580401">
        <w:rPr>
          <w:lang w:val="en-US"/>
        </w:rPr>
        <w:t>atteries.</w:t>
      </w:r>
    </w:p>
    <w:p w14:paraId="1335486A" w14:textId="77777777" w:rsidR="009232CB" w:rsidRPr="00580401" w:rsidRDefault="009232CB" w:rsidP="001877BB">
      <w:pPr>
        <w:pStyle w:val="ITStandard"/>
        <w:rPr>
          <w:lang w:val="en-US"/>
        </w:rPr>
      </w:pPr>
    </w:p>
    <w:p w14:paraId="192566B4" w14:textId="77777777" w:rsidR="001877BB" w:rsidRPr="00580401" w:rsidRDefault="001877BB" w:rsidP="00BF3086">
      <w:pPr>
        <w:pStyle w:val="N3"/>
        <w:rPr>
          <w:lang w:val="en-US"/>
        </w:rPr>
      </w:pPr>
      <w:r w:rsidRPr="00580401">
        <w:rPr>
          <w:lang w:val="en-US"/>
        </w:rPr>
        <w:t xml:space="preserve">Appropriateness among different </w:t>
      </w:r>
      <w:r w:rsidR="00BF3086" w:rsidRPr="00580401">
        <w:rPr>
          <w:lang w:val="en-US"/>
        </w:rPr>
        <w:t xml:space="preserve">State </w:t>
      </w:r>
      <w:r w:rsidRPr="00580401">
        <w:rPr>
          <w:lang w:val="en-US"/>
        </w:rPr>
        <w:t>aid instruments</w:t>
      </w:r>
    </w:p>
    <w:p w14:paraId="192566B5" w14:textId="77777777" w:rsidR="001877BB" w:rsidRPr="00580401" w:rsidRDefault="001877BB" w:rsidP="001877BB">
      <w:pPr>
        <w:pStyle w:val="ITStandard"/>
        <w:rPr>
          <w:lang w:val="en-US"/>
        </w:rPr>
      </w:pPr>
      <w:r w:rsidRPr="00580401">
        <w:rPr>
          <w:lang w:val="en-US"/>
        </w:rPr>
        <w:t xml:space="preserve">In the context of the IPCEI </w:t>
      </w:r>
      <w:r w:rsidR="00685BF8" w:rsidRPr="00580401">
        <w:rPr>
          <w:lang w:val="en-US"/>
        </w:rPr>
        <w:t>on Batteries</w:t>
      </w:r>
      <w:r w:rsidRPr="00580401">
        <w:rPr>
          <w:lang w:val="en-US"/>
        </w:rPr>
        <w:t xml:space="preserve">, the main market and systemic failures come from spillovers, coordination problems and Europe’s strategic dependence. To address these failures, a grant is the most appropriate </w:t>
      </w:r>
      <w:r w:rsidR="001C3F4B" w:rsidRPr="00580401">
        <w:rPr>
          <w:lang w:val="en-US"/>
        </w:rPr>
        <w:t xml:space="preserve">State </w:t>
      </w:r>
      <w:r w:rsidRPr="00580401">
        <w:rPr>
          <w:lang w:val="en-US"/>
        </w:rPr>
        <w:t>aid instrument.</w:t>
      </w:r>
    </w:p>
    <w:p w14:paraId="4CE64352" w14:textId="77777777" w:rsidR="003C4C8A" w:rsidRPr="00E14484" w:rsidRDefault="003C4C8A" w:rsidP="003C4C8A">
      <w:pPr>
        <w:pStyle w:val="ITStandard"/>
        <w:rPr>
          <w:lang w:val="en-US"/>
        </w:rPr>
      </w:pPr>
      <w:r w:rsidRPr="00E14484">
        <w:rPr>
          <w:lang w:val="en-US"/>
        </w:rPr>
        <w:t xml:space="preserve">The market failure or other important systemic failure which the State aids from Germany and Italy seek to address is neither lack of access to finance nor to provide </w:t>
      </w:r>
      <w:proofErr w:type="spellStart"/>
      <w:r w:rsidRPr="00E14484">
        <w:rPr>
          <w:lang w:val="en-US"/>
        </w:rPr>
        <w:t>Manz</w:t>
      </w:r>
      <w:proofErr w:type="spellEnd"/>
      <w:r w:rsidRPr="00E14484">
        <w:rPr>
          <w:lang w:val="en-US"/>
        </w:rPr>
        <w:t xml:space="preserve"> with a certain degree of risk-sharing. Therefore, a public soft loan, a State guarantee or a repayable advance are not taken into account.</w:t>
      </w:r>
    </w:p>
    <w:p w14:paraId="192566B6" w14:textId="77777777" w:rsidR="001877BB" w:rsidRPr="00580401" w:rsidRDefault="001877BB" w:rsidP="001877BB">
      <w:pPr>
        <w:pStyle w:val="ITStandard"/>
        <w:rPr>
          <w:lang w:val="en-US"/>
        </w:rPr>
      </w:pPr>
      <w:r w:rsidRPr="00580401">
        <w:rPr>
          <w:lang w:val="en-US"/>
        </w:rPr>
        <w:t xml:space="preserve">The grant is intended to compensate for the low profitability of the project for Carbone </w:t>
      </w:r>
      <w:proofErr w:type="spellStart"/>
      <w:r w:rsidRPr="00580401">
        <w:rPr>
          <w:lang w:val="en-US"/>
        </w:rPr>
        <w:t>Savoie</w:t>
      </w:r>
      <w:proofErr w:type="spellEnd"/>
      <w:r w:rsidRPr="00580401">
        <w:rPr>
          <w:lang w:val="en-US"/>
        </w:rPr>
        <w:t xml:space="preserve"> without State aid, induced by the very high level of spillovers (see Section 3). It is well known in economic theory that such positive externality is corrected by granting a so-called Pigouvian subsidy to the economic agent who is at the origin of the externality, namely Carbone </w:t>
      </w:r>
      <w:proofErr w:type="spellStart"/>
      <w:r w:rsidRPr="00580401">
        <w:rPr>
          <w:lang w:val="en-US"/>
        </w:rPr>
        <w:t>Savoie</w:t>
      </w:r>
      <w:proofErr w:type="spellEnd"/>
      <w:r w:rsidRPr="00580401">
        <w:rPr>
          <w:lang w:val="en-US"/>
        </w:rPr>
        <w:t xml:space="preserve"> who carries out the R&amp;D and FID activities which will benefit to third parties.</w:t>
      </w:r>
    </w:p>
    <w:p w14:paraId="3EC8B88B" w14:textId="77777777" w:rsidR="0011485C" w:rsidRPr="00424DE4" w:rsidRDefault="0011485C" w:rsidP="0011485C">
      <w:pPr>
        <w:pStyle w:val="ITStandard"/>
        <w:rPr>
          <w:lang w:val="en-US"/>
        </w:rPr>
      </w:pPr>
      <w:r w:rsidRPr="0011485C">
        <w:rPr>
          <w:lang w:val="en-US"/>
        </w:rPr>
        <w:t>T</w:t>
      </w:r>
      <w:r w:rsidRPr="007310E7">
        <w:rPr>
          <w:lang w:val="en-US"/>
        </w:rPr>
        <w:t>he simulation of a repayable advance in the business plan can only have a marginal impact on the project’s profitability: public money is received in the first hand but reimbursed including interests in the nominal scenario of success. Only a direct grant has the potential to have the profitability reach the company’s hurdle rate by filling the funding gap.</w:t>
      </w:r>
    </w:p>
    <w:p w14:paraId="192566B7" w14:textId="77777777" w:rsidR="001877BB" w:rsidRPr="00580401" w:rsidRDefault="001877BB" w:rsidP="001877BB">
      <w:pPr>
        <w:pStyle w:val="ITStandard"/>
        <w:rPr>
          <w:szCs w:val="22"/>
          <w:lang w:val="en-US"/>
        </w:rPr>
      </w:pPr>
      <w:r w:rsidRPr="00580401">
        <w:rPr>
          <w:szCs w:val="22"/>
          <w:lang w:val="en-US"/>
        </w:rPr>
        <w:t xml:space="preserve">The grant also addresses the coordination problems (see Section 4.3), being a cement of the coordination of the partnership. The grant will encourage partners to commit to the project although it is exposed to a high degree of uncertainty and to returns that will materialize only in the long term. Indeed, the payment of the grant, spread over the </w:t>
      </w:r>
      <w:r w:rsidR="007956FA" w:rsidRPr="00580401">
        <w:rPr>
          <w:szCs w:val="22"/>
          <w:lang w:val="en-US"/>
        </w:rPr>
        <w:t>four</w:t>
      </w:r>
      <w:r w:rsidRPr="00580401">
        <w:rPr>
          <w:szCs w:val="22"/>
          <w:lang w:val="en-US"/>
        </w:rPr>
        <w:t xml:space="preserve"> years of the project and closely monitored </w:t>
      </w:r>
      <w:r w:rsidRPr="00580401">
        <w:rPr>
          <w:lang w:val="en-US"/>
        </w:rPr>
        <w:t>by</w:t>
      </w:r>
      <w:r w:rsidRPr="00580401">
        <w:rPr>
          <w:szCs w:val="22"/>
          <w:lang w:val="en-US"/>
        </w:rPr>
        <w:t xml:space="preserve"> French public authorities (progress reports, key milestones, decision-making milestones), offers dynamic incentives for the partners (including Carbone </w:t>
      </w:r>
      <w:proofErr w:type="spellStart"/>
      <w:r w:rsidRPr="00580401">
        <w:rPr>
          <w:szCs w:val="22"/>
          <w:lang w:val="en-US"/>
        </w:rPr>
        <w:t>Savoie</w:t>
      </w:r>
      <w:proofErr w:type="spellEnd"/>
      <w:r w:rsidRPr="00580401">
        <w:rPr>
          <w:szCs w:val="22"/>
          <w:lang w:val="en-US"/>
        </w:rPr>
        <w:t>) to overcome the difficulties of coordinating the very large research partnership, and to progress together towards the achievement of the project objectives.</w:t>
      </w:r>
    </w:p>
    <w:p w14:paraId="192566B8" w14:textId="77777777" w:rsidR="001877BB" w:rsidRPr="00580401" w:rsidRDefault="001877BB" w:rsidP="007310E7">
      <w:pPr>
        <w:pStyle w:val="ITStandard"/>
        <w:rPr>
          <w:szCs w:val="22"/>
          <w:lang w:val="en-US"/>
        </w:rPr>
      </w:pPr>
      <w:r w:rsidRPr="00580401">
        <w:rPr>
          <w:szCs w:val="22"/>
          <w:lang w:val="en-US"/>
        </w:rPr>
        <w:t>The payment of the grant also limits the potential financial losses of the partners in case of project failure, which reduces their incentives to opportunistically use contractual incompleteness to their advantage. Repayable advances have a major drawback in this respect: they provide an additional incentive to opportunistically use contractual incompleteness, since putting the project in a situation of failure from the contractual point of view makes it possible to avoid repayment of the advance</w:t>
      </w:r>
      <w:r w:rsidR="001C3F4B" w:rsidRPr="00580401">
        <w:rPr>
          <w:szCs w:val="22"/>
          <w:lang w:val="en-US"/>
        </w:rPr>
        <w:t xml:space="preserve"> (while the project could be a success from the technical and commercial point of view)</w:t>
      </w:r>
      <w:r w:rsidRPr="00580401">
        <w:rPr>
          <w:szCs w:val="22"/>
          <w:lang w:val="en-US"/>
        </w:rPr>
        <w:t xml:space="preserve">. The grant to </w:t>
      </w:r>
      <w:r w:rsidR="000278F6" w:rsidRPr="00580401">
        <w:rPr>
          <w:szCs w:val="22"/>
          <w:lang w:val="en-US"/>
        </w:rPr>
        <w:t xml:space="preserve">Carbone </w:t>
      </w:r>
      <w:proofErr w:type="spellStart"/>
      <w:r w:rsidR="000278F6" w:rsidRPr="00580401">
        <w:rPr>
          <w:szCs w:val="22"/>
          <w:lang w:val="en-US"/>
        </w:rPr>
        <w:t>Savoie</w:t>
      </w:r>
      <w:proofErr w:type="spellEnd"/>
      <w:r w:rsidR="000278F6" w:rsidRPr="00580401">
        <w:rPr>
          <w:szCs w:val="22"/>
          <w:lang w:val="en-US"/>
        </w:rPr>
        <w:t xml:space="preserve"> </w:t>
      </w:r>
      <w:r w:rsidRPr="00580401">
        <w:rPr>
          <w:szCs w:val="22"/>
          <w:lang w:val="en-US"/>
        </w:rPr>
        <w:t xml:space="preserve">is therefore the appropriate aid instrument to address the coordination problems in IPCEI on </w:t>
      </w:r>
      <w:r w:rsidR="00C07289" w:rsidRPr="00580401">
        <w:rPr>
          <w:szCs w:val="22"/>
          <w:lang w:val="en-US"/>
        </w:rPr>
        <w:t>Batteries</w:t>
      </w:r>
      <w:r w:rsidRPr="00580401">
        <w:rPr>
          <w:szCs w:val="22"/>
          <w:lang w:val="en-US"/>
        </w:rPr>
        <w:t>.</w:t>
      </w:r>
    </w:p>
    <w:p w14:paraId="33A44304" w14:textId="7FCC7D34" w:rsidR="007310E7" w:rsidRDefault="007310E7" w:rsidP="007310E7">
      <w:pPr>
        <w:pStyle w:val="ITStandard"/>
        <w:rPr>
          <w:szCs w:val="22"/>
          <w:lang w:val="en-US"/>
        </w:rPr>
      </w:pPr>
      <w:r w:rsidRPr="007310E7">
        <w:rPr>
          <w:szCs w:val="22"/>
          <w:lang w:val="en-US"/>
        </w:rPr>
        <w:t xml:space="preserve">The </w:t>
      </w:r>
      <w:proofErr w:type="spellStart"/>
      <w:r w:rsidRPr="007310E7">
        <w:rPr>
          <w:szCs w:val="22"/>
          <w:lang w:val="en-US"/>
        </w:rPr>
        <w:t>EuBatIn</w:t>
      </w:r>
      <w:proofErr w:type="spellEnd"/>
      <w:r w:rsidRPr="007310E7">
        <w:rPr>
          <w:szCs w:val="22"/>
          <w:lang w:val="en-US"/>
        </w:rPr>
        <w:t xml:space="preserve"> IPCEI is designed to bring together public and private sectors to undertake a very large-scale project that provide significant benefits to the Union and its citizens. It is very clear that the huge coordination challenge rooted in the IPCEI on Batteries could not be </w:t>
      </w:r>
      <w:r w:rsidRPr="007310E7">
        <w:rPr>
          <w:szCs w:val="22"/>
          <w:lang w:val="en-US"/>
        </w:rPr>
        <w:lastRenderedPageBreak/>
        <w:t>addressed by providing a public soft loan, a State guarantee or a repayable advance to the IPCEI’s partners. Only a direct grant can adequately address such market or systemic failure.</w:t>
      </w:r>
    </w:p>
    <w:p w14:paraId="192566BB" w14:textId="18ED4DCC" w:rsidR="008A432E" w:rsidRPr="007310E7" w:rsidRDefault="007310E7" w:rsidP="007310E7">
      <w:pPr>
        <w:pStyle w:val="ITStandard"/>
        <w:rPr>
          <w:szCs w:val="22"/>
          <w:lang w:val="en-US"/>
        </w:rPr>
      </w:pPr>
      <w:r w:rsidRPr="007310E7">
        <w:rPr>
          <w:szCs w:val="22"/>
          <w:lang w:val="en-US"/>
        </w:rPr>
        <w:t xml:space="preserve">However, the grant provided by </w:t>
      </w:r>
      <w:r w:rsidR="00904B88">
        <w:rPr>
          <w:szCs w:val="22"/>
          <w:lang w:val="en-US"/>
        </w:rPr>
        <w:t xml:space="preserve">France to Carbone </w:t>
      </w:r>
      <w:proofErr w:type="spellStart"/>
      <w:r w:rsidR="00904B88">
        <w:rPr>
          <w:szCs w:val="22"/>
          <w:lang w:val="en-US"/>
        </w:rPr>
        <w:t>Savoie</w:t>
      </w:r>
      <w:proofErr w:type="spellEnd"/>
      <w:r w:rsidRPr="007310E7">
        <w:rPr>
          <w:szCs w:val="22"/>
          <w:lang w:val="en-US"/>
        </w:rPr>
        <w:t xml:space="preserve"> could be backed upon a claw</w:t>
      </w:r>
      <w:r w:rsidR="00904B88">
        <w:rPr>
          <w:szCs w:val="22"/>
          <w:lang w:val="en-US"/>
        </w:rPr>
        <w:t>-</w:t>
      </w:r>
      <w:r w:rsidRPr="007310E7">
        <w:rPr>
          <w:szCs w:val="22"/>
          <w:lang w:val="en-US"/>
        </w:rPr>
        <w:t xml:space="preserve">back mechanism that shall be targeted on the FID activities and related costs / State aid (they are closest to the market). The principles of this claw back mechanism </w:t>
      </w:r>
      <w:r w:rsidR="009817A1">
        <w:rPr>
          <w:szCs w:val="22"/>
          <w:lang w:val="en-US"/>
        </w:rPr>
        <w:t>are</w:t>
      </w:r>
      <w:r w:rsidRPr="007310E7">
        <w:rPr>
          <w:szCs w:val="22"/>
          <w:lang w:val="en-US"/>
        </w:rPr>
        <w:t xml:space="preserve"> considered and developed in the Chapeau text of the </w:t>
      </w:r>
      <w:proofErr w:type="spellStart"/>
      <w:r w:rsidRPr="007310E7">
        <w:rPr>
          <w:szCs w:val="22"/>
          <w:lang w:val="en-US"/>
        </w:rPr>
        <w:t>EuBatIn</w:t>
      </w:r>
      <w:proofErr w:type="spellEnd"/>
      <w:r w:rsidRPr="007310E7">
        <w:rPr>
          <w:szCs w:val="22"/>
          <w:lang w:val="en-US"/>
        </w:rPr>
        <w:t xml:space="preserve"> IPCEI.</w:t>
      </w:r>
    </w:p>
    <w:p w14:paraId="192566BC" w14:textId="77777777" w:rsidR="00A274BD" w:rsidRPr="00580401" w:rsidRDefault="001877BB" w:rsidP="00A274BD">
      <w:pPr>
        <w:pStyle w:val="N1"/>
        <w:rPr>
          <w:lang w:val="en-US"/>
        </w:rPr>
      </w:pPr>
      <w:bookmarkStart w:id="152" w:name="_Toc14173789"/>
      <w:bookmarkStart w:id="153" w:name="_Toc24645995"/>
      <w:bookmarkEnd w:id="152"/>
      <w:r w:rsidRPr="00580401">
        <w:rPr>
          <w:lang w:val="en-US"/>
        </w:rPr>
        <w:lastRenderedPageBreak/>
        <w:t>Incentive Effect</w:t>
      </w:r>
      <w:bookmarkEnd w:id="153"/>
    </w:p>
    <w:p w14:paraId="192566BD" w14:textId="77777777" w:rsidR="006A3625" w:rsidRPr="00580401" w:rsidRDefault="006A3625" w:rsidP="009944BE">
      <w:pPr>
        <w:pStyle w:val="N2"/>
        <w:rPr>
          <w:lang w:val="en-US"/>
        </w:rPr>
      </w:pPr>
      <w:bookmarkStart w:id="154" w:name="_Toc24645996"/>
      <w:r w:rsidRPr="00580401">
        <w:rPr>
          <w:lang w:val="en-US"/>
        </w:rPr>
        <w:t>Absence of similar projects</w:t>
      </w:r>
      <w:bookmarkEnd w:id="154"/>
    </w:p>
    <w:p w14:paraId="192566BE" w14:textId="77777777" w:rsidR="00DA23AC" w:rsidRPr="00580401" w:rsidRDefault="00DA23AC" w:rsidP="00DA23AC">
      <w:pPr>
        <w:pStyle w:val="ITStandard"/>
        <w:rPr>
          <w:szCs w:val="22"/>
          <w:lang w:val="en-US"/>
        </w:rPr>
      </w:pPr>
      <w:r w:rsidRPr="00580401">
        <w:rPr>
          <w:szCs w:val="22"/>
          <w:lang w:val="en-US"/>
        </w:rPr>
        <w:t xml:space="preserve">According to Carbone </w:t>
      </w:r>
      <w:proofErr w:type="spellStart"/>
      <w:r w:rsidRPr="00580401">
        <w:rPr>
          <w:szCs w:val="22"/>
          <w:lang w:val="en-US"/>
        </w:rPr>
        <w:t>Savoie’s</w:t>
      </w:r>
      <w:proofErr w:type="spellEnd"/>
      <w:r w:rsidR="00F7721C" w:rsidRPr="00580401">
        <w:rPr>
          <w:szCs w:val="22"/>
          <w:lang w:val="en-US"/>
        </w:rPr>
        <w:t xml:space="preserve"> an</w:t>
      </w:r>
      <w:r w:rsidR="005671B0" w:rsidRPr="00580401">
        <w:rPr>
          <w:szCs w:val="22"/>
          <w:lang w:val="en-US"/>
        </w:rPr>
        <w:t>d Fre</w:t>
      </w:r>
      <w:r w:rsidR="00F7721C" w:rsidRPr="00580401">
        <w:rPr>
          <w:szCs w:val="22"/>
          <w:lang w:val="en-US"/>
        </w:rPr>
        <w:t>nch Authority’s</w:t>
      </w:r>
      <w:r w:rsidRPr="00580401">
        <w:rPr>
          <w:szCs w:val="22"/>
          <w:lang w:val="en-US"/>
        </w:rPr>
        <w:t xml:space="preserve"> best knowledge and </w:t>
      </w:r>
      <w:r w:rsidR="00E938FA" w:rsidRPr="00580401">
        <w:rPr>
          <w:szCs w:val="22"/>
          <w:lang w:val="en-US"/>
        </w:rPr>
        <w:t xml:space="preserve">to </w:t>
      </w:r>
      <w:r w:rsidRPr="00580401">
        <w:rPr>
          <w:szCs w:val="22"/>
          <w:lang w:val="en-US"/>
        </w:rPr>
        <w:t>public information, no similar project exists today in Europe.</w:t>
      </w:r>
    </w:p>
    <w:p w14:paraId="192566BF" w14:textId="77777777" w:rsidR="00136812" w:rsidRPr="00580401" w:rsidRDefault="00136812" w:rsidP="009944BE">
      <w:pPr>
        <w:pStyle w:val="N2"/>
        <w:rPr>
          <w:lang w:val="en-US"/>
        </w:rPr>
      </w:pPr>
      <w:bookmarkStart w:id="155" w:name="_Toc24645997"/>
      <w:r w:rsidRPr="00580401">
        <w:rPr>
          <w:lang w:val="en-US"/>
        </w:rPr>
        <w:t>Counterfactual scenario</w:t>
      </w:r>
      <w:bookmarkEnd w:id="155"/>
      <w:r w:rsidRPr="00580401">
        <w:rPr>
          <w:lang w:val="en-US"/>
        </w:rPr>
        <w:t xml:space="preserve"> </w:t>
      </w:r>
    </w:p>
    <w:p w14:paraId="192566C0" w14:textId="77777777" w:rsidR="00CA13C4" w:rsidRPr="00580401" w:rsidRDefault="00CA13C4" w:rsidP="00CA13C4">
      <w:pPr>
        <w:spacing w:after="200"/>
        <w:jc w:val="both"/>
        <w:rPr>
          <w:sz w:val="22"/>
          <w:lang w:val="en-US"/>
        </w:rPr>
      </w:pPr>
      <w:r w:rsidRPr="00580401">
        <w:rPr>
          <w:sz w:val="22"/>
          <w:lang w:val="en-US"/>
        </w:rPr>
        <w:t xml:space="preserve">Carbone </w:t>
      </w:r>
      <w:proofErr w:type="spellStart"/>
      <w:r w:rsidRPr="00580401">
        <w:rPr>
          <w:sz w:val="22"/>
          <w:lang w:val="en-US"/>
        </w:rPr>
        <w:t>Savoie</w:t>
      </w:r>
      <w:proofErr w:type="spellEnd"/>
      <w:r w:rsidRPr="00580401">
        <w:rPr>
          <w:sz w:val="22"/>
          <w:lang w:val="en-US"/>
        </w:rPr>
        <w:t xml:space="preserve"> did not consider an alternative project nor a clearly defined and sufficiently predictable alternative project in its internal decision-making process (point 29. of IPCEI Communication). Thus, </w:t>
      </w:r>
      <w:r w:rsidRPr="00580401">
        <w:rPr>
          <w:b/>
          <w:sz w:val="22"/>
          <w:lang w:val="en-US"/>
        </w:rPr>
        <w:t>there is no counterfactual scenario</w:t>
      </w:r>
      <w:r w:rsidRPr="00580401">
        <w:rPr>
          <w:sz w:val="22"/>
          <w:lang w:val="en-US"/>
        </w:rPr>
        <w:t>.</w:t>
      </w:r>
    </w:p>
    <w:p w14:paraId="192566C1" w14:textId="77777777" w:rsidR="00CA13C4" w:rsidRPr="00580401" w:rsidRDefault="00CA13C4" w:rsidP="00CA13C4">
      <w:pPr>
        <w:spacing w:after="200"/>
        <w:jc w:val="both"/>
        <w:rPr>
          <w:sz w:val="22"/>
          <w:lang w:val="en-US"/>
        </w:rPr>
      </w:pPr>
      <w:r w:rsidRPr="00580401">
        <w:rPr>
          <w:sz w:val="22"/>
          <w:lang w:val="en-US"/>
        </w:rPr>
        <w:t>The company’s “business as usual” R&amp;D and FID activities in the field of battery materials in the past three years can be roughly described as follows:</w:t>
      </w:r>
    </w:p>
    <w:p w14:paraId="192566C2" w14:textId="77777777" w:rsidR="007953AA" w:rsidRPr="00580401" w:rsidRDefault="003D19C7" w:rsidP="0058647D">
      <w:pPr>
        <w:pStyle w:val="ITStandard"/>
        <w:numPr>
          <w:ilvl w:val="0"/>
          <w:numId w:val="11"/>
        </w:numPr>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t>
      </w:r>
      <w:r w:rsidR="007953AA" w:rsidRPr="00580401">
        <w:rPr>
          <w:lang w:val="en-US"/>
        </w:rPr>
        <w:t>will continue to dedicate most of its R&amp;D efforts to meet the expectation</w:t>
      </w:r>
      <w:r w:rsidR="008348C6" w:rsidRPr="00580401">
        <w:rPr>
          <w:lang w:val="en-US"/>
        </w:rPr>
        <w:t xml:space="preserve"> of its current</w:t>
      </w:r>
      <w:r w:rsidR="007953AA" w:rsidRPr="00580401">
        <w:rPr>
          <w:lang w:val="en-US"/>
        </w:rPr>
        <w:t xml:space="preserve"> customers in the aluminum and specialty graphite market. </w:t>
      </w:r>
    </w:p>
    <w:p w14:paraId="192566C3" w14:textId="77777777" w:rsidR="007953AA" w:rsidRPr="00580401" w:rsidRDefault="007953AA" w:rsidP="0058647D">
      <w:pPr>
        <w:pStyle w:val="ITStandard"/>
        <w:numPr>
          <w:ilvl w:val="0"/>
          <w:numId w:val="11"/>
        </w:numPr>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will continue to </w:t>
      </w:r>
      <w:r w:rsidR="008348C6" w:rsidRPr="00580401">
        <w:rPr>
          <w:lang w:val="en-US"/>
        </w:rPr>
        <w:t xml:space="preserve">commit </w:t>
      </w:r>
      <w:r w:rsidRPr="00580401">
        <w:rPr>
          <w:lang w:val="en-US"/>
        </w:rPr>
        <w:t>limited time and money (~ 100,000 euros per year) on market intelligence of new potential markets such as anode materials.</w:t>
      </w:r>
    </w:p>
    <w:p w14:paraId="192566C4" w14:textId="77777777" w:rsidR="003D19C7" w:rsidRPr="00580401" w:rsidRDefault="007953AA" w:rsidP="0058647D">
      <w:pPr>
        <w:pStyle w:val="ITStandard"/>
        <w:numPr>
          <w:ilvl w:val="0"/>
          <w:numId w:val="11"/>
        </w:numPr>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w:t>
      </w:r>
      <w:r w:rsidR="008348C6" w:rsidRPr="00580401">
        <w:rPr>
          <w:lang w:val="en-US"/>
        </w:rPr>
        <w:t>would</w:t>
      </w:r>
      <w:r w:rsidRPr="00580401">
        <w:rPr>
          <w:lang w:val="en-US"/>
        </w:rPr>
        <w:t xml:space="preserve"> only consider investing in this anode material market if Carbone </w:t>
      </w:r>
      <w:proofErr w:type="spellStart"/>
      <w:r w:rsidRPr="00580401">
        <w:rPr>
          <w:lang w:val="en-US"/>
        </w:rPr>
        <w:t>Savoie</w:t>
      </w:r>
      <w:proofErr w:type="spellEnd"/>
      <w:r w:rsidRPr="00580401">
        <w:rPr>
          <w:lang w:val="en-US"/>
        </w:rPr>
        <w:t xml:space="preserve"> receives a binding, and financially supported, partnership proposal from a cell manufacturer. As of today, cell manufacturers from Asia are relying on anode manufacturers from Asia and have so many internal challenges to overcome that it seems very unlikely that they turn to Carbone </w:t>
      </w:r>
      <w:proofErr w:type="spellStart"/>
      <w:r w:rsidRPr="00580401">
        <w:rPr>
          <w:lang w:val="en-US"/>
        </w:rPr>
        <w:t>Savoie</w:t>
      </w:r>
      <w:proofErr w:type="spellEnd"/>
      <w:r w:rsidRPr="00580401">
        <w:rPr>
          <w:lang w:val="en-US"/>
        </w:rPr>
        <w:t xml:space="preserve"> or other European graphite manufacturer for financially supported R&amp;D partnership.  </w:t>
      </w:r>
    </w:p>
    <w:p w14:paraId="192566C5" w14:textId="77777777" w:rsidR="00CA13C4" w:rsidRPr="00580401" w:rsidRDefault="00CA13C4" w:rsidP="00CA13C4">
      <w:pPr>
        <w:pStyle w:val="ITStandard"/>
        <w:rPr>
          <w:lang w:val="en-US"/>
        </w:rPr>
      </w:pPr>
      <w:r w:rsidRPr="00580401">
        <w:rPr>
          <w:lang w:val="en-US"/>
        </w:rPr>
        <w:t>As a result, the counterfactual scenario will have zero investments in people and plants</w:t>
      </w:r>
      <w:r w:rsidR="003F48B8" w:rsidRPr="00580401">
        <w:rPr>
          <w:lang w:val="en-US"/>
        </w:rPr>
        <w:t xml:space="preserve"> in France related to the graphite anode opportunity</w:t>
      </w:r>
      <w:r w:rsidRPr="00580401">
        <w:rPr>
          <w:lang w:val="en-US"/>
        </w:rPr>
        <w:t xml:space="preserve">. </w:t>
      </w:r>
      <w:r w:rsidR="003F48B8" w:rsidRPr="00580401">
        <w:rPr>
          <w:lang w:val="en-US"/>
        </w:rPr>
        <w:t xml:space="preserve"> Carbone </w:t>
      </w:r>
      <w:proofErr w:type="spellStart"/>
      <w:r w:rsidR="003F48B8" w:rsidRPr="00580401">
        <w:rPr>
          <w:lang w:val="en-US"/>
        </w:rPr>
        <w:t>Savoie</w:t>
      </w:r>
      <w:proofErr w:type="spellEnd"/>
      <w:r w:rsidR="003F48B8" w:rsidRPr="00580401">
        <w:rPr>
          <w:lang w:val="en-US"/>
        </w:rPr>
        <w:t xml:space="preserve"> will simply continue to invest its current R&amp;D budget in addressing its current markets (aluminum and specialty graphite). </w:t>
      </w:r>
      <w:r w:rsidR="003D19C7" w:rsidRPr="00580401">
        <w:rPr>
          <w:lang w:val="en-US"/>
        </w:rPr>
        <w:t xml:space="preserve">Without the </w:t>
      </w:r>
      <w:r w:rsidR="003F40E2" w:rsidRPr="00580401">
        <w:rPr>
          <w:lang w:val="en-US"/>
        </w:rPr>
        <w:t>S</w:t>
      </w:r>
      <w:r w:rsidR="003D19C7" w:rsidRPr="00580401">
        <w:rPr>
          <w:lang w:val="en-US"/>
        </w:rPr>
        <w:t xml:space="preserve">tate aid, Carbone </w:t>
      </w:r>
      <w:proofErr w:type="spellStart"/>
      <w:r w:rsidR="003D19C7" w:rsidRPr="00580401">
        <w:rPr>
          <w:lang w:val="en-US"/>
        </w:rPr>
        <w:t>Savoie</w:t>
      </w:r>
      <w:proofErr w:type="spellEnd"/>
      <w:r w:rsidR="003D19C7" w:rsidRPr="00580401">
        <w:rPr>
          <w:lang w:val="en-US"/>
        </w:rPr>
        <w:t xml:space="preserve"> will not be able to develop its </w:t>
      </w:r>
      <w:r w:rsidR="00A770F1" w:rsidRPr="00580401">
        <w:rPr>
          <w:lang w:val="en-US"/>
        </w:rPr>
        <w:t>knowhow</w:t>
      </w:r>
      <w:r w:rsidR="003D19C7" w:rsidRPr="00580401">
        <w:rPr>
          <w:lang w:val="en-US"/>
        </w:rPr>
        <w:t xml:space="preserve"> to </w:t>
      </w:r>
      <w:r w:rsidR="00A770F1" w:rsidRPr="00580401">
        <w:rPr>
          <w:lang w:val="en-US"/>
        </w:rPr>
        <w:t>address</w:t>
      </w:r>
      <w:r w:rsidR="003D19C7" w:rsidRPr="00580401">
        <w:rPr>
          <w:lang w:val="en-US"/>
        </w:rPr>
        <w:t xml:space="preserve"> the </w:t>
      </w:r>
      <w:r w:rsidR="007953AA" w:rsidRPr="00580401">
        <w:rPr>
          <w:lang w:val="en-US"/>
        </w:rPr>
        <w:t>anode material</w:t>
      </w:r>
      <w:r w:rsidR="003D19C7" w:rsidRPr="00580401">
        <w:rPr>
          <w:lang w:val="en-US"/>
        </w:rPr>
        <w:t xml:space="preserve">. </w:t>
      </w:r>
    </w:p>
    <w:p w14:paraId="192566C6" w14:textId="77777777" w:rsidR="00376178" w:rsidRPr="00580401" w:rsidRDefault="00376178" w:rsidP="009944BE">
      <w:pPr>
        <w:pStyle w:val="N2"/>
        <w:rPr>
          <w:lang w:val="en-US"/>
        </w:rPr>
      </w:pPr>
      <w:bookmarkStart w:id="156" w:name="_Toc14173794"/>
      <w:bookmarkStart w:id="157" w:name="_Toc14186559"/>
      <w:bookmarkStart w:id="158" w:name="_Toc14186643"/>
      <w:bookmarkStart w:id="159" w:name="_Toc24645998"/>
      <w:bookmarkEnd w:id="156"/>
      <w:bookmarkEnd w:id="157"/>
      <w:bookmarkEnd w:id="158"/>
      <w:r w:rsidRPr="00580401">
        <w:rPr>
          <w:lang w:val="en-US"/>
        </w:rPr>
        <w:t>Start date of the project</w:t>
      </w:r>
      <w:bookmarkEnd w:id="159"/>
    </w:p>
    <w:p w14:paraId="192566C7" w14:textId="77777777" w:rsidR="00376178" w:rsidRPr="00580401" w:rsidRDefault="00376178" w:rsidP="00376178">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has submitted a demand for public funding to French public authorities on </w:t>
      </w:r>
      <w:r w:rsidR="00F7721C" w:rsidRPr="00580401">
        <w:rPr>
          <w:lang w:val="en-US"/>
        </w:rPr>
        <w:t>2019/01/30</w:t>
      </w:r>
      <w:r w:rsidRPr="00580401">
        <w:rPr>
          <w:lang w:val="en-US"/>
        </w:rPr>
        <w:t xml:space="preserve">. Carbone </w:t>
      </w:r>
      <w:proofErr w:type="spellStart"/>
      <w:r w:rsidRPr="00580401">
        <w:rPr>
          <w:lang w:val="en-US"/>
        </w:rPr>
        <w:t>Savoie</w:t>
      </w:r>
      <w:proofErr w:type="spellEnd"/>
      <w:r w:rsidRPr="00580401">
        <w:rPr>
          <w:lang w:val="en-US"/>
        </w:rPr>
        <w:t xml:space="preserve"> had not undertaken any R&amp;D or FID activity in the scope of IPCEI on </w:t>
      </w:r>
      <w:r w:rsidR="003F40E2" w:rsidRPr="00580401">
        <w:rPr>
          <w:lang w:val="en-US"/>
        </w:rPr>
        <w:t>B</w:t>
      </w:r>
      <w:r w:rsidRPr="00580401">
        <w:rPr>
          <w:lang w:val="en-US"/>
        </w:rPr>
        <w:t xml:space="preserve">atteries before this date. </w:t>
      </w:r>
      <w:r w:rsidR="003F40E2" w:rsidRPr="00580401">
        <w:rPr>
          <w:lang w:val="en-US"/>
        </w:rPr>
        <w:t xml:space="preserve">Carbone </w:t>
      </w:r>
      <w:proofErr w:type="spellStart"/>
      <w:r w:rsidR="003F40E2" w:rsidRPr="00580401">
        <w:rPr>
          <w:lang w:val="en-US"/>
        </w:rPr>
        <w:t>Savoie</w:t>
      </w:r>
      <w:proofErr w:type="spellEnd"/>
      <w:r w:rsidR="003F40E2" w:rsidRPr="00580401">
        <w:rPr>
          <w:lang w:val="en-US"/>
        </w:rPr>
        <w:t xml:space="preserve"> started its activities in the IPCEI on Batteries in February 2019. </w:t>
      </w:r>
      <w:r w:rsidRPr="00580401">
        <w:rPr>
          <w:lang w:val="en-US"/>
        </w:rPr>
        <w:t>Thus, the incentive effect of the State aid under notification cannot be presumed to be null.</w:t>
      </w:r>
    </w:p>
    <w:p w14:paraId="192566C8" w14:textId="77777777" w:rsidR="00A770F1" w:rsidRPr="00580401" w:rsidRDefault="00376178" w:rsidP="009944BE">
      <w:pPr>
        <w:pStyle w:val="N2"/>
        <w:rPr>
          <w:lang w:val="en-US"/>
        </w:rPr>
      </w:pPr>
      <w:bookmarkStart w:id="160" w:name="_Toc24645999"/>
      <w:r w:rsidRPr="00580401">
        <w:rPr>
          <w:lang w:val="en-US"/>
        </w:rPr>
        <w:t>Increase in R&amp;D and FID efforts</w:t>
      </w:r>
      <w:bookmarkEnd w:id="160"/>
    </w:p>
    <w:p w14:paraId="192566C9" w14:textId="55A4A607" w:rsidR="00356078" w:rsidRPr="00580401" w:rsidRDefault="00356078" w:rsidP="00022BE6">
      <w:pPr>
        <w:pStyle w:val="ITStandard"/>
        <w:rPr>
          <w:lang w:val="en-US"/>
        </w:rPr>
      </w:pPr>
      <w:r w:rsidRPr="00580401">
        <w:rPr>
          <w:lang w:val="en-US"/>
        </w:rPr>
        <w:t>Over the period 2019-2025 the state aid on this project would allow an increase of R&amp;D and FID efforts of Carb</w:t>
      </w:r>
      <w:r w:rsidR="003244C4" w:rsidRPr="00580401">
        <w:rPr>
          <w:lang w:val="en-US"/>
        </w:rPr>
        <w:t xml:space="preserve">one </w:t>
      </w:r>
      <w:proofErr w:type="spellStart"/>
      <w:r w:rsidR="003244C4" w:rsidRPr="00580401">
        <w:rPr>
          <w:lang w:val="en-US"/>
        </w:rPr>
        <w:t>Savoie</w:t>
      </w:r>
      <w:proofErr w:type="spellEnd"/>
      <w:r w:rsidR="003244C4" w:rsidRPr="00580401">
        <w:rPr>
          <w:lang w:val="en-US"/>
        </w:rPr>
        <w:t xml:space="preserve"> from 13.</w:t>
      </w:r>
      <w:r w:rsidR="0061698D" w:rsidRPr="00580401">
        <w:rPr>
          <w:lang w:val="en-US"/>
        </w:rPr>
        <w:t>6</w:t>
      </w:r>
      <w:r w:rsidR="0061698D">
        <w:rPr>
          <w:lang w:val="en-US"/>
        </w:rPr>
        <w:t> </w:t>
      </w:r>
      <w:r w:rsidR="003244C4" w:rsidRPr="00580401">
        <w:rPr>
          <w:lang w:val="en-US"/>
        </w:rPr>
        <w:t>M€ to 42.5</w:t>
      </w:r>
      <w:r w:rsidR="0061698D">
        <w:rPr>
          <w:lang w:val="en-US"/>
        </w:rPr>
        <w:t> </w:t>
      </w:r>
      <w:r w:rsidRPr="00580401">
        <w:rPr>
          <w:lang w:val="en-US"/>
        </w:rPr>
        <w:t>M€,</w:t>
      </w:r>
      <w:r w:rsidR="0061698D">
        <w:rPr>
          <w:lang w:val="en-US"/>
        </w:rPr>
        <w:t xml:space="preserve"> </w:t>
      </w:r>
      <w:r w:rsidR="008348C6" w:rsidRPr="00580401">
        <w:rPr>
          <w:lang w:val="en-US"/>
        </w:rPr>
        <w:t>as indicated in the table below</w:t>
      </w:r>
      <w:r w:rsidRPr="00580401">
        <w:rPr>
          <w:lang w:val="en-US"/>
        </w:rPr>
        <w:t>.</w:t>
      </w:r>
    </w:p>
    <w:p w14:paraId="192566CB" w14:textId="77777777" w:rsidR="00974785" w:rsidRPr="00580401" w:rsidRDefault="00974785" w:rsidP="00974785">
      <w:pPr>
        <w:pStyle w:val="ITAbsatzohneNr"/>
        <w:rPr>
          <w:b/>
          <w:i/>
          <w:szCs w:val="22"/>
          <w:lang w:val="en-US"/>
        </w:rPr>
      </w:pPr>
    </w:p>
    <w:p w14:paraId="192566CC" w14:textId="77777777" w:rsidR="00974785" w:rsidRPr="00580401" w:rsidRDefault="00974785" w:rsidP="003244C4">
      <w:pPr>
        <w:pStyle w:val="ITStandard"/>
        <w:jc w:val="center"/>
        <w:rPr>
          <w:b/>
          <w:i/>
          <w:szCs w:val="22"/>
          <w:lang w:val="en-US"/>
        </w:rPr>
      </w:pPr>
      <w:r w:rsidRPr="00580401">
        <w:rPr>
          <w:noProof/>
          <w:lang w:val="fr-FR" w:eastAsia="fr-FR"/>
        </w:rPr>
        <w:drawing>
          <wp:inline distT="0" distB="0" distL="0" distR="0" wp14:anchorId="1925678E" wp14:editId="1925678F">
            <wp:extent cx="5598795" cy="3484880"/>
            <wp:effectExtent l="0" t="0" r="1905" b="127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8795" cy="3484880"/>
                    </a:xfrm>
                    <a:prstGeom prst="rect">
                      <a:avLst/>
                    </a:prstGeom>
                    <a:noFill/>
                    <a:ln>
                      <a:noFill/>
                    </a:ln>
                  </pic:spPr>
                </pic:pic>
              </a:graphicData>
            </a:graphic>
          </wp:inline>
        </w:drawing>
      </w:r>
    </w:p>
    <w:p w14:paraId="192566CD" w14:textId="7B91C49E" w:rsidR="003244C4" w:rsidRPr="00580401" w:rsidRDefault="003244C4" w:rsidP="003244C4">
      <w:pPr>
        <w:pStyle w:val="ITStandard"/>
        <w:jc w:val="center"/>
        <w:rPr>
          <w:b/>
          <w:i/>
          <w:szCs w:val="22"/>
          <w:lang w:val="en-US"/>
        </w:rPr>
      </w:pPr>
      <w:r w:rsidRPr="00580401">
        <w:rPr>
          <w:b/>
          <w:i/>
          <w:szCs w:val="22"/>
          <w:lang w:val="en-US"/>
        </w:rPr>
        <w:t xml:space="preserve">Table </w:t>
      </w:r>
      <w:r w:rsidRPr="00580401">
        <w:rPr>
          <w:b/>
          <w:i/>
          <w:szCs w:val="22"/>
          <w:lang w:val="en-US"/>
        </w:rPr>
        <w:fldChar w:fldCharType="begin"/>
      </w:r>
      <w:r w:rsidRPr="00580401">
        <w:rPr>
          <w:b/>
          <w:i/>
          <w:szCs w:val="22"/>
          <w:lang w:val="en-US"/>
        </w:rPr>
        <w:instrText xml:space="preserve"> SEQ Table \* ARABIC </w:instrText>
      </w:r>
      <w:r w:rsidRPr="00580401">
        <w:rPr>
          <w:b/>
          <w:i/>
          <w:szCs w:val="22"/>
          <w:lang w:val="en-US"/>
        </w:rPr>
        <w:fldChar w:fldCharType="separate"/>
      </w:r>
      <w:r w:rsidR="001B1A33">
        <w:rPr>
          <w:b/>
          <w:i/>
          <w:noProof/>
          <w:szCs w:val="22"/>
          <w:lang w:val="en-US"/>
        </w:rPr>
        <w:t>17</w:t>
      </w:r>
      <w:r w:rsidRPr="00580401">
        <w:rPr>
          <w:b/>
          <w:i/>
          <w:szCs w:val="22"/>
          <w:lang w:val="en-US"/>
        </w:rPr>
        <w:fldChar w:fldCharType="end"/>
      </w:r>
      <w:r w:rsidRPr="00580401">
        <w:rPr>
          <w:b/>
          <w:i/>
          <w:szCs w:val="22"/>
          <w:lang w:val="en-US"/>
        </w:rPr>
        <w:t>: Increase in R&amp;D and FID efforts</w:t>
      </w:r>
    </w:p>
    <w:p w14:paraId="192566CE" w14:textId="77777777" w:rsidR="003244C4" w:rsidRPr="00580401" w:rsidRDefault="003244C4" w:rsidP="0042387C">
      <w:pPr>
        <w:pStyle w:val="ITStandard"/>
        <w:jc w:val="center"/>
        <w:rPr>
          <w:lang w:val="en-US"/>
        </w:rPr>
      </w:pPr>
    </w:p>
    <w:p w14:paraId="192566CF" w14:textId="77777777" w:rsidR="00976AFD" w:rsidRPr="00580401" w:rsidRDefault="00976AFD" w:rsidP="00376178">
      <w:pPr>
        <w:pStyle w:val="N1"/>
        <w:rPr>
          <w:sz w:val="30"/>
          <w:szCs w:val="30"/>
          <w:lang w:val="en-US"/>
        </w:rPr>
      </w:pPr>
      <w:bookmarkStart w:id="161" w:name="_Toc24646000"/>
      <w:r w:rsidRPr="00580401">
        <w:rPr>
          <w:sz w:val="30"/>
          <w:szCs w:val="30"/>
          <w:lang w:val="en-US"/>
        </w:rPr>
        <w:lastRenderedPageBreak/>
        <w:t>Elaboration on Terms of the Funding Gap Questionnaire</w:t>
      </w:r>
      <w:bookmarkEnd w:id="161"/>
    </w:p>
    <w:p w14:paraId="192566D0" w14:textId="605B547A" w:rsidR="00114BA3" w:rsidRPr="00580401" w:rsidDel="009B58D7" w:rsidRDefault="00114BA3" w:rsidP="009944BE">
      <w:pPr>
        <w:pStyle w:val="N2"/>
        <w:rPr>
          <w:moveFrom w:id="162" w:author="Marc ISABELLE" w:date="2019-11-25T21:18:00Z"/>
          <w:lang w:val="en-US"/>
        </w:rPr>
      </w:pPr>
      <w:bookmarkStart w:id="163" w:name="_Toc24646001"/>
      <w:moveFromRangeStart w:id="164" w:author="Marc ISABELLE" w:date="2019-11-25T21:18:00Z" w:name="move25609099"/>
      <w:moveFrom w:id="165" w:author="Marc ISABELLE" w:date="2019-11-25T21:18:00Z">
        <w:r w:rsidRPr="00580401" w:rsidDel="009B58D7">
          <w:rPr>
            <w:lang w:val="en-US"/>
          </w:rPr>
          <w:t>Necessity of state aid</w:t>
        </w:r>
        <w:bookmarkEnd w:id="163"/>
      </w:moveFrom>
    </w:p>
    <w:p w14:paraId="192566D1" w14:textId="039A1E23" w:rsidR="00114BA3" w:rsidRPr="00580401" w:rsidDel="009B58D7" w:rsidRDefault="00114BA3" w:rsidP="00EC498C">
      <w:pPr>
        <w:pStyle w:val="ITStandard"/>
        <w:rPr>
          <w:moveFrom w:id="166" w:author="Marc ISABELLE" w:date="2019-11-25T21:18:00Z"/>
          <w:lang w:val="en-US"/>
        </w:rPr>
      </w:pPr>
      <w:moveFrom w:id="167" w:author="Marc ISABELLE" w:date="2019-11-25T21:18:00Z">
        <w:r w:rsidRPr="00580401" w:rsidDel="009B58D7">
          <w:rPr>
            <w:lang w:val="en-US"/>
          </w:rPr>
          <w:t>According to point 28 of the IPCEI Communication, the aid must not subsidize the costs of a project that an undertaking would anyhow incur and must not compensate for the normal business risk of an economic activity.</w:t>
        </w:r>
      </w:moveFrom>
    </w:p>
    <w:p w14:paraId="192566D2" w14:textId="19D0C19F" w:rsidR="008B11DE" w:rsidRPr="00580401" w:rsidDel="009B58D7" w:rsidRDefault="008B11DE" w:rsidP="008B11DE">
      <w:pPr>
        <w:pStyle w:val="ITStandard"/>
        <w:rPr>
          <w:moveFrom w:id="168" w:author="Marc ISABELLE" w:date="2019-11-25T21:18:00Z"/>
          <w:lang w:val="en-US"/>
        </w:rPr>
      </w:pPr>
      <w:moveFrom w:id="169" w:author="Marc ISABELLE" w:date="2019-11-25T21:18:00Z">
        <w:r w:rsidRPr="00580401" w:rsidDel="009B58D7">
          <w:rPr>
            <w:lang w:val="en-US"/>
          </w:rPr>
          <w:t>In order to assess the activities grouped under the IPCEI on Batteries, Carbone Savoie built a business model considering the incremental efforts and the incremental returns. The terminal value was assessed using the net book value of the assets at 31/12/2032.</w:t>
        </w:r>
      </w:moveFrom>
    </w:p>
    <w:p w14:paraId="192566D3" w14:textId="1935CF9C" w:rsidR="008B11DE" w:rsidRPr="00580401" w:rsidDel="009B58D7" w:rsidRDefault="008B11DE" w:rsidP="008B11DE">
      <w:pPr>
        <w:pStyle w:val="ITStandard"/>
        <w:rPr>
          <w:moveFrom w:id="170" w:author="Marc ISABELLE" w:date="2019-11-25T21:18:00Z"/>
          <w:lang w:val="en-US"/>
        </w:rPr>
      </w:pPr>
      <w:moveFrom w:id="171" w:author="Marc ISABELLE" w:date="2019-11-25T21:18:00Z">
        <w:r w:rsidRPr="00580401" w:rsidDel="009B58D7">
          <w:rPr>
            <w:lang w:val="en-US"/>
          </w:rPr>
          <w:t>Carbone Savoie’s Internal Rate of Return for the IPCEI on Batteries is equal to 3,4 % without State aid, in a nominal scenario based on conservative and reasonable assumptions</w:t>
        </w:r>
        <w:r w:rsidRPr="00580401" w:rsidDel="009B58D7">
          <w:rPr>
            <w:rStyle w:val="FootnoteReference"/>
            <w:lang w:val="en-US"/>
          </w:rPr>
          <w:footnoteReference w:id="25"/>
        </w:r>
        <w:r w:rsidRPr="00580401" w:rsidDel="009B58D7">
          <w:rPr>
            <w:lang w:val="en-US"/>
          </w:rPr>
          <w:t>. It is almost six points below the company’s WACC</w:t>
        </w:r>
        <w:r w:rsidRPr="00580401" w:rsidDel="009B58D7">
          <w:rPr>
            <w:rStyle w:val="FootnoteReference"/>
            <w:lang w:val="en-US"/>
          </w:rPr>
          <w:footnoteReference w:id="26"/>
        </w:r>
        <w:r w:rsidRPr="00580401" w:rsidDel="009B58D7">
          <w:rPr>
            <w:lang w:val="en-US"/>
          </w:rPr>
          <w:t xml:space="preserve"> (9,2 %). Thus, it is clear that the State aid does not subsidize the costs of a project that Carbone Savoie would anyhow have carried out.</w:t>
        </w:r>
      </w:moveFrom>
    </w:p>
    <w:moveFromRangeEnd w:id="164"/>
    <w:p w14:paraId="192566D5" w14:textId="77777777" w:rsidR="00DA4517" w:rsidRPr="00580401" w:rsidRDefault="00DA4517">
      <w:pPr>
        <w:pStyle w:val="N2"/>
        <w:pPrChange w:id="176" w:author="Marc ISABELLE" w:date="2019-11-25T21:17:00Z">
          <w:pPr>
            <w:pStyle w:val="N3"/>
          </w:pPr>
        </w:pPrChange>
      </w:pPr>
      <w:r w:rsidRPr="00580401">
        <w:t>Main hypothesis of the business plan</w:t>
      </w:r>
    </w:p>
    <w:p w14:paraId="192566D6" w14:textId="735ED728" w:rsidR="00DA4517" w:rsidRPr="00580401" w:rsidRDefault="00A0079D">
      <w:pPr>
        <w:pStyle w:val="ITStandard"/>
        <w:rPr>
          <w:lang w:val="en-US"/>
        </w:rPr>
      </w:pPr>
      <w:r w:rsidRPr="00580401">
        <w:rPr>
          <w:lang w:val="en-US"/>
        </w:rPr>
        <w:t>Annex B</w:t>
      </w:r>
      <w:r w:rsidR="00DA4517" w:rsidRPr="00580401">
        <w:rPr>
          <w:lang w:val="en-US"/>
        </w:rPr>
        <w:t xml:space="preserve"> describes precisely the different assumption</w:t>
      </w:r>
      <w:r w:rsidR="0090694D" w:rsidRPr="00580401">
        <w:rPr>
          <w:lang w:val="en-US"/>
        </w:rPr>
        <w:t>s</w:t>
      </w:r>
      <w:r w:rsidR="00DA4517" w:rsidRPr="00580401">
        <w:rPr>
          <w:lang w:val="en-US"/>
        </w:rPr>
        <w:t xml:space="preserve"> made in the Business Plan and </w:t>
      </w:r>
      <w:r w:rsidR="0090694D" w:rsidRPr="00580401">
        <w:rPr>
          <w:lang w:val="en-US"/>
        </w:rPr>
        <w:t>demonstrates</w:t>
      </w:r>
      <w:r w:rsidR="00DA4517" w:rsidRPr="00580401">
        <w:rPr>
          <w:lang w:val="en-US"/>
        </w:rPr>
        <w:t xml:space="preserve"> that </w:t>
      </w:r>
      <w:r w:rsidR="00634792">
        <w:rPr>
          <w:lang w:val="en-US"/>
        </w:rPr>
        <w:t xml:space="preserve">Carbone </w:t>
      </w:r>
      <w:proofErr w:type="spellStart"/>
      <w:r w:rsidR="00634792">
        <w:rPr>
          <w:lang w:val="en-US"/>
        </w:rPr>
        <w:t>Savoie’s</w:t>
      </w:r>
      <w:proofErr w:type="spellEnd"/>
      <w:r w:rsidR="00634792" w:rsidRPr="00580401">
        <w:rPr>
          <w:lang w:val="en-US"/>
        </w:rPr>
        <w:t xml:space="preserve"> </w:t>
      </w:r>
      <w:r w:rsidR="00DA4517" w:rsidRPr="00580401">
        <w:rPr>
          <w:lang w:val="en-US"/>
        </w:rPr>
        <w:t xml:space="preserve">assumptions </w:t>
      </w:r>
      <w:r w:rsidR="0090694D" w:rsidRPr="00580401">
        <w:rPr>
          <w:lang w:val="en-US"/>
        </w:rPr>
        <w:t xml:space="preserve">are </w:t>
      </w:r>
      <w:r w:rsidR="001D1B14" w:rsidRPr="00580401">
        <w:rPr>
          <w:lang w:val="en-US"/>
        </w:rPr>
        <w:t>reasonable</w:t>
      </w:r>
      <w:r w:rsidR="00DA4517" w:rsidRPr="00580401">
        <w:rPr>
          <w:lang w:val="en-US"/>
        </w:rPr>
        <w:t xml:space="preserve">. </w:t>
      </w:r>
    </w:p>
    <w:p w14:paraId="192566D7" w14:textId="77777777" w:rsidR="00DA4517" w:rsidRPr="00580401" w:rsidRDefault="00DA4517" w:rsidP="00DA4517">
      <w:pPr>
        <w:pStyle w:val="ITStandard"/>
        <w:rPr>
          <w:lang w:val="en-US"/>
        </w:rPr>
      </w:pPr>
      <w:r w:rsidRPr="00580401">
        <w:rPr>
          <w:lang w:val="en-US"/>
        </w:rPr>
        <w:t>Due to technology evolution toward 4th generation of batteries (solid-state batteries), graphite will probably not be the next anode material for batteries. Considering that 4</w:t>
      </w:r>
      <w:r w:rsidRPr="00580401">
        <w:rPr>
          <w:vertAlign w:val="superscript"/>
          <w:lang w:val="en-US"/>
        </w:rPr>
        <w:t>th</w:t>
      </w:r>
      <w:r w:rsidRPr="00580401">
        <w:rPr>
          <w:lang w:val="en-US"/>
        </w:rPr>
        <w:t xml:space="preserve"> generation of batteries will start mass production in 10 years from now, new standards for Electrical Vehicle will progressively </w:t>
      </w:r>
      <w:r w:rsidRPr="009B09A2">
        <w:rPr>
          <w:lang w:val="en-US"/>
        </w:rPr>
        <w:t>turn toward 4</w:t>
      </w:r>
      <w:r w:rsidRPr="009B09A2">
        <w:rPr>
          <w:vertAlign w:val="superscript"/>
          <w:lang w:val="en-US"/>
        </w:rPr>
        <w:t>th</w:t>
      </w:r>
      <w:r w:rsidRPr="009B09A2">
        <w:rPr>
          <w:lang w:val="en-US"/>
        </w:rPr>
        <w:t xml:space="preserve"> generation batteries. Therefore, the business case is limited to the period 2019-203</w:t>
      </w:r>
      <w:r w:rsidR="00974785" w:rsidRPr="009B09A2">
        <w:rPr>
          <w:lang w:val="en-US"/>
        </w:rPr>
        <w:t>4</w:t>
      </w:r>
      <w:r w:rsidRPr="009B09A2">
        <w:rPr>
          <w:lang w:val="en-US"/>
        </w:rPr>
        <w:t>.</w:t>
      </w:r>
    </w:p>
    <w:p w14:paraId="192566D8" w14:textId="23E9DA85" w:rsidR="001D1B14" w:rsidRPr="00580401" w:rsidRDefault="001D1B14" w:rsidP="001D1B14">
      <w:pPr>
        <w:pStyle w:val="ITStandard"/>
        <w:rPr>
          <w:lang w:val="en-US"/>
        </w:rPr>
      </w:pPr>
      <w:r w:rsidRPr="00580401">
        <w:rPr>
          <w:i/>
          <w:u w:val="single"/>
          <w:lang w:val="en-US"/>
        </w:rPr>
        <w:t>Revenues</w:t>
      </w:r>
    </w:p>
    <w:p w14:paraId="5D477849" w14:textId="77777777" w:rsidR="00A17CC7" w:rsidRPr="00580401" w:rsidRDefault="00A17CC7" w:rsidP="00424DE4">
      <w:pPr>
        <w:pStyle w:val="ITStandard"/>
        <w:numPr>
          <w:ilvl w:val="1"/>
          <w:numId w:val="21"/>
        </w:numPr>
        <w:ind w:left="709"/>
        <w:rPr>
          <w:lang w:val="en-US"/>
        </w:rPr>
      </w:pPr>
      <w:r w:rsidRPr="006B3845">
        <w:rPr>
          <w:b/>
          <w:lang w:val="en-US"/>
        </w:rPr>
        <w:t xml:space="preserve">Volume: </w:t>
      </w:r>
      <w:r>
        <w:rPr>
          <w:lang w:val="en-US"/>
        </w:rPr>
        <w:t>Volumes</w:t>
      </w:r>
      <w:r w:rsidRPr="00580401">
        <w:rPr>
          <w:lang w:val="en-US"/>
        </w:rPr>
        <w:t xml:space="preserve"> start</w:t>
      </w:r>
      <w:r>
        <w:rPr>
          <w:lang w:val="en-US"/>
        </w:rPr>
        <w:t xml:space="preserve">s in 2023 with 300 kg of sales of </w:t>
      </w:r>
      <w:r w:rsidRPr="00580401">
        <w:rPr>
          <w:lang w:val="en-US"/>
        </w:rPr>
        <w:t>BAM products.</w:t>
      </w:r>
      <w:r>
        <w:rPr>
          <w:lang w:val="en-US"/>
        </w:rPr>
        <w:t xml:space="preserve"> P</w:t>
      </w:r>
      <w:r w:rsidRPr="00580401">
        <w:rPr>
          <w:lang w:val="en-US"/>
        </w:rPr>
        <w:t xml:space="preserve">rogressive production ramp-up </w:t>
      </w:r>
      <w:r>
        <w:rPr>
          <w:lang w:val="en-US"/>
        </w:rPr>
        <w:t xml:space="preserve">increases sales from 2 000 </w:t>
      </w:r>
      <w:r w:rsidRPr="00580401">
        <w:rPr>
          <w:lang w:val="en-US"/>
        </w:rPr>
        <w:t>t</w:t>
      </w:r>
      <w:r>
        <w:rPr>
          <w:lang w:val="en-US"/>
        </w:rPr>
        <w:t xml:space="preserve">ons in 2024 to 15 000 </w:t>
      </w:r>
      <w:r w:rsidRPr="00580401">
        <w:rPr>
          <w:lang w:val="en-US"/>
        </w:rPr>
        <w:t>t</w:t>
      </w:r>
      <w:r>
        <w:rPr>
          <w:lang w:val="en-US"/>
        </w:rPr>
        <w:t>ons</w:t>
      </w:r>
      <w:r w:rsidRPr="00580401">
        <w:rPr>
          <w:lang w:val="en-US"/>
        </w:rPr>
        <w:t xml:space="preserve"> </w:t>
      </w:r>
      <w:r>
        <w:rPr>
          <w:lang w:val="en-US"/>
        </w:rPr>
        <w:t>per year in</w:t>
      </w:r>
      <w:r w:rsidRPr="00580401">
        <w:rPr>
          <w:lang w:val="en-US"/>
        </w:rPr>
        <w:t xml:space="preserve"> 2027. </w:t>
      </w:r>
      <w:r>
        <w:rPr>
          <w:lang w:val="en-US"/>
        </w:rPr>
        <w:t xml:space="preserve">Sales assumed to remain stable from 2027 to 2030. </w:t>
      </w:r>
      <w:r w:rsidRPr="00580401">
        <w:rPr>
          <w:lang w:val="en-US"/>
        </w:rPr>
        <w:t>Considering that 4</w:t>
      </w:r>
      <w:r w:rsidRPr="00580401">
        <w:rPr>
          <w:vertAlign w:val="superscript"/>
          <w:lang w:val="en-US"/>
        </w:rPr>
        <w:t>th</w:t>
      </w:r>
      <w:r w:rsidRPr="00580401">
        <w:rPr>
          <w:lang w:val="en-US"/>
        </w:rPr>
        <w:t xml:space="preserve"> generation of batteries will start mass production in 10 years from now, new standards for Electrical Vehicle will progressively </w:t>
      </w:r>
      <w:r w:rsidRPr="009B09A2">
        <w:rPr>
          <w:lang w:val="en-US"/>
        </w:rPr>
        <w:t>turn toward 4</w:t>
      </w:r>
      <w:r w:rsidRPr="009B09A2">
        <w:rPr>
          <w:vertAlign w:val="superscript"/>
          <w:lang w:val="en-US"/>
        </w:rPr>
        <w:t>th</w:t>
      </w:r>
      <w:r w:rsidRPr="009B09A2">
        <w:rPr>
          <w:lang w:val="en-US"/>
        </w:rPr>
        <w:t xml:space="preserve"> generation batteries</w:t>
      </w:r>
      <w:r w:rsidRPr="00580401">
        <w:rPr>
          <w:lang w:val="en-US"/>
        </w:rPr>
        <w:t xml:space="preserve"> </w:t>
      </w:r>
      <w:r>
        <w:rPr>
          <w:lang w:val="en-US"/>
        </w:rPr>
        <w:t xml:space="preserve">and result in the replacement of lithium-ion technology by solid-state battery technology. Therefore Carbone </w:t>
      </w:r>
      <w:proofErr w:type="spellStart"/>
      <w:r>
        <w:rPr>
          <w:lang w:val="en-US"/>
        </w:rPr>
        <w:t>Savoie</w:t>
      </w:r>
      <w:proofErr w:type="spellEnd"/>
      <w:r>
        <w:rPr>
          <w:lang w:val="en-US"/>
        </w:rPr>
        <w:t xml:space="preserve"> has assumed</w:t>
      </w:r>
      <w:r w:rsidRPr="00580401">
        <w:rPr>
          <w:lang w:val="en-US"/>
        </w:rPr>
        <w:t xml:space="preserve"> </w:t>
      </w:r>
      <w:r>
        <w:rPr>
          <w:lang w:val="en-US"/>
        </w:rPr>
        <w:t xml:space="preserve">a </w:t>
      </w:r>
      <w:r w:rsidRPr="00580401">
        <w:rPr>
          <w:lang w:val="en-US"/>
        </w:rPr>
        <w:t>3</w:t>
      </w:r>
      <w:r>
        <w:rPr>
          <w:lang w:val="en-US"/>
        </w:rPr>
        <w:t xml:space="preserve"> 000 </w:t>
      </w:r>
      <w:r w:rsidRPr="00580401">
        <w:rPr>
          <w:lang w:val="en-US"/>
        </w:rPr>
        <w:t>t</w:t>
      </w:r>
      <w:r>
        <w:rPr>
          <w:lang w:val="en-US"/>
        </w:rPr>
        <w:t>ons per year decline of</w:t>
      </w:r>
      <w:r w:rsidRPr="00580401">
        <w:rPr>
          <w:lang w:val="en-US"/>
        </w:rPr>
        <w:t xml:space="preserve"> </w:t>
      </w:r>
      <w:r>
        <w:rPr>
          <w:lang w:val="en-US"/>
        </w:rPr>
        <w:t xml:space="preserve">battery anode materials </w:t>
      </w:r>
      <w:r w:rsidRPr="00580401">
        <w:rPr>
          <w:lang w:val="en-US"/>
        </w:rPr>
        <w:t xml:space="preserve">sales volumes </w:t>
      </w:r>
      <w:r>
        <w:rPr>
          <w:lang w:val="en-US"/>
        </w:rPr>
        <w:t xml:space="preserve">from 2031 </w:t>
      </w:r>
      <w:r w:rsidRPr="00580401">
        <w:rPr>
          <w:lang w:val="en-US"/>
        </w:rPr>
        <w:t xml:space="preserve">till 2034. </w:t>
      </w:r>
      <w:r>
        <w:rPr>
          <w:lang w:val="en-US"/>
        </w:rPr>
        <w:t>Therefore,</w:t>
      </w:r>
      <w:r w:rsidRPr="00580401">
        <w:rPr>
          <w:lang w:val="en-US"/>
        </w:rPr>
        <w:t xml:space="preserve"> </w:t>
      </w:r>
      <w:r>
        <w:rPr>
          <w:lang w:val="en-US"/>
        </w:rPr>
        <w:t>volumes is limited to 3 000 tons</w:t>
      </w:r>
      <w:r w:rsidRPr="006B3845">
        <w:rPr>
          <w:lang w:val="en-US"/>
        </w:rPr>
        <w:t xml:space="preserve"> </w:t>
      </w:r>
      <w:r>
        <w:rPr>
          <w:lang w:val="en-US"/>
        </w:rPr>
        <w:t xml:space="preserve">in </w:t>
      </w:r>
      <w:r w:rsidRPr="00580401">
        <w:rPr>
          <w:lang w:val="en-US"/>
        </w:rPr>
        <w:t>2034</w:t>
      </w:r>
      <w:r>
        <w:rPr>
          <w:lang w:val="en-US"/>
        </w:rPr>
        <w:t xml:space="preserve"> and null in 2035. </w:t>
      </w:r>
    </w:p>
    <w:p w14:paraId="19DE6BA7" w14:textId="77777777" w:rsidR="00A17CC7" w:rsidRPr="009B09A2" w:rsidRDefault="00A17CC7" w:rsidP="00424DE4">
      <w:pPr>
        <w:pStyle w:val="ITStandard"/>
        <w:numPr>
          <w:ilvl w:val="1"/>
          <w:numId w:val="21"/>
        </w:numPr>
        <w:ind w:left="709"/>
        <w:rPr>
          <w:lang w:val="en-US"/>
        </w:rPr>
      </w:pPr>
      <w:r w:rsidRPr="009B09A2">
        <w:rPr>
          <w:b/>
          <w:lang w:val="en-US"/>
        </w:rPr>
        <w:t>Selling price</w:t>
      </w:r>
      <w:r w:rsidRPr="009B09A2">
        <w:rPr>
          <w:lang w:val="en-US"/>
        </w:rPr>
        <w:t xml:space="preserve">: BAM sale price assumed at 6 000 $/t in 2023. This price is based on the sale price of </w:t>
      </w:r>
      <w:r>
        <w:rPr>
          <w:lang w:val="en-US"/>
        </w:rPr>
        <w:t xml:space="preserve">BAM </w:t>
      </w:r>
      <w:r w:rsidRPr="009B09A2">
        <w:rPr>
          <w:lang w:val="en-US"/>
        </w:rPr>
        <w:t xml:space="preserve">graphite blocks </w:t>
      </w:r>
      <w:r>
        <w:rPr>
          <w:lang w:val="en-US"/>
        </w:rPr>
        <w:t xml:space="preserve">(and not powders) </w:t>
      </w:r>
      <w:r w:rsidRPr="009B09A2">
        <w:rPr>
          <w:lang w:val="en-US"/>
        </w:rPr>
        <w:t xml:space="preserve">according to research of the consulting firm, </w:t>
      </w:r>
      <w:proofErr w:type="spellStart"/>
      <w:r w:rsidRPr="009B09A2">
        <w:rPr>
          <w:lang w:val="en-US"/>
        </w:rPr>
        <w:t>Avicenne</w:t>
      </w:r>
      <w:proofErr w:type="spellEnd"/>
      <w:r w:rsidRPr="009B09A2">
        <w:rPr>
          <w:lang w:val="en-US"/>
        </w:rPr>
        <w:t xml:space="preserve"> Energy and </w:t>
      </w:r>
      <w:r>
        <w:rPr>
          <w:lang w:val="en-US"/>
        </w:rPr>
        <w:t>i</w:t>
      </w:r>
      <w:r w:rsidRPr="009B09A2">
        <w:rPr>
          <w:lang w:val="en-US"/>
        </w:rPr>
        <w:t xml:space="preserve">ndicative prices provided by a leading Asian </w:t>
      </w:r>
      <w:r w:rsidRPr="009B09A2">
        <w:rPr>
          <w:lang w:val="en-US"/>
        </w:rPr>
        <w:lastRenderedPageBreak/>
        <w:t>anode manufacturer, which outsources the production of blocks to high-quality suppliers, and focuses mainly on micronizing and post treatment.</w:t>
      </w:r>
      <w:r>
        <w:rPr>
          <w:lang w:val="en-US"/>
        </w:rPr>
        <w:t xml:space="preserve"> </w:t>
      </w:r>
      <w:r w:rsidRPr="009B09A2">
        <w:rPr>
          <w:lang w:val="en-US"/>
        </w:rPr>
        <w:t xml:space="preserve">Due to not only the OEM pressure to reduce battery costs of electrical vehicles but also the race to expand capacity, Carbone </w:t>
      </w:r>
      <w:proofErr w:type="spellStart"/>
      <w:r w:rsidRPr="009B09A2">
        <w:rPr>
          <w:lang w:val="en-US"/>
        </w:rPr>
        <w:t>Savoie</w:t>
      </w:r>
      <w:proofErr w:type="spellEnd"/>
      <w:r w:rsidRPr="009B09A2">
        <w:rPr>
          <w:lang w:val="en-US"/>
        </w:rPr>
        <w:t xml:space="preserve"> anticipates a decrease of -2% per year in the price (from 2024 to 2034).</w:t>
      </w:r>
    </w:p>
    <w:p w14:paraId="154A8EBB" w14:textId="44FE9318" w:rsidR="00A17CC7" w:rsidRPr="00A17CC7" w:rsidRDefault="00A17CC7" w:rsidP="00424DE4">
      <w:pPr>
        <w:pStyle w:val="ITStandard"/>
        <w:numPr>
          <w:ilvl w:val="1"/>
          <w:numId w:val="21"/>
        </w:numPr>
        <w:ind w:left="709"/>
        <w:rPr>
          <w:lang w:val="en-US"/>
        </w:rPr>
      </w:pPr>
      <w:r>
        <w:rPr>
          <w:b/>
          <w:lang w:val="en-US"/>
        </w:rPr>
        <w:t>Additional revenues from the sale of by-</w:t>
      </w:r>
      <w:r w:rsidRPr="006B3845">
        <w:rPr>
          <w:b/>
          <w:lang w:val="en-US"/>
        </w:rPr>
        <w:t>products</w:t>
      </w:r>
      <w:r w:rsidRPr="006B3845">
        <w:rPr>
          <w:lang w:val="en-US"/>
        </w:rPr>
        <w:t xml:space="preserve">: </w:t>
      </w:r>
      <w:r>
        <w:rPr>
          <w:lang w:val="en-US"/>
        </w:rPr>
        <w:t>On top of the above-mentioned BAM</w:t>
      </w:r>
      <w:r w:rsidRPr="006B3845">
        <w:rPr>
          <w:lang w:val="en-US"/>
        </w:rPr>
        <w:t xml:space="preserve"> sale plan (2023-2034), </w:t>
      </w:r>
      <w:r>
        <w:rPr>
          <w:lang w:val="en-US"/>
        </w:rPr>
        <w:t xml:space="preserve">Carbone </w:t>
      </w:r>
      <w:proofErr w:type="spellStart"/>
      <w:r>
        <w:rPr>
          <w:lang w:val="en-US"/>
        </w:rPr>
        <w:t>Savoie</w:t>
      </w:r>
      <w:proofErr w:type="spellEnd"/>
      <w:r>
        <w:rPr>
          <w:lang w:val="en-US"/>
        </w:rPr>
        <w:t xml:space="preserve"> has assumed, </w:t>
      </w:r>
      <w:r w:rsidR="00E36D06">
        <w:rPr>
          <w:lang w:val="en-US"/>
        </w:rPr>
        <w:t xml:space="preserve">in 2022 </w:t>
      </w:r>
      <w:r>
        <w:rPr>
          <w:lang w:val="en-US"/>
        </w:rPr>
        <w:t xml:space="preserve">during the FID phase, </w:t>
      </w:r>
      <w:r w:rsidRPr="006B3845">
        <w:rPr>
          <w:lang w:val="en-US"/>
        </w:rPr>
        <w:t>revenues of 750 k€</w:t>
      </w:r>
      <w:r>
        <w:rPr>
          <w:lang w:val="en-US"/>
        </w:rPr>
        <w:t xml:space="preserve">. These revenues come from the sale of unsuccessful FID batch samples as by-product for </w:t>
      </w:r>
      <w:proofErr w:type="spellStart"/>
      <w:r>
        <w:rPr>
          <w:lang w:val="en-US"/>
        </w:rPr>
        <w:t>recarburizing</w:t>
      </w:r>
      <w:proofErr w:type="spellEnd"/>
      <w:r>
        <w:rPr>
          <w:lang w:val="en-US"/>
        </w:rPr>
        <w:t xml:space="preserve"> applications </w:t>
      </w:r>
      <w:r w:rsidRPr="006B3845">
        <w:rPr>
          <w:lang w:val="en-US"/>
        </w:rPr>
        <w:t xml:space="preserve">(66% of R&amp;D/FID trials </w:t>
      </w:r>
      <w:proofErr w:type="spellStart"/>
      <w:r>
        <w:rPr>
          <w:lang w:val="en-US"/>
        </w:rPr>
        <w:t>ie</w:t>
      </w:r>
      <w:proofErr w:type="spellEnd"/>
      <w:r>
        <w:rPr>
          <w:lang w:val="en-US"/>
        </w:rPr>
        <w:t xml:space="preserve"> ~2 000 </w:t>
      </w:r>
      <w:r w:rsidRPr="006B3845">
        <w:rPr>
          <w:lang w:val="en-US"/>
        </w:rPr>
        <w:t>t</w:t>
      </w:r>
      <w:r>
        <w:rPr>
          <w:lang w:val="en-US"/>
        </w:rPr>
        <w:t>ons</w:t>
      </w:r>
      <w:r w:rsidRPr="006B3845">
        <w:rPr>
          <w:lang w:val="en-US"/>
        </w:rPr>
        <w:t xml:space="preserve">) at </w:t>
      </w:r>
      <w:r>
        <w:rPr>
          <w:lang w:val="en-US"/>
        </w:rPr>
        <w:t>current</w:t>
      </w:r>
      <w:r w:rsidRPr="006B3845">
        <w:rPr>
          <w:lang w:val="en-US"/>
        </w:rPr>
        <w:t xml:space="preserve"> </w:t>
      </w:r>
      <w:r>
        <w:rPr>
          <w:lang w:val="en-US"/>
        </w:rPr>
        <w:t xml:space="preserve">byproduct selling </w:t>
      </w:r>
      <w:r w:rsidRPr="006B3845">
        <w:rPr>
          <w:lang w:val="en-US"/>
        </w:rPr>
        <w:t xml:space="preserve">price (375 €/t for </w:t>
      </w:r>
      <w:proofErr w:type="spellStart"/>
      <w:r w:rsidRPr="006B3845">
        <w:rPr>
          <w:lang w:val="en-US"/>
        </w:rPr>
        <w:t>recarburizing</w:t>
      </w:r>
      <w:proofErr w:type="spellEnd"/>
      <w:r w:rsidRPr="006B3845">
        <w:rPr>
          <w:lang w:val="en-US"/>
        </w:rPr>
        <w:t xml:space="preserve"> application). </w:t>
      </w:r>
    </w:p>
    <w:p w14:paraId="192566DD" w14:textId="1BBD3FFD" w:rsidR="00DA4517" w:rsidRPr="00580401" w:rsidRDefault="00E36D06" w:rsidP="003C50AB">
      <w:pPr>
        <w:pStyle w:val="ITStandard"/>
        <w:rPr>
          <w:lang w:val="en-US"/>
        </w:rPr>
      </w:pPr>
      <w:r w:rsidRPr="00E36D06">
        <w:rPr>
          <w:noProof/>
          <w:lang w:val="fr-FR" w:eastAsia="fr-FR"/>
        </w:rPr>
        <w:drawing>
          <wp:inline distT="0" distB="0" distL="0" distR="0" wp14:anchorId="464C9345" wp14:editId="58A50C83">
            <wp:extent cx="5760720" cy="589280"/>
            <wp:effectExtent l="0" t="0" r="0" b="127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89280"/>
                    </a:xfrm>
                    <a:prstGeom prst="rect">
                      <a:avLst/>
                    </a:prstGeom>
                  </pic:spPr>
                </pic:pic>
              </a:graphicData>
            </a:graphic>
          </wp:inline>
        </w:drawing>
      </w:r>
    </w:p>
    <w:p w14:paraId="192566DF" w14:textId="35AE82C5" w:rsidR="00DA4517" w:rsidRPr="00580401" w:rsidRDefault="00DA4517" w:rsidP="003C50AB">
      <w:pPr>
        <w:pStyle w:val="ITStandard"/>
        <w:rPr>
          <w:lang w:val="en-US"/>
        </w:rPr>
      </w:pPr>
      <w:r w:rsidRPr="00580401">
        <w:rPr>
          <w:i/>
          <w:u w:val="single"/>
          <w:lang w:val="en-US"/>
        </w:rPr>
        <w:t>Variable costs</w:t>
      </w:r>
    </w:p>
    <w:p w14:paraId="192566E0" w14:textId="77777777" w:rsidR="003C50AB" w:rsidRPr="00580401" w:rsidRDefault="003C50AB" w:rsidP="003C50AB">
      <w:pPr>
        <w:pStyle w:val="ITStandard"/>
        <w:rPr>
          <w:lang w:val="en-US"/>
        </w:rPr>
      </w:pPr>
      <w:r w:rsidRPr="00580401">
        <w:rPr>
          <w:lang w:val="en-US"/>
        </w:rPr>
        <w:t>Variable costs are estimated on current raw materials costs and central scenario for recipients and production costs taking into account the existing experience of processes and future complexity of the BAM products.</w:t>
      </w:r>
    </w:p>
    <w:p w14:paraId="192566E1" w14:textId="60F29A1F" w:rsidR="004E668E" w:rsidRPr="009D6A0E" w:rsidRDefault="004E668E" w:rsidP="003C50AB">
      <w:pPr>
        <w:pStyle w:val="ITStandard"/>
        <w:rPr>
          <w:i/>
          <w:u w:val="single"/>
          <w:lang w:val="en-US"/>
        </w:rPr>
      </w:pPr>
      <w:r w:rsidRPr="009D6A0E">
        <w:rPr>
          <w:i/>
          <w:u w:val="single"/>
          <w:lang w:val="en-US"/>
        </w:rPr>
        <w:t>Terminal value</w:t>
      </w:r>
    </w:p>
    <w:p w14:paraId="192566E2" w14:textId="7FA9A410" w:rsidR="004E668E" w:rsidRPr="00580401" w:rsidRDefault="004E668E" w:rsidP="003C50AB">
      <w:pPr>
        <w:pStyle w:val="ITStandard"/>
        <w:rPr>
          <w:i/>
          <w:u w:val="single"/>
          <w:lang w:val="en-US"/>
        </w:rPr>
      </w:pPr>
      <w:r w:rsidRPr="009D6A0E">
        <w:rPr>
          <w:lang w:val="en-US"/>
        </w:rPr>
        <w:t xml:space="preserve">The funding gap questionnaire has been set in accordance with the </w:t>
      </w:r>
      <w:r w:rsidR="00A17CC7">
        <w:rPr>
          <w:lang w:val="en-US"/>
        </w:rPr>
        <w:t xml:space="preserve">lithium-ion </w:t>
      </w:r>
      <w:r w:rsidRPr="009D6A0E">
        <w:rPr>
          <w:lang w:val="en-US"/>
        </w:rPr>
        <w:t xml:space="preserve">product life cycle in order to grab all the value generated by the investment. So, terminal value is only </w:t>
      </w:r>
      <w:r w:rsidR="00A17CC7">
        <w:rPr>
          <w:lang w:val="en-US"/>
        </w:rPr>
        <w:t>limited</w:t>
      </w:r>
      <w:r w:rsidRPr="009D6A0E">
        <w:rPr>
          <w:lang w:val="en-US"/>
        </w:rPr>
        <w:t xml:space="preserve"> to trade working capital recovery.</w:t>
      </w:r>
    </w:p>
    <w:p w14:paraId="192566E3" w14:textId="38E8C3F7" w:rsidR="00DA4517" w:rsidRPr="00580401" w:rsidRDefault="00DA4517" w:rsidP="003C50AB">
      <w:pPr>
        <w:pStyle w:val="ITStandard"/>
        <w:rPr>
          <w:lang w:val="en-US"/>
        </w:rPr>
      </w:pPr>
      <w:r w:rsidRPr="00580401">
        <w:rPr>
          <w:i/>
          <w:u w:val="single"/>
          <w:lang w:val="en-US"/>
        </w:rPr>
        <w:t>Inflation</w:t>
      </w:r>
    </w:p>
    <w:p w14:paraId="192566E4" w14:textId="77777777" w:rsidR="003C50AB" w:rsidRPr="00580401" w:rsidRDefault="003C50AB" w:rsidP="003C50AB">
      <w:pPr>
        <w:pStyle w:val="ITStandard"/>
        <w:rPr>
          <w:lang w:val="en-US"/>
        </w:rPr>
      </w:pPr>
      <w:r w:rsidRPr="00580401">
        <w:rPr>
          <w:lang w:val="en-US"/>
        </w:rPr>
        <w:t>All revenues and costs are not inflated and expressed on 2019 basis, idem WACC is without inflation impact.</w:t>
      </w:r>
    </w:p>
    <w:p w14:paraId="192566E5" w14:textId="649A825F" w:rsidR="009A26D0" w:rsidRPr="00580401" w:rsidRDefault="009A26D0" w:rsidP="00EC498C">
      <w:pPr>
        <w:pStyle w:val="ITStandard"/>
        <w:rPr>
          <w:lang w:val="en-US"/>
        </w:rPr>
      </w:pPr>
      <w:r w:rsidRPr="00580401">
        <w:rPr>
          <w:i/>
          <w:u w:val="single"/>
          <w:lang w:val="en-US"/>
        </w:rPr>
        <w:t>WACC</w:t>
      </w:r>
    </w:p>
    <w:p w14:paraId="192566E6" w14:textId="127B8A6D" w:rsidR="00152866" w:rsidRDefault="00152866" w:rsidP="0021156A">
      <w:pPr>
        <w:pStyle w:val="ITAbsatzohneNr"/>
        <w:spacing w:after="120"/>
        <w:jc w:val="both"/>
        <w:rPr>
          <w:iCs/>
          <w:sz w:val="22"/>
          <w:lang w:val="en-US"/>
        </w:rPr>
      </w:pPr>
      <w:r w:rsidRPr="00580401">
        <w:rPr>
          <w:iCs/>
          <w:sz w:val="22"/>
          <w:lang w:val="en-US"/>
        </w:rPr>
        <w:t xml:space="preserve">Carbone </w:t>
      </w:r>
      <w:proofErr w:type="spellStart"/>
      <w:r w:rsidRPr="00580401">
        <w:rPr>
          <w:iCs/>
          <w:sz w:val="22"/>
          <w:lang w:val="en-US"/>
        </w:rPr>
        <w:t>Savoie</w:t>
      </w:r>
      <w:proofErr w:type="spellEnd"/>
      <w:r w:rsidRPr="00580401">
        <w:rPr>
          <w:iCs/>
          <w:sz w:val="22"/>
          <w:lang w:val="en-US"/>
        </w:rPr>
        <w:t xml:space="preserve"> is a privately-owned company. Therefore, there is no public WACC calculation. The WACC of Carbone </w:t>
      </w:r>
      <w:proofErr w:type="spellStart"/>
      <w:r w:rsidRPr="00580401">
        <w:rPr>
          <w:iCs/>
          <w:sz w:val="22"/>
          <w:lang w:val="en-US"/>
        </w:rPr>
        <w:t>Savoie</w:t>
      </w:r>
      <w:proofErr w:type="spellEnd"/>
      <w:r w:rsidRPr="00580401">
        <w:rPr>
          <w:iCs/>
          <w:sz w:val="22"/>
          <w:lang w:val="en-US"/>
        </w:rPr>
        <w:t xml:space="preserve"> has been computed by a leading investment banks in France (DC Advisory). The WACC has been calculated </w:t>
      </w:r>
      <w:r w:rsidRPr="00580401">
        <w:rPr>
          <w:iCs/>
          <w:sz w:val="22"/>
          <w:u w:val="single"/>
          <w:lang w:val="en-US"/>
        </w:rPr>
        <w:t>post-tax</w:t>
      </w:r>
      <w:r w:rsidRPr="00580401">
        <w:rPr>
          <w:iCs/>
          <w:sz w:val="22"/>
          <w:lang w:val="en-US"/>
        </w:rPr>
        <w:t xml:space="preserve"> to be consistent with the funding gap (also calculated post tax). On May 7</w:t>
      </w:r>
      <w:r w:rsidRPr="00580401">
        <w:rPr>
          <w:iCs/>
          <w:sz w:val="22"/>
          <w:vertAlign w:val="superscript"/>
          <w:lang w:val="en-US"/>
        </w:rPr>
        <w:t>th</w:t>
      </w:r>
      <w:r w:rsidRPr="00580401">
        <w:rPr>
          <w:iCs/>
          <w:sz w:val="22"/>
          <w:lang w:val="en-US"/>
        </w:rPr>
        <w:t xml:space="preserve"> 2019, Kepler </w:t>
      </w:r>
      <w:proofErr w:type="spellStart"/>
      <w:r w:rsidRPr="00580401">
        <w:rPr>
          <w:iCs/>
          <w:sz w:val="22"/>
          <w:lang w:val="en-US"/>
        </w:rPr>
        <w:t>Chevreux</w:t>
      </w:r>
      <w:proofErr w:type="spellEnd"/>
      <w:r w:rsidRPr="00580401">
        <w:rPr>
          <w:iCs/>
          <w:sz w:val="22"/>
          <w:lang w:val="en-US"/>
        </w:rPr>
        <w:t xml:space="preserve"> has publicly disclosed its calculation of the WACC of SGL Carbon, a competitor of Carbone </w:t>
      </w:r>
      <w:proofErr w:type="spellStart"/>
      <w:r w:rsidRPr="00580401">
        <w:rPr>
          <w:iCs/>
          <w:sz w:val="22"/>
          <w:lang w:val="en-US"/>
        </w:rPr>
        <w:t>Savoie</w:t>
      </w:r>
      <w:proofErr w:type="spellEnd"/>
      <w:r w:rsidRPr="00580401">
        <w:rPr>
          <w:iCs/>
          <w:sz w:val="22"/>
          <w:lang w:val="en-US"/>
        </w:rPr>
        <w:t xml:space="preserve">. SGL Carbon WACC has been calculated at 9.1%, therefore very close from Carbone </w:t>
      </w:r>
      <w:proofErr w:type="spellStart"/>
      <w:r w:rsidRPr="00580401">
        <w:rPr>
          <w:iCs/>
          <w:sz w:val="22"/>
          <w:lang w:val="en-US"/>
        </w:rPr>
        <w:t>Savoie</w:t>
      </w:r>
      <w:proofErr w:type="spellEnd"/>
      <w:r w:rsidRPr="00580401">
        <w:rPr>
          <w:iCs/>
          <w:sz w:val="22"/>
          <w:lang w:val="en-US"/>
        </w:rPr>
        <w:t xml:space="preserve"> own WACC calculation (9.2%). </w:t>
      </w:r>
    </w:p>
    <w:p w14:paraId="287A20F6" w14:textId="1CE716BC" w:rsidR="00E36D06" w:rsidRDefault="00E36D06" w:rsidP="0021156A">
      <w:pPr>
        <w:pStyle w:val="ITAbsatzohneNr"/>
        <w:spacing w:after="120"/>
        <w:jc w:val="both"/>
        <w:rPr>
          <w:iCs/>
          <w:sz w:val="22"/>
          <w:lang w:val="en-US"/>
        </w:rPr>
      </w:pPr>
    </w:p>
    <w:p w14:paraId="406A5157" w14:textId="77777777" w:rsidR="009B58D7" w:rsidRPr="00580401" w:rsidRDefault="009B58D7" w:rsidP="009B58D7">
      <w:pPr>
        <w:pStyle w:val="N2"/>
        <w:rPr>
          <w:moveTo w:id="177" w:author="Marc ISABELLE" w:date="2019-11-25T21:18:00Z"/>
          <w:lang w:val="en-US"/>
        </w:rPr>
      </w:pPr>
      <w:bookmarkStart w:id="178" w:name="_Toc24646002"/>
      <w:moveToRangeStart w:id="179" w:author="Marc ISABELLE" w:date="2019-11-25T21:18:00Z" w:name="move25609099"/>
      <w:moveTo w:id="180" w:author="Marc ISABELLE" w:date="2019-11-25T21:18:00Z">
        <w:r w:rsidRPr="00580401">
          <w:rPr>
            <w:lang w:val="en-US"/>
          </w:rPr>
          <w:t>Necessity of state aid</w:t>
        </w:r>
      </w:moveTo>
    </w:p>
    <w:p w14:paraId="49BF3CE3" w14:textId="77777777" w:rsidR="009B58D7" w:rsidRPr="00580401" w:rsidRDefault="009B58D7" w:rsidP="009B58D7">
      <w:pPr>
        <w:pStyle w:val="ITStandard"/>
        <w:rPr>
          <w:moveTo w:id="181" w:author="Marc ISABELLE" w:date="2019-11-25T21:18:00Z"/>
          <w:lang w:val="en-US"/>
        </w:rPr>
      </w:pPr>
      <w:moveTo w:id="182" w:author="Marc ISABELLE" w:date="2019-11-25T21:18:00Z">
        <w:r w:rsidRPr="00580401">
          <w:rPr>
            <w:lang w:val="en-US"/>
          </w:rPr>
          <w:t>According to point 28 of the IPCEI Communication, the aid must not subsidize the costs of a project that an undertaking would anyhow incur and must not compensate for the normal business risk of an economic activity.</w:t>
        </w:r>
      </w:moveTo>
    </w:p>
    <w:p w14:paraId="488FB8D7" w14:textId="77777777" w:rsidR="009B58D7" w:rsidRPr="00580401" w:rsidRDefault="009B58D7" w:rsidP="009B58D7">
      <w:pPr>
        <w:pStyle w:val="ITStandard"/>
        <w:rPr>
          <w:moveTo w:id="183" w:author="Marc ISABELLE" w:date="2019-11-25T21:18:00Z"/>
          <w:lang w:val="en-US"/>
        </w:rPr>
      </w:pPr>
      <w:moveTo w:id="184" w:author="Marc ISABELLE" w:date="2019-11-25T21:18:00Z">
        <w:r w:rsidRPr="00580401">
          <w:rPr>
            <w:lang w:val="en-US"/>
          </w:rPr>
          <w:lastRenderedPageBreak/>
          <w:t xml:space="preserve">In order to assess the activities grouped under the IPCEI on Batteries, Carbone </w:t>
        </w:r>
        <w:proofErr w:type="spellStart"/>
        <w:r w:rsidRPr="00580401">
          <w:rPr>
            <w:lang w:val="en-US"/>
          </w:rPr>
          <w:t>Savoie</w:t>
        </w:r>
        <w:proofErr w:type="spellEnd"/>
        <w:r w:rsidRPr="00580401">
          <w:rPr>
            <w:lang w:val="en-US"/>
          </w:rPr>
          <w:t xml:space="preserve"> built a business model considering the incremental efforts and the incremental returns. The terminal value was assessed using the net book value of the assets at 31/12/2032.</w:t>
        </w:r>
      </w:moveTo>
    </w:p>
    <w:p w14:paraId="4CB2EAEB" w14:textId="3394B378" w:rsidR="009B58D7" w:rsidRDefault="009B58D7" w:rsidP="009B58D7">
      <w:pPr>
        <w:pStyle w:val="ITStandard"/>
        <w:rPr>
          <w:ins w:id="185" w:author="Marc ISABELLE" w:date="2019-11-25T21:18:00Z"/>
          <w:lang w:val="en-US"/>
        </w:rPr>
      </w:pPr>
      <w:moveTo w:id="186" w:author="Marc ISABELLE" w:date="2019-11-25T21:18:00Z">
        <w:r w:rsidRPr="00580401">
          <w:rPr>
            <w:lang w:val="en-US"/>
          </w:rPr>
          <w:t xml:space="preserve">Carbone </w:t>
        </w:r>
        <w:proofErr w:type="spellStart"/>
        <w:r w:rsidRPr="00580401">
          <w:rPr>
            <w:lang w:val="en-US"/>
          </w:rPr>
          <w:t>Savoie’s</w:t>
        </w:r>
        <w:proofErr w:type="spellEnd"/>
        <w:r w:rsidRPr="00580401">
          <w:rPr>
            <w:lang w:val="en-US"/>
          </w:rPr>
          <w:t xml:space="preserve"> Internal Rate of Return for the IPCEI on Batteries is equal to 3,4 % without State aid, in a nominal scenario based on conservative and reasonable assumptions</w:t>
        </w:r>
        <w:r w:rsidRPr="00580401">
          <w:rPr>
            <w:rStyle w:val="FootnoteReference"/>
            <w:lang w:val="en-US"/>
          </w:rPr>
          <w:footnoteReference w:id="27"/>
        </w:r>
        <w:r w:rsidRPr="00580401">
          <w:rPr>
            <w:lang w:val="en-US"/>
          </w:rPr>
          <w:t>. It is almost six points below the company’s WACC</w:t>
        </w:r>
        <w:r w:rsidRPr="00580401">
          <w:rPr>
            <w:rStyle w:val="FootnoteReference"/>
            <w:lang w:val="en-US"/>
          </w:rPr>
          <w:footnoteReference w:id="28"/>
        </w:r>
        <w:r w:rsidRPr="00580401">
          <w:rPr>
            <w:lang w:val="en-US"/>
          </w:rPr>
          <w:t xml:space="preserve"> (9,2 %). Thus, it is clear that the State aid does not subsidize the costs of a project that Carbone </w:t>
        </w:r>
        <w:proofErr w:type="spellStart"/>
        <w:r w:rsidRPr="00580401">
          <w:rPr>
            <w:lang w:val="en-US"/>
          </w:rPr>
          <w:t>Savoie</w:t>
        </w:r>
        <w:proofErr w:type="spellEnd"/>
        <w:r w:rsidRPr="00580401">
          <w:rPr>
            <w:lang w:val="en-US"/>
          </w:rPr>
          <w:t xml:space="preserve"> would anyhow have carried out.</w:t>
        </w:r>
      </w:moveTo>
    </w:p>
    <w:p w14:paraId="6AB5CAF9" w14:textId="77777777" w:rsidR="009B58D7" w:rsidRPr="00580401" w:rsidRDefault="009B58D7" w:rsidP="009B58D7">
      <w:pPr>
        <w:pStyle w:val="ITStandard"/>
        <w:rPr>
          <w:moveTo w:id="191" w:author="Marc ISABELLE" w:date="2019-11-25T21:18:00Z"/>
          <w:lang w:val="en-US"/>
        </w:rPr>
      </w:pPr>
    </w:p>
    <w:moveToRangeEnd w:id="179"/>
    <w:p w14:paraId="192566E7" w14:textId="77777777" w:rsidR="00114BA3" w:rsidRPr="00580401" w:rsidRDefault="00114BA3" w:rsidP="009944BE">
      <w:pPr>
        <w:pStyle w:val="N2"/>
        <w:rPr>
          <w:lang w:val="en-US"/>
        </w:rPr>
      </w:pPr>
      <w:r w:rsidRPr="00580401">
        <w:rPr>
          <w:lang w:val="en-US"/>
        </w:rPr>
        <w:t>Proportionality of state aid</w:t>
      </w:r>
      <w:bookmarkEnd w:id="178"/>
    </w:p>
    <w:p w14:paraId="192566E8" w14:textId="77777777" w:rsidR="00114BA3" w:rsidRPr="00580401" w:rsidRDefault="00114BA3" w:rsidP="00A65768">
      <w:pPr>
        <w:pStyle w:val="N3"/>
        <w:rPr>
          <w:lang w:val="en-US"/>
        </w:rPr>
      </w:pPr>
      <w:r w:rsidRPr="00580401">
        <w:rPr>
          <w:lang w:val="en-US"/>
        </w:rPr>
        <w:t>Firm’s hurdle rate</w:t>
      </w:r>
    </w:p>
    <w:p w14:paraId="192566E9" w14:textId="77777777" w:rsidR="00114BA3" w:rsidRPr="00580401" w:rsidRDefault="00114BA3" w:rsidP="00EC498C">
      <w:pPr>
        <w:pStyle w:val="ITStandard"/>
        <w:rPr>
          <w:lang w:val="en-US"/>
        </w:rPr>
      </w:pPr>
      <w:r w:rsidRPr="00580401">
        <w:rPr>
          <w:lang w:val="en-US"/>
        </w:rPr>
        <w:t>According to point 30 of the IPCEI Communication, in the absence of an alternative project, the Commission will verify that the aid amount does not exceed the minimum necessary for the aided project to be sufficiently profitable, for example by making possible to achieve an IRR corresponding to the firm’s hurdle rate.</w:t>
      </w:r>
    </w:p>
    <w:p w14:paraId="192566EA" w14:textId="6C11D6C4" w:rsidR="00114BA3" w:rsidRPr="00580401" w:rsidRDefault="00114BA3" w:rsidP="00EC498C">
      <w:pPr>
        <w:pStyle w:val="ITStandard"/>
        <w:rPr>
          <w:lang w:val="en-US"/>
        </w:rPr>
      </w:pPr>
      <w:r w:rsidRPr="009D6A0E">
        <w:rPr>
          <w:lang w:val="en-US"/>
        </w:rPr>
        <w:t xml:space="preserve">Carbone </w:t>
      </w:r>
      <w:proofErr w:type="spellStart"/>
      <w:r w:rsidRPr="009D6A0E">
        <w:rPr>
          <w:lang w:val="en-US"/>
        </w:rPr>
        <w:t>Savoie’s</w:t>
      </w:r>
      <w:proofErr w:type="spellEnd"/>
      <w:r w:rsidRPr="009D6A0E">
        <w:rPr>
          <w:lang w:val="en-US"/>
        </w:rPr>
        <w:t xml:space="preserve"> Internal Rate of Return for the project IPCEI taking into account a </w:t>
      </w:r>
      <w:r w:rsidR="004E668E" w:rsidRPr="009D6A0E">
        <w:rPr>
          <w:lang w:val="en-US"/>
        </w:rPr>
        <w:t>23</w:t>
      </w:r>
      <w:r w:rsidR="004510AE">
        <w:rPr>
          <w:lang w:val="en-US"/>
        </w:rPr>
        <w:t> </w:t>
      </w:r>
      <w:r w:rsidR="004510AE" w:rsidRPr="009D6A0E">
        <w:rPr>
          <w:lang w:val="en-US"/>
        </w:rPr>
        <w:t>59</w:t>
      </w:r>
      <w:r w:rsidR="004510AE">
        <w:rPr>
          <w:lang w:val="en-US"/>
        </w:rPr>
        <w:t>2</w:t>
      </w:r>
      <w:r w:rsidR="004510AE" w:rsidRPr="009D6A0E">
        <w:rPr>
          <w:lang w:val="en-US"/>
        </w:rPr>
        <w:t> </w:t>
      </w:r>
      <w:r w:rsidR="00360D51" w:rsidRPr="009D6A0E">
        <w:rPr>
          <w:lang w:val="en-US"/>
        </w:rPr>
        <w:t>k</w:t>
      </w:r>
      <w:r w:rsidRPr="009D6A0E">
        <w:rPr>
          <w:lang w:val="en-US"/>
        </w:rPr>
        <w:t>€</w:t>
      </w:r>
      <w:r w:rsidRPr="00580401">
        <w:rPr>
          <w:lang w:val="en-US"/>
        </w:rPr>
        <w:t xml:space="preserve"> State aid from France would be </w:t>
      </w:r>
      <w:r w:rsidR="00360D51" w:rsidRPr="00580401">
        <w:rPr>
          <w:lang w:val="en-US"/>
        </w:rPr>
        <w:t>9,2 </w:t>
      </w:r>
      <w:r w:rsidRPr="00580401">
        <w:rPr>
          <w:lang w:val="en-US"/>
        </w:rPr>
        <w:t xml:space="preserve">%. This </w:t>
      </w:r>
      <w:r w:rsidR="008348C6" w:rsidRPr="00580401">
        <w:rPr>
          <w:lang w:val="en-US"/>
        </w:rPr>
        <w:t>happens to be</w:t>
      </w:r>
      <w:r w:rsidRPr="00580401">
        <w:rPr>
          <w:lang w:val="en-US"/>
        </w:rPr>
        <w:t xml:space="preserve"> the value of the </w:t>
      </w:r>
      <w:r w:rsidR="00360D51" w:rsidRPr="00580401">
        <w:rPr>
          <w:lang w:val="en-US"/>
        </w:rPr>
        <w:t xml:space="preserve">company’s </w:t>
      </w:r>
      <w:r w:rsidRPr="00580401">
        <w:rPr>
          <w:lang w:val="en-US"/>
        </w:rPr>
        <w:t>WACC</w:t>
      </w:r>
      <w:r w:rsidR="001926ED" w:rsidRPr="00580401">
        <w:rPr>
          <w:rStyle w:val="FootnoteReference"/>
          <w:lang w:val="en-US"/>
        </w:rPr>
        <w:t>20</w:t>
      </w:r>
      <w:r w:rsidRPr="00580401">
        <w:rPr>
          <w:lang w:val="en-US"/>
        </w:rPr>
        <w:t xml:space="preserve">. Thus, the State aid required would provide the necessary incentive to enable </w:t>
      </w:r>
      <w:r w:rsidR="000278F6" w:rsidRPr="00580401">
        <w:rPr>
          <w:lang w:val="en-US"/>
        </w:rPr>
        <w:t xml:space="preserve">Carbone </w:t>
      </w:r>
      <w:proofErr w:type="spellStart"/>
      <w:r w:rsidR="000278F6" w:rsidRPr="00580401">
        <w:rPr>
          <w:lang w:val="en-US"/>
        </w:rPr>
        <w:t>Savoie</w:t>
      </w:r>
      <w:proofErr w:type="spellEnd"/>
      <w:r w:rsidRPr="00580401">
        <w:rPr>
          <w:lang w:val="en-US"/>
        </w:rPr>
        <w:t xml:space="preserve"> to launch these highly ambitious and long-term R&amp;D and FID activities, by raising the IRR just at the level of the WACC.</w:t>
      </w:r>
      <w:r w:rsidR="008D1917" w:rsidRPr="00580401">
        <w:rPr>
          <w:lang w:val="en-US"/>
        </w:rPr>
        <w:t xml:space="preserve"> The State aid does not confer extra profits for the </w:t>
      </w:r>
      <w:r w:rsidR="008348C6" w:rsidRPr="00580401">
        <w:rPr>
          <w:lang w:val="en-US"/>
        </w:rPr>
        <w:t>company, it is proportionate.</w:t>
      </w:r>
    </w:p>
    <w:p w14:paraId="192566EB" w14:textId="77777777" w:rsidR="00114BA3" w:rsidRPr="00580401" w:rsidRDefault="00114BA3" w:rsidP="00A65768">
      <w:pPr>
        <w:pStyle w:val="N3"/>
        <w:rPr>
          <w:lang w:val="en-US"/>
        </w:rPr>
      </w:pPr>
      <w:r w:rsidRPr="00580401">
        <w:rPr>
          <w:lang w:val="en-US"/>
        </w:rPr>
        <w:t>Project’s funding gap</w:t>
      </w:r>
    </w:p>
    <w:p w14:paraId="192566EC" w14:textId="77777777" w:rsidR="00114BA3" w:rsidRPr="00580401" w:rsidRDefault="00114BA3" w:rsidP="00EC498C">
      <w:pPr>
        <w:pStyle w:val="ITStandard"/>
        <w:rPr>
          <w:lang w:val="en-US"/>
        </w:rPr>
      </w:pPr>
      <w:r w:rsidRPr="00580401">
        <w:rPr>
          <w:lang w:val="en-US"/>
        </w:rPr>
        <w:t>According to point 31 of the IPCEI Communication, the maximum aid level will be determined with regard to the identified funding gap in relation to the eligible costs. The funding gap refers to the difference between the positive and negative cash flows over the lifetime of the investment, discounted to their current value on the basis of an appropriate discount factor reflecting the rate of return necessary for the beneficiary to carry out the project notably in view of the risks involved.</w:t>
      </w:r>
    </w:p>
    <w:p w14:paraId="192566ED" w14:textId="4AA6C8DC" w:rsidR="00114BA3" w:rsidRPr="00580401" w:rsidRDefault="000278F6" w:rsidP="00EC498C">
      <w:pPr>
        <w:pStyle w:val="ITStandard"/>
        <w:rPr>
          <w:lang w:val="en-US"/>
        </w:rPr>
      </w:pPr>
      <w:r w:rsidRPr="00580401">
        <w:rPr>
          <w:lang w:val="en-US"/>
        </w:rPr>
        <w:t xml:space="preserve">Carbone </w:t>
      </w:r>
      <w:proofErr w:type="spellStart"/>
      <w:r w:rsidRPr="00580401">
        <w:rPr>
          <w:lang w:val="en-US"/>
        </w:rPr>
        <w:t>Savoie</w:t>
      </w:r>
      <w:r w:rsidR="00114BA3" w:rsidRPr="00580401">
        <w:rPr>
          <w:lang w:val="en-US"/>
        </w:rPr>
        <w:t>’s</w:t>
      </w:r>
      <w:proofErr w:type="spellEnd"/>
      <w:r w:rsidR="00114BA3" w:rsidRPr="00580401">
        <w:rPr>
          <w:lang w:val="en-US"/>
        </w:rPr>
        <w:t xml:space="preserve"> funding gap, calculated as </w:t>
      </w:r>
      <w:r w:rsidR="00114BA3" w:rsidRPr="009D6A0E">
        <w:rPr>
          <w:lang w:val="en-US"/>
        </w:rPr>
        <w:t xml:space="preserve">the discounted difference between the positive and negative cash flows over the lifetime of the IPCEI on </w:t>
      </w:r>
      <w:del w:id="192" w:author="Marc ISABELLE" w:date="2019-11-25T21:17:00Z">
        <w:r w:rsidR="00114BA3" w:rsidRPr="009D6A0E" w:rsidDel="009B58D7">
          <w:rPr>
            <w:lang w:val="en-US"/>
          </w:rPr>
          <w:delText>batteries</w:delText>
        </w:r>
      </w:del>
      <w:ins w:id="193" w:author="Marc ISABELLE" w:date="2019-11-25T21:17:00Z">
        <w:r w:rsidR="009B58D7">
          <w:rPr>
            <w:lang w:val="en-US"/>
          </w:rPr>
          <w:t>B</w:t>
        </w:r>
        <w:r w:rsidR="009B58D7" w:rsidRPr="009D6A0E">
          <w:rPr>
            <w:lang w:val="en-US"/>
          </w:rPr>
          <w:t>atteries</w:t>
        </w:r>
      </w:ins>
      <w:r w:rsidR="00114BA3" w:rsidRPr="009D6A0E">
        <w:rPr>
          <w:lang w:val="en-US"/>
        </w:rPr>
        <w:t xml:space="preserve">, amounts to </w:t>
      </w:r>
      <w:r w:rsidR="009D6A0E" w:rsidRPr="009D6A0E">
        <w:rPr>
          <w:lang w:val="en-US"/>
        </w:rPr>
        <w:t>-</w:t>
      </w:r>
      <w:r w:rsidR="004510AE" w:rsidRPr="009D6A0E">
        <w:rPr>
          <w:lang w:val="en-US"/>
        </w:rPr>
        <w:t>13</w:t>
      </w:r>
      <w:r w:rsidR="004510AE">
        <w:rPr>
          <w:lang w:val="en-US"/>
        </w:rPr>
        <w:t> </w:t>
      </w:r>
      <w:r w:rsidR="004E668E" w:rsidRPr="009D6A0E">
        <w:rPr>
          <w:lang w:val="en-US"/>
        </w:rPr>
        <w:t>962</w:t>
      </w:r>
      <w:r w:rsidR="00FD5EA3" w:rsidRPr="009D6A0E">
        <w:rPr>
          <w:lang w:val="en-US"/>
        </w:rPr>
        <w:t> k</w:t>
      </w:r>
      <w:r w:rsidR="00114BA3" w:rsidRPr="009D6A0E">
        <w:rPr>
          <w:lang w:val="en-US"/>
        </w:rPr>
        <w:t xml:space="preserve">€ (with a </w:t>
      </w:r>
      <w:r w:rsidR="00FD5EA3" w:rsidRPr="009D6A0E">
        <w:rPr>
          <w:lang w:val="en-US"/>
        </w:rPr>
        <w:t>discount rate</w:t>
      </w:r>
      <w:r w:rsidR="00114BA3" w:rsidRPr="009D6A0E">
        <w:rPr>
          <w:lang w:val="en-US"/>
        </w:rPr>
        <w:t xml:space="preserve"> of </w:t>
      </w:r>
      <w:r w:rsidR="00FD5EA3" w:rsidRPr="009D6A0E">
        <w:rPr>
          <w:lang w:val="en-US"/>
        </w:rPr>
        <w:t>9,2 </w:t>
      </w:r>
      <w:r w:rsidR="00114BA3" w:rsidRPr="009D6A0E">
        <w:rPr>
          <w:lang w:val="en-US"/>
        </w:rPr>
        <w:t>%</w:t>
      </w:r>
      <w:r w:rsidR="00FD5EA3" w:rsidRPr="009D6A0E">
        <w:rPr>
          <w:lang w:val="en-US"/>
        </w:rPr>
        <w:t xml:space="preserve"> equal to the company’s WACC</w:t>
      </w:r>
      <w:r w:rsidR="00114BA3" w:rsidRPr="009D6A0E">
        <w:rPr>
          <w:lang w:val="en-US"/>
        </w:rPr>
        <w:t>).</w:t>
      </w:r>
    </w:p>
    <w:p w14:paraId="192566EE" w14:textId="60FBA310" w:rsidR="00114BA3" w:rsidRPr="00580401" w:rsidRDefault="00114BA3" w:rsidP="00EC498C">
      <w:pPr>
        <w:pStyle w:val="ITStandard"/>
        <w:rPr>
          <w:lang w:val="en-US"/>
        </w:rPr>
      </w:pPr>
      <w:r w:rsidRPr="00580401">
        <w:rPr>
          <w:lang w:val="en-US"/>
        </w:rPr>
        <w:t xml:space="preserve">The </w:t>
      </w:r>
      <w:r w:rsidRPr="009D6A0E">
        <w:rPr>
          <w:lang w:val="en-US"/>
        </w:rPr>
        <w:t xml:space="preserve">State aid granted to </w:t>
      </w:r>
      <w:r w:rsidR="00A32C3F" w:rsidRPr="009D6A0E">
        <w:rPr>
          <w:lang w:val="en-US"/>
        </w:rPr>
        <w:t xml:space="preserve">Carbone </w:t>
      </w:r>
      <w:proofErr w:type="spellStart"/>
      <w:r w:rsidR="00A32C3F" w:rsidRPr="009D6A0E">
        <w:rPr>
          <w:lang w:val="en-US"/>
        </w:rPr>
        <w:t>Savoie</w:t>
      </w:r>
      <w:proofErr w:type="spellEnd"/>
      <w:r w:rsidRPr="009D6A0E">
        <w:rPr>
          <w:lang w:val="en-US"/>
        </w:rPr>
        <w:t xml:space="preserve">, in the form of a direct grant </w:t>
      </w:r>
      <w:r w:rsidR="00FB178A" w:rsidRPr="009D6A0E">
        <w:rPr>
          <w:lang w:val="en-US"/>
        </w:rPr>
        <w:t xml:space="preserve">amounting to </w:t>
      </w:r>
      <w:r w:rsidR="0065461A" w:rsidRPr="009D6A0E">
        <w:rPr>
          <w:lang w:val="en-US"/>
        </w:rPr>
        <w:t>2</w:t>
      </w:r>
      <w:r w:rsidR="004E668E" w:rsidRPr="009D6A0E">
        <w:rPr>
          <w:lang w:val="en-US"/>
        </w:rPr>
        <w:t>3</w:t>
      </w:r>
      <w:r w:rsidR="00FB178A" w:rsidRPr="009D6A0E">
        <w:rPr>
          <w:lang w:val="en-US"/>
        </w:rPr>
        <w:t> </w:t>
      </w:r>
      <w:r w:rsidR="004510AE" w:rsidRPr="009D6A0E">
        <w:rPr>
          <w:lang w:val="en-US"/>
        </w:rPr>
        <w:t>59</w:t>
      </w:r>
      <w:r w:rsidR="004510AE">
        <w:rPr>
          <w:lang w:val="en-US"/>
        </w:rPr>
        <w:t>2</w:t>
      </w:r>
      <w:r w:rsidR="004510AE" w:rsidRPr="009D6A0E">
        <w:rPr>
          <w:lang w:val="en-US"/>
        </w:rPr>
        <w:t> </w:t>
      </w:r>
      <w:r w:rsidR="00FB178A" w:rsidRPr="009D6A0E">
        <w:rPr>
          <w:lang w:val="en-US"/>
        </w:rPr>
        <w:t>k€</w:t>
      </w:r>
      <w:ins w:id="194" w:author="Marc ISABELLE" w:date="2019-11-25T21:24:00Z">
        <w:r w:rsidR="003B44F6">
          <w:rPr>
            <w:lang w:val="en-US"/>
          </w:rPr>
          <w:t xml:space="preserve"> nominal</w:t>
        </w:r>
      </w:ins>
      <w:r w:rsidRPr="009D6A0E">
        <w:rPr>
          <w:lang w:val="en-US"/>
        </w:rPr>
        <w:t xml:space="preserve">, has a </w:t>
      </w:r>
      <w:r w:rsidR="004510AE">
        <w:rPr>
          <w:lang w:val="en-US"/>
        </w:rPr>
        <w:t xml:space="preserve">post-tax </w:t>
      </w:r>
      <w:r w:rsidRPr="009D6A0E">
        <w:rPr>
          <w:lang w:val="en-US"/>
        </w:rPr>
        <w:t xml:space="preserve">Net Present Value of </w:t>
      </w:r>
      <w:r w:rsidR="004510AE">
        <w:rPr>
          <w:lang w:val="en-US"/>
        </w:rPr>
        <w:t>13 962</w:t>
      </w:r>
      <w:r w:rsidR="004510AE" w:rsidRPr="009D6A0E">
        <w:rPr>
          <w:lang w:val="en-US"/>
        </w:rPr>
        <w:t> </w:t>
      </w:r>
      <w:r w:rsidR="00FB178A" w:rsidRPr="009D6A0E">
        <w:rPr>
          <w:lang w:val="en-US"/>
        </w:rPr>
        <w:t>k€</w:t>
      </w:r>
      <w:r w:rsidRPr="009D6A0E">
        <w:rPr>
          <w:lang w:val="en-US"/>
        </w:rPr>
        <w:t xml:space="preserve">. Thus, it is </w:t>
      </w:r>
      <w:r w:rsidR="0065461A" w:rsidRPr="009D6A0E">
        <w:rPr>
          <w:lang w:val="en-US"/>
        </w:rPr>
        <w:t xml:space="preserve">exactly </w:t>
      </w:r>
      <w:r w:rsidR="00FB178A" w:rsidRPr="009D6A0E">
        <w:rPr>
          <w:lang w:val="en-US"/>
        </w:rPr>
        <w:t>equal to</w:t>
      </w:r>
      <w:r w:rsidRPr="009D6A0E">
        <w:rPr>
          <w:lang w:val="en-US"/>
        </w:rPr>
        <w:t xml:space="preserve"> the funding gap; the State aid is proportionate.</w:t>
      </w:r>
    </w:p>
    <w:p w14:paraId="192566EF" w14:textId="77777777" w:rsidR="00A32C3F" w:rsidRPr="00580401" w:rsidRDefault="00A32C3F" w:rsidP="00A65768">
      <w:pPr>
        <w:pStyle w:val="N3"/>
        <w:rPr>
          <w:lang w:val="en-US"/>
        </w:rPr>
      </w:pPr>
      <w:r w:rsidRPr="00580401">
        <w:rPr>
          <w:lang w:val="en-US"/>
        </w:rPr>
        <w:lastRenderedPageBreak/>
        <w:t>State aid intensity</w:t>
      </w:r>
    </w:p>
    <w:p w14:paraId="192566F0" w14:textId="77777777" w:rsidR="00A32C3F" w:rsidRPr="00580401" w:rsidRDefault="00A32C3F" w:rsidP="00EC498C">
      <w:pPr>
        <w:pStyle w:val="ITStandard"/>
        <w:rPr>
          <w:lang w:val="en-US"/>
        </w:rPr>
      </w:pPr>
      <w:r w:rsidRPr="00580401">
        <w:rPr>
          <w:lang w:val="en-US"/>
        </w:rPr>
        <w:t>The eligible costs to carry out the proposed activities are calculated only to the level necessary for achieving the project objectives. They consist in personnel costs (technicians, engineers and other supports mandatory for the project completion)</w:t>
      </w:r>
      <w:r w:rsidR="00845584" w:rsidRPr="00580401">
        <w:rPr>
          <w:lang w:val="en-US"/>
        </w:rPr>
        <w:t>, materials costs</w:t>
      </w:r>
      <w:r w:rsidRPr="00580401">
        <w:rPr>
          <w:lang w:val="en-US"/>
        </w:rPr>
        <w:t xml:space="preserve"> and equipment costs </w:t>
      </w:r>
      <w:r w:rsidR="00845584" w:rsidRPr="00580401">
        <w:rPr>
          <w:lang w:val="en-US"/>
        </w:rPr>
        <w:t>the</w:t>
      </w:r>
      <w:r w:rsidRPr="00580401">
        <w:rPr>
          <w:lang w:val="en-US"/>
        </w:rPr>
        <w:t xml:space="preserve"> details </w:t>
      </w:r>
      <w:r w:rsidR="00845584" w:rsidRPr="00580401">
        <w:rPr>
          <w:lang w:val="en-US"/>
        </w:rPr>
        <w:t xml:space="preserve">of which </w:t>
      </w:r>
      <w:r w:rsidRPr="00580401">
        <w:rPr>
          <w:lang w:val="en-US"/>
        </w:rPr>
        <w:t xml:space="preserve">are </w:t>
      </w:r>
      <w:r w:rsidR="00845584" w:rsidRPr="00580401">
        <w:rPr>
          <w:lang w:val="en-US"/>
        </w:rPr>
        <w:t>provided</w:t>
      </w:r>
      <w:r w:rsidRPr="00580401">
        <w:rPr>
          <w:lang w:val="en-US"/>
        </w:rPr>
        <w:t xml:space="preserve"> in section 1.8. For equipment, only the part of the cost prorated with the usage in </w:t>
      </w:r>
      <w:r w:rsidR="00845584" w:rsidRPr="00580401">
        <w:rPr>
          <w:lang w:val="en-US"/>
        </w:rPr>
        <w:t xml:space="preserve">the </w:t>
      </w:r>
      <w:r w:rsidRPr="00580401">
        <w:rPr>
          <w:lang w:val="en-US"/>
        </w:rPr>
        <w:t xml:space="preserve">IPCEI </w:t>
      </w:r>
      <w:r w:rsidR="00845584" w:rsidRPr="00580401">
        <w:rPr>
          <w:lang w:val="en-US"/>
        </w:rPr>
        <w:t xml:space="preserve">on Batteries </w:t>
      </w:r>
      <w:r w:rsidRPr="00580401">
        <w:rPr>
          <w:lang w:val="en-US"/>
        </w:rPr>
        <w:t>is considered.</w:t>
      </w:r>
    </w:p>
    <w:p w14:paraId="192566F1" w14:textId="77777777" w:rsidR="00A32C3F" w:rsidRPr="00580401" w:rsidRDefault="00A32C3F" w:rsidP="00EC498C">
      <w:pPr>
        <w:pStyle w:val="ITStandard"/>
        <w:rPr>
          <w:lang w:val="en-US"/>
        </w:rPr>
      </w:pPr>
      <w:r w:rsidRPr="00580401">
        <w:rPr>
          <w:lang w:val="en-US"/>
        </w:rPr>
        <w:t xml:space="preserve">The total amount of eligible R&amp;D and FID costs is </w:t>
      </w:r>
      <w:r w:rsidR="00862531" w:rsidRPr="00580401">
        <w:rPr>
          <w:lang w:val="en-US"/>
        </w:rPr>
        <w:t>2</w:t>
      </w:r>
      <w:r w:rsidR="009D6AFF" w:rsidRPr="00580401">
        <w:rPr>
          <w:lang w:val="en-US"/>
        </w:rPr>
        <w:t>4 966</w:t>
      </w:r>
      <w:r w:rsidR="00862531" w:rsidRPr="00580401">
        <w:rPr>
          <w:lang w:val="en-US"/>
        </w:rPr>
        <w:t> </w:t>
      </w:r>
      <w:r w:rsidR="00845584" w:rsidRPr="00580401">
        <w:rPr>
          <w:lang w:val="en-US"/>
        </w:rPr>
        <w:t>k€</w:t>
      </w:r>
      <w:r w:rsidRPr="00580401">
        <w:rPr>
          <w:lang w:val="en-US"/>
        </w:rPr>
        <w:t xml:space="preserve">. </w:t>
      </w:r>
    </w:p>
    <w:p w14:paraId="192566F2" w14:textId="4D096B5D" w:rsidR="00A32C3F" w:rsidRPr="00580401" w:rsidRDefault="00845584" w:rsidP="00EC498C">
      <w:pPr>
        <w:pStyle w:val="ITStandard"/>
        <w:rPr>
          <w:lang w:val="en-US"/>
        </w:rPr>
      </w:pPr>
      <w:r w:rsidRPr="00580401">
        <w:rPr>
          <w:lang w:val="en-US"/>
        </w:rPr>
        <w:t>Thus, t</w:t>
      </w:r>
      <w:r w:rsidR="00A32C3F" w:rsidRPr="00580401">
        <w:rPr>
          <w:lang w:val="en-US"/>
        </w:rPr>
        <w:t xml:space="preserve">he </w:t>
      </w:r>
      <w:r w:rsidRPr="00580401">
        <w:rPr>
          <w:lang w:val="en-US"/>
        </w:rPr>
        <w:t xml:space="preserve">required </w:t>
      </w:r>
      <w:r w:rsidR="00A32C3F" w:rsidRPr="00580401">
        <w:rPr>
          <w:lang w:val="en-US"/>
        </w:rPr>
        <w:t xml:space="preserve">State aid is limited to </w:t>
      </w:r>
      <w:r w:rsidR="00976D44" w:rsidRPr="00580401">
        <w:rPr>
          <w:lang w:val="en-US"/>
        </w:rPr>
        <w:t>9</w:t>
      </w:r>
      <w:r w:rsidR="00976D44">
        <w:rPr>
          <w:lang w:val="en-US"/>
        </w:rPr>
        <w:t>4</w:t>
      </w:r>
      <w:r w:rsidR="00976D44" w:rsidRPr="00580401">
        <w:rPr>
          <w:lang w:val="en-US"/>
        </w:rPr>
        <w:t> </w:t>
      </w:r>
      <w:r w:rsidR="00A32C3F" w:rsidRPr="00580401">
        <w:rPr>
          <w:lang w:val="en-US"/>
        </w:rPr>
        <w:t xml:space="preserve">% of the eligible costs, which is below the threshold of </w:t>
      </w:r>
      <w:r w:rsidR="00976D44" w:rsidRPr="00580401">
        <w:rPr>
          <w:lang w:val="en-US"/>
        </w:rPr>
        <w:t>100</w:t>
      </w:r>
      <w:r w:rsidR="00976D44">
        <w:rPr>
          <w:lang w:val="en-US"/>
        </w:rPr>
        <w:t> </w:t>
      </w:r>
      <w:r w:rsidR="00A32C3F" w:rsidRPr="00580401">
        <w:rPr>
          <w:lang w:val="en-US"/>
        </w:rPr>
        <w:t>% set by the Community guidelines for IPCEI.</w:t>
      </w:r>
    </w:p>
    <w:p w14:paraId="192566F3" w14:textId="77777777" w:rsidR="00AD2E93" w:rsidRPr="00580401" w:rsidRDefault="00AD2E93" w:rsidP="00EC498C">
      <w:pPr>
        <w:pStyle w:val="ITStandard"/>
        <w:rPr>
          <w:lang w:val="en-US"/>
        </w:rPr>
      </w:pPr>
    </w:p>
    <w:p w14:paraId="192566F4" w14:textId="77777777" w:rsidR="00A32C3F" w:rsidRPr="00580401" w:rsidRDefault="00A32C3F" w:rsidP="00A65768">
      <w:pPr>
        <w:pStyle w:val="N3"/>
        <w:rPr>
          <w:lang w:val="en-US"/>
        </w:rPr>
      </w:pPr>
      <w:r w:rsidRPr="00580401">
        <w:rPr>
          <w:lang w:val="en-US"/>
        </w:rPr>
        <w:t>State aid cumulation</w:t>
      </w:r>
    </w:p>
    <w:p w14:paraId="192566F5" w14:textId="77777777" w:rsidR="00A32C3F" w:rsidRPr="00580401" w:rsidRDefault="00A32C3F" w:rsidP="00EC498C">
      <w:pPr>
        <w:pStyle w:val="ITStandard"/>
        <w:rPr>
          <w:lang w:val="en-US"/>
        </w:rPr>
      </w:pPr>
      <w:r w:rsidRPr="00580401">
        <w:rPr>
          <w:lang w:val="en-US"/>
        </w:rPr>
        <w:t xml:space="preserve">In the light of the beneficiary's declarations and to the knowledge of the French authorities, Carbone </w:t>
      </w:r>
      <w:proofErr w:type="spellStart"/>
      <w:r w:rsidRPr="00580401">
        <w:rPr>
          <w:lang w:val="en-US"/>
        </w:rPr>
        <w:t>Savoie</w:t>
      </w:r>
      <w:proofErr w:type="spellEnd"/>
      <w:r w:rsidRPr="00580401">
        <w:rPr>
          <w:lang w:val="en-US"/>
        </w:rPr>
        <w:t xml:space="preserve"> does not receive any State aid other than that indicated in point 2.2 of this notification to finance its share of work under the IPCEI on Batteries.</w:t>
      </w:r>
    </w:p>
    <w:p w14:paraId="192566F6" w14:textId="77777777" w:rsidR="00594660" w:rsidRPr="00580401" w:rsidRDefault="00594660" w:rsidP="00EC498C">
      <w:pPr>
        <w:pStyle w:val="ITStandard"/>
        <w:rPr>
          <w:lang w:val="en-US"/>
        </w:rPr>
      </w:pPr>
      <w:r w:rsidRPr="00580401">
        <w:rPr>
          <w:lang w:val="en-US"/>
        </w:rPr>
        <w:t>This state aid may come from the state budget or local authorities as well as from the structural funds.</w:t>
      </w:r>
    </w:p>
    <w:p w14:paraId="192566F7" w14:textId="77777777" w:rsidR="00A16672" w:rsidRPr="00580401" w:rsidRDefault="00A16672" w:rsidP="00A65768">
      <w:pPr>
        <w:pStyle w:val="N3"/>
        <w:rPr>
          <w:lang w:val="en-US"/>
        </w:rPr>
      </w:pPr>
      <w:r w:rsidRPr="00580401">
        <w:rPr>
          <w:lang w:val="en-US"/>
        </w:rPr>
        <w:t>Open selection proceeding</w:t>
      </w:r>
    </w:p>
    <w:p w14:paraId="192566F8" w14:textId="77777777" w:rsidR="00A32C3F" w:rsidRPr="00580401" w:rsidRDefault="00A32C3F" w:rsidP="00EC498C">
      <w:pPr>
        <w:pStyle w:val="ITStandard"/>
        <w:rPr>
          <w:lang w:val="en-US"/>
        </w:rPr>
      </w:pPr>
      <w:r w:rsidRPr="00580401">
        <w:rPr>
          <w:lang w:val="en-US"/>
        </w:rPr>
        <w:t xml:space="preserve">The selection of Carbone </w:t>
      </w:r>
      <w:proofErr w:type="spellStart"/>
      <w:r w:rsidRPr="00580401">
        <w:rPr>
          <w:lang w:val="en-US"/>
        </w:rPr>
        <w:t>Savoie</w:t>
      </w:r>
      <w:proofErr w:type="spellEnd"/>
      <w:r w:rsidRPr="00580401">
        <w:rPr>
          <w:lang w:val="en-US"/>
        </w:rPr>
        <w:t xml:space="preserve"> as a partner for the IPCEI on Batteries and as a beneficiary of public support in France was done in the context of an open call for </w:t>
      </w:r>
      <w:r w:rsidR="00845584" w:rsidRPr="00580401">
        <w:rPr>
          <w:lang w:val="en-US"/>
        </w:rPr>
        <w:t>manifestation on interest in January 2019,</w:t>
      </w:r>
      <w:r w:rsidRPr="00580401">
        <w:rPr>
          <w:lang w:val="en-US"/>
        </w:rPr>
        <w:t xml:space="preserve"> based on objective criteria which are neither discretionary nor discriminatory. </w:t>
      </w:r>
      <w:r w:rsidR="00845584" w:rsidRPr="00580401">
        <w:rPr>
          <w:lang w:val="en-US"/>
        </w:rPr>
        <w:t xml:space="preserve">Twenty-nine companies applied, among which Carbone </w:t>
      </w:r>
      <w:proofErr w:type="spellStart"/>
      <w:r w:rsidR="00845584" w:rsidRPr="00580401">
        <w:rPr>
          <w:lang w:val="en-US"/>
        </w:rPr>
        <w:t>Savoie</w:t>
      </w:r>
      <w:proofErr w:type="spellEnd"/>
      <w:r w:rsidR="00845584" w:rsidRPr="00580401">
        <w:rPr>
          <w:lang w:val="en-US"/>
        </w:rPr>
        <w:t xml:space="preserve"> was selected. </w:t>
      </w:r>
      <w:r w:rsidRPr="00580401">
        <w:rPr>
          <w:lang w:val="en-US"/>
        </w:rPr>
        <w:t>This contribute to reinforcing the proportionate nature of the State aid.</w:t>
      </w:r>
    </w:p>
    <w:p w14:paraId="192566F9" w14:textId="77777777" w:rsidR="003F14DF" w:rsidRPr="00580401" w:rsidRDefault="00504B99" w:rsidP="00504B99">
      <w:pPr>
        <w:pStyle w:val="N1"/>
        <w:rPr>
          <w:lang w:val="en-US"/>
        </w:rPr>
      </w:pPr>
      <w:bookmarkStart w:id="195" w:name="_Toc14173800"/>
      <w:bookmarkStart w:id="196" w:name="_Toc14186565"/>
      <w:bookmarkStart w:id="197" w:name="_Toc14186649"/>
      <w:bookmarkStart w:id="198" w:name="_Toc24646003"/>
      <w:bookmarkEnd w:id="195"/>
      <w:bookmarkEnd w:id="196"/>
      <w:bookmarkEnd w:id="197"/>
      <w:r w:rsidRPr="00580401">
        <w:rPr>
          <w:lang w:val="en-US"/>
        </w:rPr>
        <w:lastRenderedPageBreak/>
        <w:t>L</w:t>
      </w:r>
      <w:r w:rsidR="003F14DF" w:rsidRPr="00580401">
        <w:rPr>
          <w:lang w:val="en-US"/>
        </w:rPr>
        <w:t xml:space="preserve">imitation of distortion of </w:t>
      </w:r>
      <w:r w:rsidR="00E27562" w:rsidRPr="00580401">
        <w:rPr>
          <w:lang w:val="en-US"/>
        </w:rPr>
        <w:t>competition and trade</w:t>
      </w:r>
      <w:bookmarkEnd w:id="198"/>
    </w:p>
    <w:p w14:paraId="192566FA" w14:textId="77777777" w:rsidR="00E27562" w:rsidRPr="00580401" w:rsidRDefault="00E27562" w:rsidP="009944BE">
      <w:pPr>
        <w:pStyle w:val="N2"/>
        <w:rPr>
          <w:lang w:val="en-US"/>
        </w:rPr>
      </w:pPr>
      <w:bookmarkStart w:id="199" w:name="_Toc24646004"/>
      <w:r w:rsidRPr="00580401">
        <w:rPr>
          <w:lang w:val="en-US"/>
        </w:rPr>
        <w:t xml:space="preserve">Market </w:t>
      </w:r>
      <w:r w:rsidR="00504B99" w:rsidRPr="00580401">
        <w:rPr>
          <w:lang w:val="en-US"/>
        </w:rPr>
        <w:t xml:space="preserve">affected by the </w:t>
      </w:r>
      <w:r w:rsidR="00F3315A" w:rsidRPr="00580401">
        <w:rPr>
          <w:lang w:val="en-US"/>
        </w:rPr>
        <w:t xml:space="preserve">State </w:t>
      </w:r>
      <w:r w:rsidR="00504B99" w:rsidRPr="00580401">
        <w:rPr>
          <w:lang w:val="en-US"/>
        </w:rPr>
        <w:t>aid</w:t>
      </w:r>
      <w:bookmarkEnd w:id="199"/>
    </w:p>
    <w:p w14:paraId="192566FB" w14:textId="77777777" w:rsidR="00397270" w:rsidRPr="00580401" w:rsidRDefault="000C4A4D" w:rsidP="00EC498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is a French industrial company producing </w:t>
      </w:r>
      <w:proofErr w:type="spellStart"/>
      <w:r w:rsidR="00397270" w:rsidRPr="00580401">
        <w:rPr>
          <w:lang w:val="en-US"/>
        </w:rPr>
        <w:t>speciality</w:t>
      </w:r>
      <w:proofErr w:type="spellEnd"/>
      <w:r w:rsidR="00397270" w:rsidRPr="00580401">
        <w:rPr>
          <w:lang w:val="en-US"/>
        </w:rPr>
        <w:t xml:space="preserve"> graphite materials</w:t>
      </w:r>
      <w:r w:rsidRPr="00580401">
        <w:rPr>
          <w:lang w:val="en-US"/>
        </w:rPr>
        <w:t xml:space="preserve">, </w:t>
      </w:r>
      <w:r w:rsidR="00CD4B9A" w:rsidRPr="00580401">
        <w:rPr>
          <w:lang w:val="en-US"/>
        </w:rPr>
        <w:t xml:space="preserve">graphitized </w:t>
      </w:r>
      <w:r w:rsidRPr="00580401">
        <w:rPr>
          <w:lang w:val="en-US"/>
        </w:rPr>
        <w:t xml:space="preserve">cathodes products </w:t>
      </w:r>
      <w:r w:rsidR="00397270" w:rsidRPr="00580401">
        <w:rPr>
          <w:lang w:val="en-US"/>
        </w:rPr>
        <w:t xml:space="preserve">for </w:t>
      </w:r>
      <w:proofErr w:type="spellStart"/>
      <w:r w:rsidR="00397270" w:rsidRPr="00580401">
        <w:rPr>
          <w:lang w:val="en-US"/>
        </w:rPr>
        <w:t>aluminium</w:t>
      </w:r>
      <w:proofErr w:type="spellEnd"/>
      <w:r w:rsidR="00397270" w:rsidRPr="00580401">
        <w:rPr>
          <w:lang w:val="en-US"/>
        </w:rPr>
        <w:t xml:space="preserve"> </w:t>
      </w:r>
      <w:r w:rsidRPr="00580401">
        <w:rPr>
          <w:lang w:val="en-US"/>
        </w:rPr>
        <w:t xml:space="preserve">and </w:t>
      </w:r>
      <w:r w:rsidR="00CD4B9A" w:rsidRPr="00580401">
        <w:rPr>
          <w:lang w:val="en-US"/>
        </w:rPr>
        <w:t xml:space="preserve">ramming </w:t>
      </w:r>
      <w:r w:rsidRPr="00580401">
        <w:rPr>
          <w:lang w:val="en-US"/>
        </w:rPr>
        <w:t>pastes. Carbone-</w:t>
      </w:r>
      <w:proofErr w:type="spellStart"/>
      <w:r w:rsidRPr="00580401">
        <w:rPr>
          <w:lang w:val="en-US"/>
        </w:rPr>
        <w:t>Savoie</w:t>
      </w:r>
      <w:proofErr w:type="spellEnd"/>
      <w:r w:rsidRPr="00580401">
        <w:rPr>
          <w:lang w:val="en-US"/>
        </w:rPr>
        <w:t xml:space="preserve"> has one production facility and one R&amp;D facility dedicated to </w:t>
      </w:r>
      <w:r w:rsidR="00AD1990" w:rsidRPr="00580401">
        <w:rPr>
          <w:lang w:val="en-US"/>
        </w:rPr>
        <w:t>synthetic</w:t>
      </w:r>
      <w:r w:rsidRPr="00580401">
        <w:rPr>
          <w:lang w:val="en-US"/>
        </w:rPr>
        <w:t xml:space="preserve"> graphite, both of them located in France.</w:t>
      </w:r>
    </w:p>
    <w:p w14:paraId="192566FC" w14:textId="77777777" w:rsidR="009A7180" w:rsidRPr="00580401" w:rsidRDefault="009A7180" w:rsidP="00EC498C">
      <w:pPr>
        <w:pStyle w:val="ITStandard"/>
        <w:rPr>
          <w:lang w:val="en-US"/>
        </w:rPr>
      </w:pPr>
      <w:r w:rsidRPr="00580401">
        <w:rPr>
          <w:lang w:val="en-US"/>
        </w:rPr>
        <w:t xml:space="preserve">Annex C presents the production value of Carbone </w:t>
      </w:r>
      <w:proofErr w:type="spellStart"/>
      <w:r w:rsidRPr="00580401">
        <w:rPr>
          <w:lang w:val="en-US"/>
        </w:rPr>
        <w:t>Savoie</w:t>
      </w:r>
      <w:proofErr w:type="spellEnd"/>
      <w:r w:rsidRPr="00580401">
        <w:rPr>
          <w:lang w:val="en-US"/>
        </w:rPr>
        <w:t xml:space="preserve"> by </w:t>
      </w:r>
      <w:proofErr w:type="spellStart"/>
      <w:r w:rsidRPr="00580401">
        <w:rPr>
          <w:lang w:val="en-US"/>
        </w:rPr>
        <w:t>Prodcom</w:t>
      </w:r>
      <w:proofErr w:type="spellEnd"/>
      <w:r w:rsidRPr="00580401">
        <w:rPr>
          <w:lang w:val="en-US"/>
        </w:rPr>
        <w:t xml:space="preserve"> from 2014 to 2018.</w:t>
      </w:r>
    </w:p>
    <w:p w14:paraId="192566FD" w14:textId="77777777" w:rsidR="008546DA" w:rsidRPr="00580401" w:rsidRDefault="00E80D75" w:rsidP="00EC498C">
      <w:pPr>
        <w:pStyle w:val="ITStandard"/>
        <w:rPr>
          <w:lang w:val="en-US"/>
        </w:rPr>
      </w:pPr>
      <w:r w:rsidRPr="00580401">
        <w:rPr>
          <w:lang w:val="en-US"/>
        </w:rPr>
        <w:t>The vast majority of lithium-ion batteries use graphite powder as an anode material. Graphite materials are either synthetically-produced (</w:t>
      </w:r>
      <w:r w:rsidR="00AD1990" w:rsidRPr="00580401">
        <w:rPr>
          <w:lang w:val="en-US"/>
        </w:rPr>
        <w:t>synthetic</w:t>
      </w:r>
      <w:r w:rsidRPr="00580401">
        <w:rPr>
          <w:lang w:val="en-US"/>
        </w:rPr>
        <w:t xml:space="preserve"> graphite) or mined from the ground (natural graphite). </w:t>
      </w:r>
      <w:r w:rsidR="008546DA" w:rsidRPr="00580401">
        <w:rPr>
          <w:lang w:val="en-US"/>
        </w:rPr>
        <w:t xml:space="preserve">Natural graphite and </w:t>
      </w:r>
      <w:r w:rsidR="00AD1990" w:rsidRPr="00580401">
        <w:rPr>
          <w:lang w:val="en-US"/>
        </w:rPr>
        <w:t>synthetic</w:t>
      </w:r>
      <w:r w:rsidR="008546DA" w:rsidRPr="00580401">
        <w:rPr>
          <w:lang w:val="en-US"/>
        </w:rPr>
        <w:t xml:space="preserve"> graphite can be identified as substitute goods when it comes to the graphite</w:t>
      </w:r>
      <w:r w:rsidR="00A30039" w:rsidRPr="00580401">
        <w:rPr>
          <w:lang w:val="en-US"/>
        </w:rPr>
        <w:t>-</w:t>
      </w:r>
      <w:r w:rsidR="008546DA" w:rsidRPr="00580401">
        <w:rPr>
          <w:lang w:val="en-US"/>
        </w:rPr>
        <w:t>based battery anode material, one being able to replace the other.</w:t>
      </w:r>
    </w:p>
    <w:p w14:paraId="192566FE" w14:textId="77777777" w:rsidR="00A30039" w:rsidRPr="00580401" w:rsidRDefault="00A30039" w:rsidP="00EC498C">
      <w:pPr>
        <w:pStyle w:val="ITStandard"/>
        <w:rPr>
          <w:lang w:val="en-US"/>
        </w:rPr>
      </w:pPr>
      <w:r w:rsidRPr="00580401">
        <w:rPr>
          <w:lang w:val="en-US"/>
        </w:rPr>
        <w:t xml:space="preserve">Silicon has a number of advantages over graphite as an anode material and it is likely become a material of choice for the anode, as it increases the </w:t>
      </w:r>
      <w:r w:rsidR="00CD4B9A" w:rsidRPr="00580401">
        <w:rPr>
          <w:lang w:val="en-US"/>
        </w:rPr>
        <w:t>capacity</w:t>
      </w:r>
      <w:r w:rsidRPr="00580401">
        <w:rPr>
          <w:lang w:val="en-US"/>
        </w:rPr>
        <w:t xml:space="preserve"> of the battery. Silicon-based anodes are still under development they could</w:t>
      </w:r>
      <w:r w:rsidR="00CD4B9A" w:rsidRPr="00580401">
        <w:rPr>
          <w:lang w:val="en-US"/>
        </w:rPr>
        <w:t xml:space="preserve"> be in commercial use by 2023 for small size batteries. Due to the important swelling of silicon-based anode materials and its subsequent risk of explosion, Silicon-based anodes are unlikely to develop for </w:t>
      </w:r>
      <w:proofErr w:type="spellStart"/>
      <w:r w:rsidR="00CD4B9A" w:rsidRPr="00580401">
        <w:rPr>
          <w:lang w:val="en-US"/>
        </w:rPr>
        <w:t>Electricle</w:t>
      </w:r>
      <w:proofErr w:type="spellEnd"/>
      <w:r w:rsidR="00CD4B9A" w:rsidRPr="00580401">
        <w:rPr>
          <w:lang w:val="en-US"/>
        </w:rPr>
        <w:t xml:space="preserve"> vehicles in the short term</w:t>
      </w:r>
      <w:r w:rsidRPr="00580401">
        <w:rPr>
          <w:lang w:val="en-US"/>
        </w:rPr>
        <w:t xml:space="preserve">. The other anode materials used in Li-ion batteries are lithium </w:t>
      </w:r>
      <w:proofErr w:type="spellStart"/>
      <w:r w:rsidRPr="00580401">
        <w:rPr>
          <w:lang w:val="en-US"/>
        </w:rPr>
        <w:t>titane</w:t>
      </w:r>
      <w:proofErr w:type="spellEnd"/>
      <w:r w:rsidRPr="00580401">
        <w:rPr>
          <w:lang w:val="en-US"/>
        </w:rPr>
        <w:t xml:space="preserve"> </w:t>
      </w:r>
      <w:proofErr w:type="spellStart"/>
      <w:r w:rsidRPr="00580401">
        <w:rPr>
          <w:lang w:val="en-US"/>
        </w:rPr>
        <w:t>oxyde</w:t>
      </w:r>
      <w:proofErr w:type="spellEnd"/>
      <w:r w:rsidRPr="00580401">
        <w:rPr>
          <w:lang w:val="en-US"/>
        </w:rPr>
        <w:t xml:space="preserve"> (LTO) and carbon.</w:t>
      </w:r>
    </w:p>
    <w:p w14:paraId="192566FF" w14:textId="77777777" w:rsidR="00397270" w:rsidRPr="00580401" w:rsidRDefault="00397270" w:rsidP="00EC498C">
      <w:pPr>
        <w:pStyle w:val="ITStandard"/>
        <w:rPr>
          <w:lang w:val="en-US"/>
        </w:rPr>
      </w:pPr>
      <w:r w:rsidRPr="00580401">
        <w:rPr>
          <w:lang w:val="en-US"/>
        </w:rPr>
        <w:t xml:space="preserve">Within the IPCEI on Batteries framework, </w:t>
      </w:r>
      <w:r w:rsidR="00E80D75" w:rsidRPr="00580401">
        <w:rPr>
          <w:lang w:val="en-US"/>
        </w:rPr>
        <w:t xml:space="preserve">Carbone </w:t>
      </w:r>
      <w:proofErr w:type="spellStart"/>
      <w:r w:rsidR="00E80D75" w:rsidRPr="00580401">
        <w:rPr>
          <w:lang w:val="en-US"/>
        </w:rPr>
        <w:t>Savoie</w:t>
      </w:r>
      <w:proofErr w:type="spellEnd"/>
      <w:r w:rsidR="00E80D75" w:rsidRPr="00580401">
        <w:rPr>
          <w:lang w:val="en-US"/>
        </w:rPr>
        <w:t xml:space="preserve"> </w:t>
      </w:r>
      <w:r w:rsidRPr="00580401">
        <w:rPr>
          <w:lang w:val="en-US"/>
        </w:rPr>
        <w:t xml:space="preserve">intends to develop two innovative products. Firstly, battery designed synthetic graphite blocks obtained with the </w:t>
      </w:r>
      <w:r w:rsidR="00CD4B9A" w:rsidRPr="00580401">
        <w:rPr>
          <w:lang w:val="en-US"/>
        </w:rPr>
        <w:t xml:space="preserve">energy efficient, sustainable </w:t>
      </w:r>
      <w:r w:rsidRPr="00580401">
        <w:rPr>
          <w:lang w:val="en-US"/>
        </w:rPr>
        <w:t xml:space="preserve">LWG technology; and secondly, </w:t>
      </w:r>
      <w:r w:rsidR="00AD1990" w:rsidRPr="00580401">
        <w:rPr>
          <w:lang w:val="en-US"/>
        </w:rPr>
        <w:t>synthetic</w:t>
      </w:r>
      <w:r w:rsidRPr="00580401">
        <w:rPr>
          <w:lang w:val="en-US"/>
        </w:rPr>
        <w:t xml:space="preserve"> graphite powders, made from these blocks, for anode application in Lithium ion cells for electric mobility.</w:t>
      </w:r>
    </w:p>
    <w:p w14:paraId="19256700" w14:textId="77777777" w:rsidR="000C4A4D" w:rsidRPr="00580401" w:rsidRDefault="00397270" w:rsidP="00EC498C">
      <w:pPr>
        <w:pStyle w:val="ITStandard"/>
        <w:rPr>
          <w:lang w:val="en-US"/>
        </w:rPr>
      </w:pPr>
      <w:r w:rsidRPr="00580401">
        <w:rPr>
          <w:lang w:val="en-US"/>
        </w:rPr>
        <w:t xml:space="preserve">The core of Carbone </w:t>
      </w:r>
      <w:proofErr w:type="spellStart"/>
      <w:r w:rsidRPr="00580401">
        <w:rPr>
          <w:lang w:val="en-US"/>
        </w:rPr>
        <w:t>Savoie’s</w:t>
      </w:r>
      <w:proofErr w:type="spellEnd"/>
      <w:r w:rsidRPr="00580401">
        <w:rPr>
          <w:lang w:val="en-US"/>
        </w:rPr>
        <w:t xml:space="preserve"> innovative project is to apply the LWG graphitization technology to Battery Anode Material (BAM). Today, this </w:t>
      </w:r>
      <w:r w:rsidR="00A21D11" w:rsidRPr="00580401">
        <w:rPr>
          <w:lang w:val="en-US"/>
        </w:rPr>
        <w:t>technology</w:t>
      </w:r>
      <w:r w:rsidRPr="00580401">
        <w:rPr>
          <w:lang w:val="en-US"/>
        </w:rPr>
        <w:t xml:space="preserve"> </w:t>
      </w:r>
      <w:r w:rsidR="00CD4B9A" w:rsidRPr="00580401">
        <w:rPr>
          <w:lang w:val="en-US"/>
        </w:rPr>
        <w:t xml:space="preserve">has been used and regularly improved </w:t>
      </w:r>
      <w:r w:rsidRPr="00580401">
        <w:rPr>
          <w:lang w:val="en-US"/>
        </w:rPr>
        <w:t xml:space="preserve">for other applications such as the production of graphite electrode for the steel industry or the production of cathode for the </w:t>
      </w:r>
      <w:proofErr w:type="spellStart"/>
      <w:r w:rsidRPr="00580401">
        <w:rPr>
          <w:lang w:val="en-US"/>
        </w:rPr>
        <w:t>alumin</w:t>
      </w:r>
      <w:r w:rsidR="00E95AEA" w:rsidRPr="00580401">
        <w:rPr>
          <w:lang w:val="en-US"/>
        </w:rPr>
        <w:t>i</w:t>
      </w:r>
      <w:r w:rsidRPr="00580401">
        <w:rPr>
          <w:lang w:val="en-US"/>
        </w:rPr>
        <w:t>um</w:t>
      </w:r>
      <w:proofErr w:type="spellEnd"/>
      <w:r w:rsidRPr="00580401">
        <w:rPr>
          <w:lang w:val="en-US"/>
        </w:rPr>
        <w:t xml:space="preserve"> industry. Only a very small percentage (&lt;5%) of anode material for battery application is produced wit</w:t>
      </w:r>
      <w:r w:rsidR="00E95AEA" w:rsidRPr="00580401">
        <w:rPr>
          <w:lang w:val="en-US"/>
        </w:rPr>
        <w:t>h</w:t>
      </w:r>
      <w:r w:rsidRPr="00580401">
        <w:rPr>
          <w:lang w:val="en-US"/>
        </w:rPr>
        <w:t xml:space="preserve"> </w:t>
      </w:r>
      <w:r w:rsidR="00CD4B9A" w:rsidRPr="00580401">
        <w:rPr>
          <w:lang w:val="en-US"/>
        </w:rPr>
        <w:t xml:space="preserve">a combination of blocks and </w:t>
      </w:r>
      <w:r w:rsidRPr="00580401">
        <w:rPr>
          <w:lang w:val="en-US"/>
        </w:rPr>
        <w:t>LWG graphitization technology</w:t>
      </w:r>
      <w:r w:rsidR="00E95AEA" w:rsidRPr="00580401">
        <w:rPr>
          <w:lang w:val="en-US"/>
        </w:rPr>
        <w:t xml:space="preserve">. </w:t>
      </w:r>
      <w:r w:rsidR="00CD4B9A" w:rsidRPr="00580401">
        <w:rPr>
          <w:lang w:val="en-US"/>
        </w:rPr>
        <w:t xml:space="preserve">The only graphite manufacturer that uses such technology is SGL Carbon (tolling for Hitachi Chemicals) but for less than 2,000 tons per year. </w:t>
      </w:r>
      <w:r w:rsidR="00E95AEA" w:rsidRPr="00580401">
        <w:rPr>
          <w:lang w:val="en-US"/>
        </w:rPr>
        <w:t>It is</w:t>
      </w:r>
      <w:r w:rsidRPr="00580401">
        <w:rPr>
          <w:lang w:val="en-US"/>
        </w:rPr>
        <w:t xml:space="preserve"> a competing technology</w:t>
      </w:r>
      <w:r w:rsidR="00CD4B9A" w:rsidRPr="00580401">
        <w:rPr>
          <w:lang w:val="en-US"/>
        </w:rPr>
        <w:t xml:space="preserve">, called Acheson, </w:t>
      </w:r>
      <w:r w:rsidR="0024521D" w:rsidRPr="00580401">
        <w:rPr>
          <w:lang w:val="en-US"/>
        </w:rPr>
        <w:t>that has the lion share</w:t>
      </w:r>
      <w:r w:rsidRPr="00580401">
        <w:rPr>
          <w:lang w:val="en-US"/>
        </w:rPr>
        <w:t xml:space="preserve"> </w:t>
      </w:r>
      <w:r w:rsidR="00A501CC" w:rsidRPr="00580401">
        <w:rPr>
          <w:lang w:val="en-US"/>
        </w:rPr>
        <w:t>for the production of battery anode material</w:t>
      </w:r>
      <w:r w:rsidR="00CD4B9A" w:rsidRPr="00580401">
        <w:rPr>
          <w:lang w:val="en-US"/>
        </w:rPr>
        <w:t>.</w:t>
      </w:r>
      <w:r w:rsidR="00A501CC" w:rsidRPr="00580401">
        <w:rPr>
          <w:lang w:val="en-US"/>
        </w:rPr>
        <w:t xml:space="preserve"> Asian manufacturers, in particular, use the Acheson technology.</w:t>
      </w:r>
    </w:p>
    <w:p w14:paraId="19256701" w14:textId="77777777" w:rsidR="00A501CC" w:rsidRPr="00580401" w:rsidRDefault="00A501CC" w:rsidP="00EC498C">
      <w:pPr>
        <w:pStyle w:val="ITStandard"/>
        <w:rPr>
          <w:lang w:val="en-US"/>
        </w:rPr>
      </w:pPr>
      <w:r w:rsidRPr="00580401">
        <w:rPr>
          <w:lang w:val="en-US"/>
        </w:rPr>
        <w:t xml:space="preserve">Thus, as of today, the main road to the market of graphite powders for anode application in Lithium-ion electrolytes is the usage of Acheson graphitization technology. </w:t>
      </w:r>
      <w:r w:rsidR="0020782C" w:rsidRPr="00580401">
        <w:rPr>
          <w:lang w:val="en-US"/>
        </w:rPr>
        <w:t xml:space="preserve">In the IPCEI on Batteries, </w:t>
      </w:r>
      <w:r w:rsidRPr="00580401">
        <w:rPr>
          <w:lang w:val="en-US"/>
        </w:rPr>
        <w:t xml:space="preserve">Carbone </w:t>
      </w:r>
      <w:proofErr w:type="spellStart"/>
      <w:r w:rsidRPr="00580401">
        <w:rPr>
          <w:lang w:val="en-US"/>
        </w:rPr>
        <w:t>Savoie</w:t>
      </w:r>
      <w:proofErr w:type="spellEnd"/>
      <w:r w:rsidRPr="00580401">
        <w:rPr>
          <w:lang w:val="en-US"/>
        </w:rPr>
        <w:t xml:space="preserve"> wants to innovate by producing </w:t>
      </w:r>
      <w:r w:rsidR="00CD4B9A" w:rsidRPr="00580401">
        <w:rPr>
          <w:lang w:val="en-US"/>
        </w:rPr>
        <w:t>high-quality</w:t>
      </w:r>
      <w:r w:rsidR="006C4D9E" w:rsidRPr="00580401">
        <w:rPr>
          <w:lang w:val="en-US"/>
        </w:rPr>
        <w:t>, low-cost, low-CO2</w:t>
      </w:r>
      <w:r w:rsidRPr="00580401">
        <w:rPr>
          <w:lang w:val="en-US"/>
        </w:rPr>
        <w:t xml:space="preserve"> powders </w:t>
      </w:r>
      <w:r w:rsidR="006C4D9E" w:rsidRPr="00580401">
        <w:rPr>
          <w:lang w:val="en-US"/>
        </w:rPr>
        <w:t>from</w:t>
      </w:r>
      <w:r w:rsidRPr="00580401">
        <w:rPr>
          <w:lang w:val="en-US"/>
        </w:rPr>
        <w:t xml:space="preserve"> LWG graphitized blocks and by improving the yield and therefore reducing cost with innovative methods of milling, grinding, shaping and coating of graphite blocks.</w:t>
      </w:r>
    </w:p>
    <w:p w14:paraId="19256702" w14:textId="77777777" w:rsidR="0020782C" w:rsidRPr="00580401" w:rsidRDefault="0020782C" w:rsidP="00EC498C">
      <w:pPr>
        <w:pStyle w:val="ITStandard"/>
        <w:rPr>
          <w:lang w:val="en-US"/>
        </w:rPr>
      </w:pPr>
      <w:r w:rsidRPr="00580401">
        <w:rPr>
          <w:lang w:val="en-US"/>
        </w:rPr>
        <w:t xml:space="preserve">Carbone </w:t>
      </w:r>
      <w:proofErr w:type="spellStart"/>
      <w:r w:rsidRPr="00580401">
        <w:rPr>
          <w:lang w:val="en-US"/>
        </w:rPr>
        <w:t>Savoie</w:t>
      </w:r>
      <w:proofErr w:type="spellEnd"/>
      <w:r w:rsidRPr="00580401">
        <w:rPr>
          <w:lang w:val="en-US"/>
        </w:rPr>
        <w:t xml:space="preserve"> intends to sell battery designed synthetic graphite blocks to graphite powders experts </w:t>
      </w:r>
      <w:r w:rsidR="00A8268D" w:rsidRPr="00580401">
        <w:rPr>
          <w:lang w:val="en-US"/>
        </w:rPr>
        <w:t xml:space="preserve">(including backward integrated cell manufacturers such as Hitachi) </w:t>
      </w:r>
      <w:r w:rsidRPr="00580401">
        <w:rPr>
          <w:lang w:val="en-US"/>
        </w:rPr>
        <w:t xml:space="preserve">and the anode material for battery </w:t>
      </w:r>
      <w:r w:rsidR="00A8268D" w:rsidRPr="00580401">
        <w:rPr>
          <w:lang w:val="en-US"/>
        </w:rPr>
        <w:t xml:space="preserve">(synthetic graphite powders) </w:t>
      </w:r>
      <w:r w:rsidRPr="00580401">
        <w:rPr>
          <w:lang w:val="en-US"/>
        </w:rPr>
        <w:t>directly to cell manufacturers.</w:t>
      </w:r>
    </w:p>
    <w:p w14:paraId="19256703" w14:textId="77777777" w:rsidR="0020782C" w:rsidRPr="00580401" w:rsidRDefault="00E80D75" w:rsidP="00EC498C">
      <w:pPr>
        <w:pStyle w:val="ITStandard"/>
        <w:rPr>
          <w:lang w:val="en-US"/>
        </w:rPr>
      </w:pPr>
      <w:r w:rsidRPr="00580401">
        <w:rPr>
          <w:lang w:val="en-US"/>
        </w:rPr>
        <w:lastRenderedPageBreak/>
        <w:t>B</w:t>
      </w:r>
      <w:r w:rsidR="0020782C" w:rsidRPr="00580401">
        <w:rPr>
          <w:lang w:val="en-US"/>
        </w:rPr>
        <w:t xml:space="preserve">oth </w:t>
      </w:r>
      <w:r w:rsidRPr="00580401">
        <w:rPr>
          <w:lang w:val="en-US"/>
        </w:rPr>
        <w:t xml:space="preserve">innovative </w:t>
      </w:r>
      <w:r w:rsidR="0020782C" w:rsidRPr="00580401">
        <w:rPr>
          <w:lang w:val="en-US"/>
        </w:rPr>
        <w:t xml:space="preserve">products </w:t>
      </w:r>
      <w:r w:rsidRPr="00580401">
        <w:rPr>
          <w:lang w:val="en-US"/>
        </w:rPr>
        <w:t xml:space="preserve">are </w:t>
      </w:r>
      <w:r w:rsidR="0020782C" w:rsidRPr="00580401">
        <w:rPr>
          <w:lang w:val="en-US"/>
        </w:rPr>
        <w:t>destined to battery anode material</w:t>
      </w:r>
      <w:r w:rsidRPr="00580401">
        <w:rPr>
          <w:lang w:val="en-US"/>
        </w:rPr>
        <w:t>. Therefore,</w:t>
      </w:r>
      <w:r w:rsidR="0020782C" w:rsidRPr="00580401">
        <w:rPr>
          <w:lang w:val="en-US"/>
        </w:rPr>
        <w:t xml:space="preserve"> the relevant product market that could be potentially affected by the </w:t>
      </w:r>
      <w:r w:rsidR="00A8268D" w:rsidRPr="00580401">
        <w:rPr>
          <w:lang w:val="en-US"/>
        </w:rPr>
        <w:t>S</w:t>
      </w:r>
      <w:r w:rsidR="0020782C" w:rsidRPr="00580401">
        <w:rPr>
          <w:lang w:val="en-US"/>
        </w:rPr>
        <w:t xml:space="preserve">tate aid </w:t>
      </w:r>
      <w:r w:rsidR="00A8268D" w:rsidRPr="00580401">
        <w:rPr>
          <w:lang w:val="en-US"/>
        </w:rPr>
        <w:t xml:space="preserve">from France to Carbone </w:t>
      </w:r>
      <w:proofErr w:type="spellStart"/>
      <w:r w:rsidR="00A8268D" w:rsidRPr="00580401">
        <w:rPr>
          <w:lang w:val="en-US"/>
        </w:rPr>
        <w:t>Savoie</w:t>
      </w:r>
      <w:proofErr w:type="spellEnd"/>
      <w:r w:rsidR="00A8268D" w:rsidRPr="00580401">
        <w:rPr>
          <w:lang w:val="en-US"/>
        </w:rPr>
        <w:t xml:space="preserve"> </w:t>
      </w:r>
      <w:r w:rsidR="0020782C" w:rsidRPr="00580401">
        <w:rPr>
          <w:lang w:val="en-US"/>
        </w:rPr>
        <w:t xml:space="preserve">is the market for </w:t>
      </w:r>
      <w:r w:rsidRPr="00580401">
        <w:rPr>
          <w:lang w:val="en-US"/>
        </w:rPr>
        <w:t xml:space="preserve">battery </w:t>
      </w:r>
      <w:r w:rsidR="0020782C" w:rsidRPr="00580401">
        <w:rPr>
          <w:lang w:val="en-US"/>
        </w:rPr>
        <w:t>anode material</w:t>
      </w:r>
      <w:r w:rsidRPr="00580401">
        <w:rPr>
          <w:lang w:val="en-US"/>
        </w:rPr>
        <w:t>.</w:t>
      </w:r>
    </w:p>
    <w:p w14:paraId="19256704" w14:textId="77777777" w:rsidR="00E80D75" w:rsidRPr="00580401" w:rsidRDefault="00E80D75" w:rsidP="00EC498C">
      <w:pPr>
        <w:pStyle w:val="ITStandard"/>
        <w:rPr>
          <w:lang w:val="en-US"/>
        </w:rPr>
      </w:pPr>
      <w:r w:rsidRPr="00580401">
        <w:rPr>
          <w:lang w:val="en-US"/>
        </w:rPr>
        <w:t>These products can be imported in Europe from Asia as it is today to serve the battery industry. There are limited logistical obstacles to the transportation of material and no specific barrier to the entry on the European market (such as custom duties or standards). Cell manufacturers will organize their supply chain based on Battery Anode Material cost and product performance looking at all options available across the globe.</w:t>
      </w:r>
    </w:p>
    <w:p w14:paraId="19256705" w14:textId="77777777" w:rsidR="00385EEB" w:rsidRPr="00580401" w:rsidRDefault="00385EEB" w:rsidP="00EC498C">
      <w:pPr>
        <w:pStyle w:val="ITStandard"/>
        <w:rPr>
          <w:lang w:val="en-US"/>
        </w:rPr>
      </w:pPr>
      <w:r w:rsidRPr="00580401">
        <w:rPr>
          <w:lang w:val="en-US"/>
        </w:rPr>
        <w:t xml:space="preserve">Therefore, the relevant product market that could be potentially affected by the State aid from France to Carbone </w:t>
      </w:r>
      <w:proofErr w:type="spellStart"/>
      <w:r w:rsidRPr="00580401">
        <w:rPr>
          <w:lang w:val="en-US"/>
        </w:rPr>
        <w:t>Savoie</w:t>
      </w:r>
      <w:proofErr w:type="spellEnd"/>
      <w:r w:rsidRPr="00580401">
        <w:rPr>
          <w:lang w:val="en-US"/>
        </w:rPr>
        <w:t xml:space="preserve"> is the </w:t>
      </w:r>
      <w:r w:rsidR="00B15157" w:rsidRPr="00580401">
        <w:rPr>
          <w:lang w:val="en-US"/>
        </w:rPr>
        <w:t>global</w:t>
      </w:r>
      <w:r w:rsidRPr="00580401">
        <w:rPr>
          <w:lang w:val="en-US"/>
        </w:rPr>
        <w:t xml:space="preserve"> market for battery anode material.</w:t>
      </w:r>
    </w:p>
    <w:p w14:paraId="19256706" w14:textId="77777777" w:rsidR="00824810" w:rsidRPr="00580401" w:rsidRDefault="00824810" w:rsidP="00136E30">
      <w:pPr>
        <w:pStyle w:val="ITAbsatzohneNr"/>
        <w:spacing w:after="120"/>
        <w:jc w:val="both"/>
        <w:rPr>
          <w:lang w:val="en-US"/>
        </w:rPr>
      </w:pPr>
    </w:p>
    <w:p w14:paraId="19256707" w14:textId="77777777" w:rsidR="00504B99" w:rsidRPr="00580401" w:rsidRDefault="00504B99" w:rsidP="009944BE">
      <w:pPr>
        <w:pStyle w:val="N2"/>
        <w:rPr>
          <w:lang w:val="en-US"/>
        </w:rPr>
      </w:pPr>
      <w:bookmarkStart w:id="200" w:name="_Toc14173803"/>
      <w:bookmarkStart w:id="201" w:name="_Toc14186568"/>
      <w:bookmarkStart w:id="202" w:name="_Toc14186652"/>
      <w:bookmarkStart w:id="203" w:name="_Toc14173804"/>
      <w:bookmarkStart w:id="204" w:name="_Toc14186569"/>
      <w:bookmarkStart w:id="205" w:name="_Toc14186653"/>
      <w:bookmarkStart w:id="206" w:name="_Toc14173805"/>
      <w:bookmarkStart w:id="207" w:name="_Toc14186570"/>
      <w:bookmarkStart w:id="208" w:name="_Toc14186654"/>
      <w:bookmarkStart w:id="209" w:name="_Toc24646005"/>
      <w:bookmarkEnd w:id="200"/>
      <w:bookmarkEnd w:id="201"/>
      <w:bookmarkEnd w:id="202"/>
      <w:bookmarkEnd w:id="203"/>
      <w:bookmarkEnd w:id="204"/>
      <w:bookmarkEnd w:id="205"/>
      <w:bookmarkEnd w:id="206"/>
      <w:bookmarkEnd w:id="207"/>
      <w:bookmarkEnd w:id="208"/>
      <w:r w:rsidRPr="00580401">
        <w:rPr>
          <w:lang w:val="en-US"/>
        </w:rPr>
        <w:t xml:space="preserve">No </w:t>
      </w:r>
      <w:r w:rsidR="006B46FF" w:rsidRPr="00580401">
        <w:rPr>
          <w:lang w:val="en-US"/>
        </w:rPr>
        <w:t xml:space="preserve">creation nor </w:t>
      </w:r>
      <w:r w:rsidRPr="00580401">
        <w:rPr>
          <w:lang w:val="en-US"/>
        </w:rPr>
        <w:t>strengthening of market power</w:t>
      </w:r>
      <w:bookmarkEnd w:id="209"/>
    </w:p>
    <w:p w14:paraId="19256708" w14:textId="77777777" w:rsidR="009A354C" w:rsidRPr="00580401" w:rsidRDefault="004660A4" w:rsidP="004660A4">
      <w:pPr>
        <w:pStyle w:val="ITAbsatzohneNr"/>
        <w:jc w:val="both"/>
        <w:rPr>
          <w:sz w:val="22"/>
          <w:szCs w:val="22"/>
          <w:lang w:val="en-US"/>
        </w:rPr>
      </w:pPr>
      <w:r w:rsidRPr="00580401">
        <w:rPr>
          <w:sz w:val="22"/>
          <w:szCs w:val="22"/>
          <w:lang w:val="en-US"/>
        </w:rPr>
        <w:t xml:space="preserve">In 2018, </w:t>
      </w:r>
      <w:proofErr w:type="spellStart"/>
      <w:r w:rsidRPr="00580401">
        <w:rPr>
          <w:sz w:val="22"/>
          <w:szCs w:val="22"/>
          <w:lang w:val="en-US"/>
        </w:rPr>
        <w:t>Avicenne</w:t>
      </w:r>
      <w:proofErr w:type="spellEnd"/>
      <w:r w:rsidRPr="00580401">
        <w:rPr>
          <w:sz w:val="22"/>
          <w:szCs w:val="22"/>
          <w:lang w:val="en-US"/>
        </w:rPr>
        <w:t xml:space="preserve"> Energy, a consulting company specialized in the battery supply chain, considered that the world sales of graphite powders for lithium-ion batteries applications accounted to 180,000 tons per year. As described in the table below, the battery anode material market is exclusively addressed by Chinese (80%) and Japanese suppliers (20%).</w:t>
      </w:r>
    </w:p>
    <w:p w14:paraId="19256709" w14:textId="77777777" w:rsidR="004660A4" w:rsidRPr="00580401" w:rsidRDefault="004660A4" w:rsidP="004D168E">
      <w:pPr>
        <w:pStyle w:val="ITAbsatzohneNr"/>
        <w:jc w:val="both"/>
        <w:rPr>
          <w:sz w:val="22"/>
          <w:szCs w:val="22"/>
          <w:lang w:val="en-US"/>
        </w:rPr>
      </w:pPr>
      <w:r w:rsidRPr="00580401">
        <w:rPr>
          <w:rFonts w:ascii="Times New Roman" w:hAnsi="Times New Roman"/>
          <w:noProof/>
          <w:sz w:val="24"/>
          <w:lang w:val="fr-FR" w:eastAsia="fr-FR"/>
        </w:rPr>
        <w:drawing>
          <wp:anchor distT="0" distB="0" distL="114300" distR="114300" simplePos="0" relativeHeight="251646976" behindDoc="0" locked="0" layoutInCell="1" allowOverlap="1" wp14:anchorId="19256792" wp14:editId="19256793">
            <wp:simplePos x="0" y="0"/>
            <wp:positionH relativeFrom="column">
              <wp:posOffset>13970</wp:posOffset>
            </wp:positionH>
            <wp:positionV relativeFrom="paragraph">
              <wp:posOffset>187325</wp:posOffset>
            </wp:positionV>
            <wp:extent cx="5760720" cy="2653030"/>
            <wp:effectExtent l="0" t="0" r="5080" b="1270"/>
            <wp:wrapSquare wrapText="bothSides"/>
            <wp:docPr id="14"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5760720" cy="2653030"/>
                    </a:xfrm>
                    <a:prstGeom prst="rect">
                      <a:avLst/>
                    </a:prstGeom>
                    <a:ln>
                      <a:noFill/>
                      <a:prstDash/>
                    </a:ln>
                  </pic:spPr>
                </pic:pic>
              </a:graphicData>
            </a:graphic>
            <wp14:sizeRelH relativeFrom="page">
              <wp14:pctWidth>0</wp14:pctWidth>
            </wp14:sizeRelH>
            <wp14:sizeRelV relativeFrom="page">
              <wp14:pctHeight>0</wp14:pctHeight>
            </wp14:sizeRelV>
          </wp:anchor>
        </w:drawing>
      </w:r>
    </w:p>
    <w:p w14:paraId="1925670A" w14:textId="77777777" w:rsidR="00155286" w:rsidRPr="00580401" w:rsidRDefault="004660A4" w:rsidP="004D168E">
      <w:pPr>
        <w:pStyle w:val="Caption"/>
        <w:tabs>
          <w:tab w:val="left" w:pos="851"/>
        </w:tabs>
        <w:rPr>
          <w:sz w:val="22"/>
          <w:szCs w:val="22"/>
          <w:lang w:val="en-US"/>
        </w:rPr>
      </w:pPr>
      <w:bookmarkStart w:id="210" w:name="_Ref14197328"/>
      <w:r w:rsidRPr="00580401">
        <w:rPr>
          <w:lang w:val="en-US"/>
        </w:rPr>
        <w:t xml:space="preserve">Table </w:t>
      </w:r>
      <w:r w:rsidRPr="00580401">
        <w:rPr>
          <w:lang w:val="en-US"/>
        </w:rPr>
        <w:fldChar w:fldCharType="begin"/>
      </w:r>
      <w:r w:rsidRPr="00580401">
        <w:rPr>
          <w:lang w:val="en-US"/>
        </w:rPr>
        <w:instrText xml:space="preserve"> SEQ Tableau \* ARABIC </w:instrText>
      </w:r>
      <w:r w:rsidRPr="00580401">
        <w:rPr>
          <w:lang w:val="en-US"/>
        </w:rPr>
        <w:fldChar w:fldCharType="separate"/>
      </w:r>
      <w:r w:rsidRPr="00580401">
        <w:rPr>
          <w:noProof/>
          <w:lang w:val="en-US"/>
        </w:rPr>
        <w:t>1</w:t>
      </w:r>
      <w:r w:rsidRPr="00580401">
        <w:rPr>
          <w:lang w:val="en-US"/>
        </w:rPr>
        <w:fldChar w:fldCharType="end"/>
      </w:r>
      <w:bookmarkEnd w:id="210"/>
      <w:r w:rsidRPr="00580401">
        <w:rPr>
          <w:lang w:val="en-US"/>
        </w:rPr>
        <w:tab/>
        <w:t xml:space="preserve">Main players on the global market for Battery Anode Material (source: </w:t>
      </w:r>
      <w:proofErr w:type="spellStart"/>
      <w:r w:rsidRPr="00580401">
        <w:rPr>
          <w:lang w:val="en-US"/>
        </w:rPr>
        <w:t>Avicenne</w:t>
      </w:r>
      <w:proofErr w:type="spellEnd"/>
      <w:r w:rsidRPr="00580401">
        <w:rPr>
          <w:lang w:val="en-US"/>
        </w:rPr>
        <w:t xml:space="preserve"> Energy)</w:t>
      </w:r>
    </w:p>
    <w:p w14:paraId="1925670B" w14:textId="77777777" w:rsidR="0024527F" w:rsidRPr="00580401" w:rsidRDefault="0024527F" w:rsidP="0024527F">
      <w:pPr>
        <w:pStyle w:val="ITAbsatzohneNr"/>
        <w:jc w:val="both"/>
        <w:rPr>
          <w:sz w:val="22"/>
          <w:szCs w:val="22"/>
          <w:lang w:val="en-US"/>
        </w:rPr>
      </w:pPr>
      <w:r w:rsidRPr="00580401">
        <w:rPr>
          <w:sz w:val="22"/>
          <w:szCs w:val="22"/>
          <w:lang w:val="en-US"/>
        </w:rPr>
        <w:t xml:space="preserve">It appears from this table that there is no European company in the top 13. In particular, </w:t>
      </w:r>
      <w:proofErr w:type="gramStart"/>
      <w:r w:rsidRPr="00580401">
        <w:rPr>
          <w:sz w:val="22"/>
          <w:szCs w:val="22"/>
          <w:lang w:val="en-US"/>
        </w:rPr>
        <w:t>As</w:t>
      </w:r>
      <w:proofErr w:type="gramEnd"/>
      <w:r w:rsidRPr="00580401">
        <w:rPr>
          <w:sz w:val="22"/>
          <w:szCs w:val="22"/>
          <w:lang w:val="en-US"/>
        </w:rPr>
        <w:t xml:space="preserve"> of today, Carbone </w:t>
      </w:r>
      <w:proofErr w:type="spellStart"/>
      <w:r w:rsidRPr="00580401">
        <w:rPr>
          <w:sz w:val="22"/>
          <w:szCs w:val="22"/>
          <w:lang w:val="en-US"/>
        </w:rPr>
        <w:t>Savoie</w:t>
      </w:r>
      <w:proofErr w:type="spellEnd"/>
      <w:r w:rsidRPr="00580401">
        <w:rPr>
          <w:sz w:val="22"/>
          <w:szCs w:val="22"/>
          <w:lang w:val="en-US"/>
        </w:rPr>
        <w:t xml:space="preserve"> has no activity on this market.</w:t>
      </w:r>
      <w:r w:rsidR="00A30039" w:rsidRPr="00580401">
        <w:rPr>
          <w:sz w:val="22"/>
          <w:szCs w:val="22"/>
          <w:lang w:val="en-US"/>
        </w:rPr>
        <w:t xml:space="preserve"> Moreover, the European battery anode material market is in its infancy.</w:t>
      </w:r>
    </w:p>
    <w:p w14:paraId="1925670C" w14:textId="77777777" w:rsidR="0024527F" w:rsidRPr="00580401" w:rsidRDefault="0024527F" w:rsidP="0024527F">
      <w:pPr>
        <w:pStyle w:val="ITAbsatzohneNr"/>
        <w:jc w:val="both"/>
        <w:rPr>
          <w:sz w:val="22"/>
          <w:szCs w:val="22"/>
          <w:lang w:val="en-US"/>
        </w:rPr>
      </w:pPr>
    </w:p>
    <w:p w14:paraId="1925670D" w14:textId="77777777" w:rsidR="00155286" w:rsidRPr="00580401" w:rsidRDefault="0024527F" w:rsidP="004D168E">
      <w:pPr>
        <w:pStyle w:val="ITAbsatzohneNr"/>
        <w:jc w:val="both"/>
        <w:rPr>
          <w:sz w:val="22"/>
          <w:szCs w:val="22"/>
          <w:lang w:val="en-US"/>
        </w:rPr>
      </w:pPr>
      <w:r w:rsidRPr="00580401">
        <w:rPr>
          <w:sz w:val="22"/>
          <w:szCs w:val="22"/>
          <w:lang w:val="en-US"/>
        </w:rPr>
        <w:t xml:space="preserve">In the IPCEI on Batteries, Carbone </w:t>
      </w:r>
      <w:proofErr w:type="spellStart"/>
      <w:r w:rsidRPr="00580401">
        <w:rPr>
          <w:sz w:val="22"/>
          <w:szCs w:val="22"/>
          <w:lang w:val="en-US"/>
        </w:rPr>
        <w:t>Savoie</w:t>
      </w:r>
      <w:proofErr w:type="spellEnd"/>
      <w:r w:rsidRPr="00580401">
        <w:rPr>
          <w:sz w:val="22"/>
          <w:szCs w:val="22"/>
          <w:lang w:val="en-US"/>
        </w:rPr>
        <w:t xml:space="preserve"> intends to build capacity of 15,000 tons</w:t>
      </w:r>
      <w:r w:rsidR="00115A6D" w:rsidRPr="00580401">
        <w:rPr>
          <w:sz w:val="22"/>
          <w:szCs w:val="22"/>
          <w:lang w:val="en-US"/>
        </w:rPr>
        <w:t xml:space="preserve">, which corresponds to the minimum efficient scale. </w:t>
      </w:r>
      <w:proofErr w:type="spellStart"/>
      <w:r w:rsidR="00115A6D" w:rsidRPr="00580401">
        <w:rPr>
          <w:sz w:val="22"/>
          <w:szCs w:val="22"/>
          <w:lang w:val="en-US"/>
        </w:rPr>
        <w:t>Avicenne</w:t>
      </w:r>
      <w:proofErr w:type="spellEnd"/>
      <w:r w:rsidR="00115A6D" w:rsidRPr="00580401">
        <w:rPr>
          <w:sz w:val="22"/>
          <w:szCs w:val="22"/>
          <w:lang w:val="en-US"/>
        </w:rPr>
        <w:t xml:space="preserve"> Energy estimates that the market for battery anode material will reach 664,000 tons per year by 2025 and 1,030,000 tons per year by 2030.</w:t>
      </w:r>
      <w:r w:rsidRPr="00580401">
        <w:rPr>
          <w:sz w:val="22"/>
          <w:szCs w:val="22"/>
          <w:lang w:val="en-US"/>
        </w:rPr>
        <w:t xml:space="preserve"> Therefore, assuming a full utilization of its capacity, Carbone </w:t>
      </w:r>
      <w:proofErr w:type="spellStart"/>
      <w:r w:rsidRPr="00580401">
        <w:rPr>
          <w:sz w:val="22"/>
          <w:szCs w:val="22"/>
          <w:lang w:val="en-US"/>
        </w:rPr>
        <w:t>Savoie</w:t>
      </w:r>
      <w:proofErr w:type="spellEnd"/>
      <w:r w:rsidRPr="00580401">
        <w:rPr>
          <w:sz w:val="22"/>
          <w:szCs w:val="22"/>
          <w:lang w:val="en-US"/>
        </w:rPr>
        <w:t xml:space="preserve"> could reach a market share of 1,</w:t>
      </w:r>
      <w:r w:rsidR="00F56383" w:rsidRPr="00580401">
        <w:rPr>
          <w:sz w:val="22"/>
          <w:szCs w:val="22"/>
          <w:lang w:val="en-US"/>
        </w:rPr>
        <w:t>5 </w:t>
      </w:r>
      <w:r w:rsidRPr="00580401">
        <w:rPr>
          <w:sz w:val="22"/>
          <w:szCs w:val="22"/>
          <w:lang w:val="en-US"/>
        </w:rPr>
        <w:t xml:space="preserve">% in 2030 on the </w:t>
      </w:r>
      <w:r w:rsidR="003A05E2" w:rsidRPr="00580401">
        <w:rPr>
          <w:sz w:val="22"/>
          <w:szCs w:val="22"/>
          <w:lang w:val="en-US"/>
        </w:rPr>
        <w:t xml:space="preserve">global </w:t>
      </w:r>
      <w:r w:rsidRPr="00580401">
        <w:rPr>
          <w:sz w:val="22"/>
          <w:szCs w:val="22"/>
          <w:lang w:val="en-US"/>
        </w:rPr>
        <w:t xml:space="preserve">market of </w:t>
      </w:r>
      <w:r w:rsidR="003A05E2" w:rsidRPr="00580401">
        <w:rPr>
          <w:sz w:val="22"/>
          <w:szCs w:val="22"/>
          <w:lang w:val="en-US"/>
        </w:rPr>
        <w:t xml:space="preserve">battery </w:t>
      </w:r>
      <w:r w:rsidRPr="00580401">
        <w:rPr>
          <w:sz w:val="22"/>
          <w:szCs w:val="22"/>
          <w:lang w:val="en-US"/>
        </w:rPr>
        <w:t>anode materials.</w:t>
      </w:r>
    </w:p>
    <w:p w14:paraId="1925670E" w14:textId="77777777" w:rsidR="00155286" w:rsidRPr="00580401" w:rsidRDefault="00155286" w:rsidP="004660A4">
      <w:pPr>
        <w:pStyle w:val="ITAbsatzohneNr"/>
        <w:jc w:val="both"/>
        <w:rPr>
          <w:sz w:val="22"/>
          <w:szCs w:val="22"/>
          <w:lang w:val="en-US"/>
        </w:rPr>
      </w:pPr>
    </w:p>
    <w:p w14:paraId="1925670F" w14:textId="77777777" w:rsidR="00F56383" w:rsidRPr="00580401" w:rsidRDefault="00F56383" w:rsidP="004660A4">
      <w:pPr>
        <w:pStyle w:val="ITAbsatzohneNr"/>
        <w:jc w:val="both"/>
        <w:rPr>
          <w:sz w:val="22"/>
          <w:szCs w:val="22"/>
          <w:lang w:val="en-US"/>
        </w:rPr>
      </w:pPr>
      <w:r w:rsidRPr="00580401">
        <w:rPr>
          <w:sz w:val="22"/>
          <w:szCs w:val="22"/>
          <w:lang w:val="en-US"/>
        </w:rPr>
        <w:lastRenderedPageBreak/>
        <w:t xml:space="preserve">Moreover, Carbone </w:t>
      </w:r>
      <w:proofErr w:type="spellStart"/>
      <w:r w:rsidRPr="00580401">
        <w:rPr>
          <w:sz w:val="22"/>
          <w:szCs w:val="22"/>
          <w:lang w:val="en-US"/>
        </w:rPr>
        <w:t>Savoie’s</w:t>
      </w:r>
      <w:proofErr w:type="spellEnd"/>
      <w:r w:rsidRPr="00580401">
        <w:rPr>
          <w:sz w:val="22"/>
          <w:szCs w:val="22"/>
          <w:lang w:val="en-US"/>
        </w:rPr>
        <w:t xml:space="preserve"> future customers will mainly be giant</w:t>
      </w:r>
      <w:r w:rsidR="00B32D04" w:rsidRPr="00580401">
        <w:rPr>
          <w:sz w:val="22"/>
          <w:szCs w:val="22"/>
          <w:lang w:val="en-US"/>
        </w:rPr>
        <w:t xml:space="preserve"> battery</w:t>
      </w:r>
      <w:r w:rsidRPr="00580401">
        <w:rPr>
          <w:sz w:val="22"/>
          <w:szCs w:val="22"/>
          <w:lang w:val="en-US"/>
        </w:rPr>
        <w:t xml:space="preserve"> cell manufacturer</w:t>
      </w:r>
      <w:r w:rsidR="00B32D04" w:rsidRPr="00580401">
        <w:rPr>
          <w:sz w:val="22"/>
          <w:szCs w:val="22"/>
          <w:lang w:val="en-US"/>
        </w:rPr>
        <w:t>s</w:t>
      </w:r>
      <w:r w:rsidRPr="00580401">
        <w:rPr>
          <w:sz w:val="22"/>
          <w:szCs w:val="22"/>
          <w:lang w:val="en-US"/>
        </w:rPr>
        <w:t>, with very strong buying power.</w:t>
      </w:r>
    </w:p>
    <w:p w14:paraId="19256710" w14:textId="77777777" w:rsidR="00F56383" w:rsidRPr="00580401" w:rsidRDefault="00F56383" w:rsidP="004660A4">
      <w:pPr>
        <w:pStyle w:val="ITAbsatzohneNr"/>
        <w:jc w:val="both"/>
        <w:rPr>
          <w:sz w:val="22"/>
          <w:szCs w:val="22"/>
          <w:lang w:val="en-US"/>
        </w:rPr>
      </w:pPr>
    </w:p>
    <w:p w14:paraId="19256711" w14:textId="77777777" w:rsidR="00F56383" w:rsidRPr="00580401" w:rsidRDefault="00F56383" w:rsidP="004D168E">
      <w:pPr>
        <w:pStyle w:val="ITAbsatzohneNr"/>
        <w:jc w:val="both"/>
        <w:rPr>
          <w:sz w:val="22"/>
          <w:szCs w:val="22"/>
          <w:lang w:val="en-US"/>
        </w:rPr>
      </w:pPr>
      <w:r w:rsidRPr="00580401">
        <w:rPr>
          <w:sz w:val="22"/>
          <w:szCs w:val="22"/>
          <w:lang w:val="en-US"/>
        </w:rPr>
        <w:t xml:space="preserve">Carbone </w:t>
      </w:r>
      <w:proofErr w:type="spellStart"/>
      <w:r w:rsidRPr="00580401">
        <w:rPr>
          <w:sz w:val="22"/>
          <w:szCs w:val="22"/>
          <w:lang w:val="en-US"/>
        </w:rPr>
        <w:t>Savoie's</w:t>
      </w:r>
      <w:proofErr w:type="spellEnd"/>
      <w:r w:rsidRPr="00580401">
        <w:rPr>
          <w:sz w:val="22"/>
          <w:szCs w:val="22"/>
          <w:lang w:val="en-US"/>
        </w:rPr>
        <w:t xml:space="preserve"> actual and future market position, the presence of very strong established competitors, the anticipated growth of the market and the strong buying power of its future customers make it reasonable to assume that the State aid from France to the company will not create nor strengthen any market power.</w:t>
      </w:r>
      <w:r w:rsidR="00B32D04" w:rsidRPr="00580401">
        <w:rPr>
          <w:sz w:val="22"/>
          <w:szCs w:val="22"/>
          <w:lang w:val="en-US"/>
        </w:rPr>
        <w:t xml:space="preserve"> As a new entrant, Carbone </w:t>
      </w:r>
      <w:proofErr w:type="spellStart"/>
      <w:r w:rsidR="00B32D04" w:rsidRPr="00580401">
        <w:rPr>
          <w:sz w:val="22"/>
          <w:szCs w:val="22"/>
          <w:lang w:val="en-US"/>
        </w:rPr>
        <w:t>Savoie</w:t>
      </w:r>
      <w:proofErr w:type="spellEnd"/>
      <w:r w:rsidR="00B32D04" w:rsidRPr="00580401">
        <w:rPr>
          <w:sz w:val="22"/>
          <w:szCs w:val="22"/>
          <w:lang w:val="en-US"/>
        </w:rPr>
        <w:t xml:space="preserve"> will rather positively affect the competition at a European level by weakening the market concentration</w:t>
      </w:r>
      <w:r w:rsidR="006C4D9E" w:rsidRPr="00580401">
        <w:rPr>
          <w:sz w:val="22"/>
          <w:szCs w:val="22"/>
          <w:lang w:val="en-US"/>
        </w:rPr>
        <w:t xml:space="preserve"> and providing an alternative to the currently Asian-</w:t>
      </w:r>
      <w:proofErr w:type="spellStart"/>
      <w:r w:rsidR="006C4D9E" w:rsidRPr="00580401">
        <w:rPr>
          <w:sz w:val="22"/>
          <w:szCs w:val="22"/>
          <w:lang w:val="en-US"/>
        </w:rPr>
        <w:t>dependant</w:t>
      </w:r>
      <w:proofErr w:type="spellEnd"/>
      <w:r w:rsidR="006C4D9E" w:rsidRPr="00580401">
        <w:rPr>
          <w:sz w:val="22"/>
          <w:szCs w:val="22"/>
          <w:lang w:val="en-US"/>
        </w:rPr>
        <w:t xml:space="preserve"> European cell manufacturers</w:t>
      </w:r>
      <w:r w:rsidR="00B32D04" w:rsidRPr="00580401">
        <w:rPr>
          <w:sz w:val="22"/>
          <w:szCs w:val="22"/>
          <w:lang w:val="en-US"/>
        </w:rPr>
        <w:t>.</w:t>
      </w:r>
    </w:p>
    <w:p w14:paraId="19256712" w14:textId="77777777" w:rsidR="006B46FF" w:rsidRPr="00580401" w:rsidRDefault="006B46FF" w:rsidP="009944BE">
      <w:pPr>
        <w:pStyle w:val="N2"/>
        <w:rPr>
          <w:lang w:val="en-US"/>
        </w:rPr>
      </w:pPr>
      <w:bookmarkStart w:id="211" w:name="_Toc24646006"/>
      <w:r w:rsidRPr="00580401">
        <w:rPr>
          <w:lang w:val="en-US"/>
        </w:rPr>
        <w:t>Limiting distortion of dynamic incentives</w:t>
      </w:r>
      <w:bookmarkEnd w:id="211"/>
    </w:p>
    <w:p w14:paraId="19256713" w14:textId="77777777" w:rsidR="00B32D04" w:rsidRPr="00580401" w:rsidRDefault="00B32D04" w:rsidP="004D168E">
      <w:pPr>
        <w:pStyle w:val="ITAbsatzohneNr"/>
        <w:jc w:val="both"/>
        <w:rPr>
          <w:sz w:val="22"/>
          <w:szCs w:val="22"/>
          <w:lang w:val="en-US"/>
        </w:rPr>
      </w:pPr>
      <w:r w:rsidRPr="00580401">
        <w:rPr>
          <w:sz w:val="22"/>
          <w:szCs w:val="22"/>
          <w:lang w:val="en-US"/>
        </w:rPr>
        <w:t xml:space="preserve">Being a potential new entrant in the battery anode material market, Carbone </w:t>
      </w:r>
      <w:proofErr w:type="spellStart"/>
      <w:r w:rsidRPr="00580401">
        <w:rPr>
          <w:sz w:val="22"/>
          <w:szCs w:val="22"/>
          <w:lang w:val="en-US"/>
        </w:rPr>
        <w:t>Savoie</w:t>
      </w:r>
      <w:proofErr w:type="spellEnd"/>
      <w:r w:rsidRPr="00580401">
        <w:rPr>
          <w:sz w:val="22"/>
          <w:szCs w:val="22"/>
          <w:lang w:val="en-US"/>
        </w:rPr>
        <w:t xml:space="preserve"> will have to face strong competition from </w:t>
      </w:r>
      <w:r w:rsidR="005D7741" w:rsidRPr="00580401">
        <w:rPr>
          <w:sz w:val="22"/>
          <w:szCs w:val="22"/>
          <w:lang w:val="en-US"/>
        </w:rPr>
        <w:t>well-established</w:t>
      </w:r>
      <w:r w:rsidRPr="00580401">
        <w:rPr>
          <w:sz w:val="22"/>
          <w:szCs w:val="22"/>
          <w:lang w:val="en-US"/>
        </w:rPr>
        <w:t xml:space="preserve"> </w:t>
      </w:r>
      <w:r w:rsidR="005D7741" w:rsidRPr="00580401">
        <w:rPr>
          <w:sz w:val="22"/>
          <w:szCs w:val="22"/>
          <w:lang w:val="en-US"/>
        </w:rPr>
        <w:t xml:space="preserve">Asian </w:t>
      </w:r>
      <w:proofErr w:type="spellStart"/>
      <w:r w:rsidR="005D7741" w:rsidRPr="00580401">
        <w:rPr>
          <w:sz w:val="22"/>
          <w:szCs w:val="22"/>
          <w:lang w:val="en-US"/>
        </w:rPr>
        <w:t>competitiors</w:t>
      </w:r>
      <w:proofErr w:type="spellEnd"/>
      <w:r w:rsidR="005D7741" w:rsidRPr="00580401">
        <w:rPr>
          <w:sz w:val="22"/>
          <w:szCs w:val="22"/>
          <w:lang w:val="en-US"/>
        </w:rPr>
        <w:t>.</w:t>
      </w:r>
      <w:r w:rsidRPr="00580401">
        <w:rPr>
          <w:sz w:val="22"/>
          <w:szCs w:val="22"/>
          <w:lang w:val="en-US"/>
        </w:rPr>
        <w:t xml:space="preserve"> </w:t>
      </w:r>
      <w:r w:rsidR="005D7741" w:rsidRPr="00580401">
        <w:rPr>
          <w:sz w:val="22"/>
          <w:szCs w:val="22"/>
          <w:lang w:val="en-US"/>
        </w:rPr>
        <w:t>The later</w:t>
      </w:r>
      <w:r w:rsidRPr="00580401">
        <w:rPr>
          <w:sz w:val="22"/>
          <w:szCs w:val="22"/>
          <w:lang w:val="en-US"/>
        </w:rPr>
        <w:t xml:space="preserve"> are already active and significantly </w:t>
      </w:r>
      <w:r w:rsidR="006C4D9E" w:rsidRPr="00580401">
        <w:rPr>
          <w:sz w:val="22"/>
          <w:szCs w:val="22"/>
          <w:lang w:val="en-US"/>
        </w:rPr>
        <w:t xml:space="preserve">more </w:t>
      </w:r>
      <w:r w:rsidRPr="00580401">
        <w:rPr>
          <w:sz w:val="22"/>
          <w:szCs w:val="22"/>
          <w:lang w:val="en-US"/>
        </w:rPr>
        <w:t xml:space="preserve">advanced in their development in comparison with </w:t>
      </w:r>
      <w:r w:rsidR="005D7741" w:rsidRPr="00580401">
        <w:rPr>
          <w:sz w:val="22"/>
          <w:szCs w:val="22"/>
          <w:lang w:val="en-US"/>
        </w:rPr>
        <w:t xml:space="preserve">Carbone </w:t>
      </w:r>
      <w:proofErr w:type="spellStart"/>
      <w:r w:rsidR="005D7741" w:rsidRPr="00580401">
        <w:rPr>
          <w:sz w:val="22"/>
          <w:szCs w:val="22"/>
          <w:lang w:val="en-US"/>
        </w:rPr>
        <w:t>Savoie</w:t>
      </w:r>
      <w:proofErr w:type="spellEnd"/>
      <w:r w:rsidRPr="00580401">
        <w:rPr>
          <w:sz w:val="22"/>
          <w:szCs w:val="22"/>
          <w:lang w:val="en-US"/>
        </w:rPr>
        <w:t>.</w:t>
      </w:r>
    </w:p>
    <w:p w14:paraId="19256714" w14:textId="77777777" w:rsidR="00B32D04" w:rsidRPr="00580401" w:rsidRDefault="00B32D04" w:rsidP="004D168E">
      <w:pPr>
        <w:pStyle w:val="ITAbsatzohneNr"/>
        <w:jc w:val="both"/>
        <w:rPr>
          <w:sz w:val="22"/>
          <w:szCs w:val="22"/>
          <w:lang w:val="en-US"/>
        </w:rPr>
      </w:pPr>
    </w:p>
    <w:p w14:paraId="19256715" w14:textId="77777777" w:rsidR="000E5AC8" w:rsidRPr="00580401" w:rsidRDefault="005D7741" w:rsidP="00B32D04">
      <w:pPr>
        <w:pStyle w:val="ITAbsatzohneNr"/>
        <w:jc w:val="both"/>
        <w:rPr>
          <w:sz w:val="22"/>
          <w:szCs w:val="22"/>
          <w:lang w:val="en-US"/>
        </w:rPr>
      </w:pPr>
      <w:r w:rsidRPr="00580401">
        <w:rPr>
          <w:sz w:val="22"/>
          <w:szCs w:val="22"/>
          <w:lang w:val="en-US"/>
        </w:rPr>
        <w:t>The</w:t>
      </w:r>
      <w:r w:rsidR="00B32D04" w:rsidRPr="00580401">
        <w:rPr>
          <w:sz w:val="22"/>
          <w:szCs w:val="22"/>
          <w:lang w:val="en-US"/>
        </w:rPr>
        <w:t xml:space="preserve"> State aid </w:t>
      </w:r>
      <w:r w:rsidRPr="00580401">
        <w:rPr>
          <w:sz w:val="22"/>
          <w:szCs w:val="22"/>
          <w:lang w:val="en-US"/>
        </w:rPr>
        <w:t>required</w:t>
      </w:r>
      <w:r w:rsidR="00B32D04" w:rsidRPr="00580401">
        <w:rPr>
          <w:sz w:val="22"/>
          <w:szCs w:val="22"/>
          <w:lang w:val="en-US"/>
        </w:rPr>
        <w:t xml:space="preserve"> by </w:t>
      </w:r>
      <w:r w:rsidRPr="00580401">
        <w:rPr>
          <w:sz w:val="22"/>
          <w:szCs w:val="22"/>
          <w:lang w:val="en-US"/>
        </w:rPr>
        <w:t xml:space="preserve">Carbone </w:t>
      </w:r>
      <w:proofErr w:type="spellStart"/>
      <w:r w:rsidRPr="00580401">
        <w:rPr>
          <w:sz w:val="22"/>
          <w:szCs w:val="22"/>
          <w:lang w:val="en-US"/>
        </w:rPr>
        <w:t>Savoie</w:t>
      </w:r>
      <w:proofErr w:type="spellEnd"/>
      <w:r w:rsidR="00B32D04" w:rsidRPr="00580401">
        <w:rPr>
          <w:sz w:val="22"/>
          <w:szCs w:val="22"/>
          <w:lang w:val="en-US"/>
        </w:rPr>
        <w:t xml:space="preserve"> </w:t>
      </w:r>
      <w:r w:rsidR="000E5AC8" w:rsidRPr="00580401">
        <w:rPr>
          <w:sz w:val="22"/>
          <w:szCs w:val="22"/>
          <w:lang w:val="en-US"/>
        </w:rPr>
        <w:t>for</w:t>
      </w:r>
      <w:r w:rsidR="00B32D04" w:rsidRPr="00580401">
        <w:rPr>
          <w:sz w:val="22"/>
          <w:szCs w:val="22"/>
          <w:lang w:val="en-US"/>
        </w:rPr>
        <w:t xml:space="preserve"> the IPCEI on Batteries </w:t>
      </w:r>
      <w:r w:rsidR="000E5AC8" w:rsidRPr="00580401">
        <w:rPr>
          <w:sz w:val="22"/>
          <w:szCs w:val="22"/>
          <w:lang w:val="en-US"/>
        </w:rPr>
        <w:t>amounts to 5,6 M€ per year on average</w:t>
      </w:r>
      <w:r w:rsidR="00AD2E93" w:rsidRPr="00580401">
        <w:rPr>
          <w:sz w:val="22"/>
          <w:szCs w:val="22"/>
          <w:lang w:val="en-US"/>
        </w:rPr>
        <w:t xml:space="preserve"> (four year 2019-2023)</w:t>
      </w:r>
      <w:r w:rsidR="000E5AC8" w:rsidRPr="00580401">
        <w:rPr>
          <w:sz w:val="22"/>
          <w:szCs w:val="22"/>
          <w:lang w:val="en-US"/>
        </w:rPr>
        <w:t xml:space="preserve">, that is approximately 6,7 M$ per year. It is very small compared to the size of the market (for example, less than 0,5 % of the </w:t>
      </w:r>
      <w:r w:rsidR="006C4D9E" w:rsidRPr="00580401">
        <w:rPr>
          <w:sz w:val="22"/>
          <w:szCs w:val="22"/>
          <w:lang w:val="en-US"/>
        </w:rPr>
        <w:t xml:space="preserve">2018 </w:t>
      </w:r>
      <w:r w:rsidR="000E5AC8" w:rsidRPr="00580401">
        <w:rPr>
          <w:sz w:val="22"/>
          <w:szCs w:val="22"/>
          <w:lang w:val="en-US"/>
        </w:rPr>
        <w:t xml:space="preserve">sales of the top 13 Asian players reported in </w:t>
      </w:r>
      <w:r w:rsidR="000E5AC8" w:rsidRPr="00580401">
        <w:rPr>
          <w:sz w:val="22"/>
          <w:szCs w:val="22"/>
          <w:lang w:val="en-US"/>
        </w:rPr>
        <w:fldChar w:fldCharType="begin"/>
      </w:r>
      <w:r w:rsidR="000E5AC8" w:rsidRPr="00580401">
        <w:rPr>
          <w:sz w:val="22"/>
          <w:szCs w:val="22"/>
          <w:lang w:val="en-US"/>
        </w:rPr>
        <w:instrText xml:space="preserve"> REF _Ref14197328 \h </w:instrText>
      </w:r>
      <w:r w:rsidR="006C4D9E" w:rsidRPr="00580401">
        <w:rPr>
          <w:sz w:val="22"/>
          <w:szCs w:val="22"/>
          <w:lang w:val="en-US"/>
        </w:rPr>
        <w:instrText xml:space="preserve"> \* MERGEFORMAT </w:instrText>
      </w:r>
      <w:r w:rsidR="000E5AC8" w:rsidRPr="00580401">
        <w:rPr>
          <w:sz w:val="22"/>
          <w:szCs w:val="22"/>
          <w:lang w:val="en-US"/>
        </w:rPr>
      </w:r>
      <w:r w:rsidR="000E5AC8" w:rsidRPr="00580401">
        <w:rPr>
          <w:sz w:val="22"/>
          <w:szCs w:val="22"/>
          <w:lang w:val="en-US"/>
        </w:rPr>
        <w:fldChar w:fldCharType="separate"/>
      </w:r>
      <w:r w:rsidR="000E5AC8" w:rsidRPr="00580401">
        <w:rPr>
          <w:sz w:val="22"/>
          <w:szCs w:val="22"/>
          <w:lang w:val="en-US"/>
        </w:rPr>
        <w:t>Table 1</w:t>
      </w:r>
      <w:r w:rsidR="000E5AC8" w:rsidRPr="00580401">
        <w:rPr>
          <w:sz w:val="22"/>
          <w:szCs w:val="22"/>
          <w:lang w:val="en-US"/>
        </w:rPr>
        <w:fldChar w:fldCharType="end"/>
      </w:r>
      <w:r w:rsidR="000E5AC8" w:rsidRPr="00580401">
        <w:rPr>
          <w:sz w:val="22"/>
          <w:szCs w:val="22"/>
          <w:lang w:val="en-US"/>
        </w:rPr>
        <w:t xml:space="preserve"> above). Moreover, it will be dedicated to R&amp;D funding for 2/3 approximately and to FID for only 1/3, which makes it less likely to distort dynamic incentives.</w:t>
      </w:r>
    </w:p>
    <w:p w14:paraId="19256716" w14:textId="77777777" w:rsidR="000E5AC8" w:rsidRPr="00580401" w:rsidRDefault="000E5AC8" w:rsidP="00B32D04">
      <w:pPr>
        <w:pStyle w:val="ITAbsatzohneNr"/>
        <w:jc w:val="both"/>
        <w:rPr>
          <w:sz w:val="22"/>
          <w:szCs w:val="22"/>
          <w:lang w:val="en-US"/>
        </w:rPr>
      </w:pPr>
    </w:p>
    <w:p w14:paraId="19256717" w14:textId="77777777" w:rsidR="000E5AC8" w:rsidRPr="00580401" w:rsidRDefault="000E5AC8" w:rsidP="00B32D04">
      <w:pPr>
        <w:pStyle w:val="ITAbsatzohneNr"/>
        <w:jc w:val="both"/>
        <w:rPr>
          <w:sz w:val="22"/>
          <w:szCs w:val="22"/>
          <w:lang w:val="en-US"/>
        </w:rPr>
      </w:pPr>
      <w:r w:rsidRPr="00580401">
        <w:rPr>
          <w:sz w:val="22"/>
          <w:szCs w:val="22"/>
          <w:lang w:val="en-US"/>
        </w:rPr>
        <w:t xml:space="preserve">Moreover, according to </w:t>
      </w:r>
      <w:proofErr w:type="spellStart"/>
      <w:r w:rsidRPr="00580401">
        <w:rPr>
          <w:sz w:val="22"/>
          <w:szCs w:val="22"/>
          <w:lang w:val="en-US"/>
        </w:rPr>
        <w:t>Avicenne</w:t>
      </w:r>
      <w:proofErr w:type="spellEnd"/>
      <w:r w:rsidRPr="00580401">
        <w:rPr>
          <w:sz w:val="22"/>
          <w:szCs w:val="22"/>
          <w:lang w:val="en-US"/>
        </w:rPr>
        <w:t xml:space="preserve"> Energy, the anticipated average growth of the battery active material market is set a</w:t>
      </w:r>
      <w:r w:rsidR="006C4D9E" w:rsidRPr="00580401">
        <w:rPr>
          <w:sz w:val="22"/>
          <w:szCs w:val="22"/>
          <w:lang w:val="en-US"/>
        </w:rPr>
        <w:t>t 14 % between 2018 and 2030.</w:t>
      </w:r>
    </w:p>
    <w:p w14:paraId="19256718" w14:textId="77777777" w:rsidR="000E5AC8" w:rsidRPr="00580401" w:rsidRDefault="00CA1DDB" w:rsidP="00B32D04">
      <w:pPr>
        <w:pStyle w:val="ITAbsatzohneNr"/>
        <w:jc w:val="both"/>
        <w:rPr>
          <w:sz w:val="22"/>
          <w:szCs w:val="22"/>
          <w:lang w:val="en-US"/>
        </w:rPr>
      </w:pPr>
      <w:r w:rsidRPr="00580401">
        <w:rPr>
          <w:noProof/>
          <w:lang w:val="fr-FR" w:eastAsia="fr-FR"/>
        </w:rPr>
        <w:drawing>
          <wp:anchor distT="0" distB="0" distL="114300" distR="114300" simplePos="0" relativeHeight="251648000" behindDoc="0" locked="0" layoutInCell="1" allowOverlap="1" wp14:anchorId="19256794" wp14:editId="19256795">
            <wp:simplePos x="0" y="0"/>
            <wp:positionH relativeFrom="column">
              <wp:posOffset>-4315</wp:posOffset>
            </wp:positionH>
            <wp:positionV relativeFrom="paragraph">
              <wp:posOffset>207347</wp:posOffset>
            </wp:positionV>
            <wp:extent cx="5651500" cy="28448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51500" cy="2844800"/>
                    </a:xfrm>
                    <a:prstGeom prst="rect">
                      <a:avLst/>
                    </a:prstGeom>
                  </pic:spPr>
                </pic:pic>
              </a:graphicData>
            </a:graphic>
            <wp14:sizeRelH relativeFrom="page">
              <wp14:pctWidth>0</wp14:pctWidth>
            </wp14:sizeRelH>
            <wp14:sizeRelV relativeFrom="page">
              <wp14:pctHeight>0</wp14:pctHeight>
            </wp14:sizeRelV>
          </wp:anchor>
        </w:drawing>
      </w:r>
    </w:p>
    <w:p w14:paraId="19256719" w14:textId="77777777" w:rsidR="000E5AC8" w:rsidRPr="00580401" w:rsidRDefault="003F3B45" w:rsidP="00B32D04">
      <w:pPr>
        <w:pStyle w:val="ITAbsatzohneNr"/>
        <w:jc w:val="both"/>
        <w:rPr>
          <w:sz w:val="22"/>
          <w:szCs w:val="22"/>
          <w:lang w:val="en-US"/>
        </w:rPr>
      </w:pPr>
      <w:r w:rsidRPr="00580401">
        <w:rPr>
          <w:noProof/>
          <w:lang w:val="fr-FR" w:eastAsia="fr-FR"/>
        </w:rPr>
        <w:drawing>
          <wp:inline distT="0" distB="0" distL="0" distR="0" wp14:anchorId="19256796" wp14:editId="19256797">
            <wp:extent cx="5651500" cy="2844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1500" cy="2844800"/>
                    </a:xfrm>
                    <a:prstGeom prst="rect">
                      <a:avLst/>
                    </a:prstGeom>
                  </pic:spPr>
                </pic:pic>
              </a:graphicData>
            </a:graphic>
          </wp:inline>
        </w:drawing>
      </w:r>
    </w:p>
    <w:p w14:paraId="1925671A" w14:textId="22BFC59E" w:rsidR="000E5AC8" w:rsidRPr="00580401" w:rsidRDefault="003F3B45" w:rsidP="00646ED2">
      <w:pPr>
        <w:pStyle w:val="Caption"/>
        <w:tabs>
          <w:tab w:val="left" w:pos="993"/>
        </w:tabs>
        <w:rPr>
          <w:sz w:val="22"/>
          <w:szCs w:val="22"/>
          <w:lang w:val="en-US"/>
        </w:rPr>
      </w:pPr>
      <w:r w:rsidRPr="00580401">
        <w:rPr>
          <w:lang w:val="en-US"/>
        </w:rPr>
        <w:t xml:space="preserve">Figure </w:t>
      </w:r>
      <w:r w:rsidR="001E6C48" w:rsidRPr="00580401">
        <w:rPr>
          <w:noProof/>
          <w:lang w:val="en-US"/>
        </w:rPr>
        <w:fldChar w:fldCharType="begin"/>
      </w:r>
      <w:r w:rsidR="001E6C48" w:rsidRPr="00580401">
        <w:rPr>
          <w:noProof/>
          <w:lang w:val="en-US"/>
        </w:rPr>
        <w:instrText xml:space="preserve"> SEQ Figure \* ARABIC </w:instrText>
      </w:r>
      <w:r w:rsidR="001E6C48" w:rsidRPr="00580401">
        <w:rPr>
          <w:noProof/>
          <w:lang w:val="en-US"/>
        </w:rPr>
        <w:fldChar w:fldCharType="separate"/>
      </w:r>
      <w:r w:rsidR="00442FD8">
        <w:rPr>
          <w:noProof/>
          <w:lang w:val="en-US"/>
        </w:rPr>
        <w:t>12</w:t>
      </w:r>
      <w:r w:rsidR="001E6C48" w:rsidRPr="00580401">
        <w:rPr>
          <w:noProof/>
          <w:lang w:val="en-US"/>
        </w:rPr>
        <w:fldChar w:fldCharType="end"/>
      </w:r>
      <w:r w:rsidRPr="00580401">
        <w:rPr>
          <w:lang w:val="en-US"/>
        </w:rPr>
        <w:tab/>
        <w:t>Estimated growth o</w:t>
      </w:r>
      <w:r w:rsidR="00646ED2" w:rsidRPr="00580401">
        <w:rPr>
          <w:lang w:val="en-US"/>
        </w:rPr>
        <w:t xml:space="preserve">f the </w:t>
      </w:r>
      <w:r w:rsidRPr="00580401">
        <w:rPr>
          <w:lang w:val="en-US"/>
        </w:rPr>
        <w:t>global market for battery anode material</w:t>
      </w:r>
      <w:r w:rsidR="00BB24B7" w:rsidRPr="00580401">
        <w:rPr>
          <w:lang w:val="en-US"/>
        </w:rPr>
        <w:t xml:space="preserve"> (2005-2030)</w:t>
      </w:r>
    </w:p>
    <w:p w14:paraId="1925671B" w14:textId="77777777" w:rsidR="00A256FD" w:rsidRPr="00580401" w:rsidRDefault="00A256FD" w:rsidP="00B32D04">
      <w:pPr>
        <w:pStyle w:val="ITAbsatzohneNr"/>
        <w:jc w:val="both"/>
        <w:rPr>
          <w:sz w:val="22"/>
          <w:szCs w:val="22"/>
          <w:lang w:val="en-US"/>
        </w:rPr>
      </w:pPr>
      <w:r w:rsidRPr="00580401">
        <w:rPr>
          <w:sz w:val="22"/>
          <w:szCs w:val="22"/>
          <w:lang w:val="en-US"/>
        </w:rPr>
        <w:t xml:space="preserve">As a result of this forecasted market growth, there will remain ample opportunities to develop profitable business for Carbone </w:t>
      </w:r>
      <w:proofErr w:type="spellStart"/>
      <w:r w:rsidRPr="00580401">
        <w:rPr>
          <w:sz w:val="22"/>
          <w:szCs w:val="22"/>
          <w:lang w:val="en-US"/>
        </w:rPr>
        <w:t>Savoie’s</w:t>
      </w:r>
      <w:proofErr w:type="spellEnd"/>
      <w:r w:rsidRPr="00580401">
        <w:rPr>
          <w:sz w:val="22"/>
          <w:szCs w:val="22"/>
          <w:lang w:val="en-US"/>
        </w:rPr>
        <w:t xml:space="preserve"> competitors on the battery anode material market.</w:t>
      </w:r>
    </w:p>
    <w:p w14:paraId="1925671C" w14:textId="77777777" w:rsidR="00A256FD" w:rsidRPr="00580401" w:rsidRDefault="00A256FD" w:rsidP="00B32D04">
      <w:pPr>
        <w:pStyle w:val="ITAbsatzohneNr"/>
        <w:jc w:val="both"/>
        <w:rPr>
          <w:sz w:val="22"/>
          <w:szCs w:val="22"/>
          <w:lang w:val="en-US"/>
        </w:rPr>
      </w:pPr>
    </w:p>
    <w:p w14:paraId="1925671D" w14:textId="77777777" w:rsidR="00226473" w:rsidRPr="00580401" w:rsidRDefault="00A256FD" w:rsidP="00646ED2">
      <w:pPr>
        <w:pStyle w:val="ITAbsatzohneNr"/>
        <w:jc w:val="both"/>
        <w:rPr>
          <w:sz w:val="22"/>
          <w:szCs w:val="22"/>
          <w:lang w:val="en-US"/>
        </w:rPr>
      </w:pPr>
      <w:r w:rsidRPr="00580401">
        <w:rPr>
          <w:sz w:val="22"/>
          <w:szCs w:val="22"/>
          <w:lang w:val="en-US"/>
        </w:rPr>
        <w:lastRenderedPageBreak/>
        <w:t>For all the above-</w:t>
      </w:r>
      <w:r w:rsidR="0039616A" w:rsidRPr="00580401">
        <w:rPr>
          <w:sz w:val="22"/>
          <w:szCs w:val="22"/>
          <w:lang w:val="en-US"/>
        </w:rPr>
        <w:t>mentioned</w:t>
      </w:r>
      <w:r w:rsidRPr="00580401">
        <w:rPr>
          <w:sz w:val="22"/>
          <w:szCs w:val="22"/>
          <w:lang w:val="en-US"/>
        </w:rPr>
        <w:t xml:space="preserve"> reasons, the French State aid to Carbone </w:t>
      </w:r>
      <w:proofErr w:type="spellStart"/>
      <w:r w:rsidRPr="00580401">
        <w:rPr>
          <w:sz w:val="22"/>
          <w:szCs w:val="22"/>
          <w:lang w:val="en-US"/>
        </w:rPr>
        <w:t>Savoie</w:t>
      </w:r>
      <w:proofErr w:type="spellEnd"/>
      <w:r w:rsidRPr="00580401">
        <w:rPr>
          <w:sz w:val="22"/>
          <w:szCs w:val="22"/>
          <w:lang w:val="en-US"/>
        </w:rPr>
        <w:t xml:space="preserve"> for the IPCEI on Batteries is highly unlikely to deter the company’s competitors’ investments in R&amp;D and FID to develop competing technologies.</w:t>
      </w:r>
    </w:p>
    <w:p w14:paraId="1925671E" w14:textId="77777777" w:rsidR="00504B99" w:rsidRPr="00580401" w:rsidRDefault="00862D4F" w:rsidP="009944BE">
      <w:pPr>
        <w:pStyle w:val="N2"/>
        <w:rPr>
          <w:lang w:val="en-US"/>
        </w:rPr>
      </w:pPr>
      <w:bookmarkStart w:id="212" w:name="_Toc24646007"/>
      <w:r w:rsidRPr="00580401">
        <w:rPr>
          <w:lang w:val="en-US"/>
        </w:rPr>
        <w:t>No maintaining of an inefficient market structure</w:t>
      </w:r>
      <w:bookmarkEnd w:id="212"/>
    </w:p>
    <w:p w14:paraId="1925671F" w14:textId="77777777" w:rsidR="00862D4F" w:rsidRPr="00580401" w:rsidRDefault="00862D4F" w:rsidP="00646ED2">
      <w:pPr>
        <w:pStyle w:val="ITAbsatzohneNr"/>
        <w:jc w:val="both"/>
        <w:rPr>
          <w:sz w:val="22"/>
          <w:szCs w:val="22"/>
          <w:lang w:val="en-US"/>
        </w:rPr>
      </w:pPr>
      <w:r w:rsidRPr="00580401">
        <w:rPr>
          <w:sz w:val="22"/>
          <w:szCs w:val="22"/>
          <w:lang w:val="en-US"/>
        </w:rPr>
        <w:t xml:space="preserve">The State aid that is granted to </w:t>
      </w:r>
      <w:r w:rsidR="00F7719E" w:rsidRPr="00580401">
        <w:rPr>
          <w:sz w:val="22"/>
          <w:szCs w:val="22"/>
          <w:lang w:val="en-US"/>
        </w:rPr>
        <w:t xml:space="preserve">Carbone </w:t>
      </w:r>
      <w:proofErr w:type="spellStart"/>
      <w:r w:rsidR="00F7719E" w:rsidRPr="00580401">
        <w:rPr>
          <w:sz w:val="22"/>
          <w:szCs w:val="22"/>
          <w:lang w:val="en-US"/>
        </w:rPr>
        <w:t>Savoie</w:t>
      </w:r>
      <w:proofErr w:type="spellEnd"/>
      <w:r w:rsidRPr="00580401">
        <w:rPr>
          <w:sz w:val="22"/>
          <w:szCs w:val="22"/>
          <w:lang w:val="en-US"/>
        </w:rPr>
        <w:t xml:space="preserve"> in </w:t>
      </w:r>
      <w:r w:rsidR="00F7719E" w:rsidRPr="00580401">
        <w:rPr>
          <w:sz w:val="22"/>
          <w:szCs w:val="22"/>
          <w:lang w:val="en-US"/>
        </w:rPr>
        <w:t>France</w:t>
      </w:r>
      <w:r w:rsidRPr="00580401">
        <w:rPr>
          <w:sz w:val="22"/>
          <w:szCs w:val="22"/>
          <w:lang w:val="en-US"/>
        </w:rPr>
        <w:t xml:space="preserve"> for the develop</w:t>
      </w:r>
      <w:r w:rsidR="00F7719E" w:rsidRPr="00580401">
        <w:rPr>
          <w:sz w:val="22"/>
          <w:szCs w:val="22"/>
          <w:lang w:val="en-US"/>
        </w:rPr>
        <w:t>ment and first industrial deployment</w:t>
      </w:r>
      <w:r w:rsidRPr="00580401">
        <w:rPr>
          <w:sz w:val="22"/>
          <w:szCs w:val="22"/>
          <w:lang w:val="en-US"/>
        </w:rPr>
        <w:t xml:space="preserve"> of innovations </w:t>
      </w:r>
      <w:r w:rsidR="00F7719E" w:rsidRPr="00580401">
        <w:rPr>
          <w:sz w:val="22"/>
          <w:szCs w:val="22"/>
          <w:lang w:val="en-US"/>
        </w:rPr>
        <w:t>in the field of battery anode material</w:t>
      </w:r>
      <w:r w:rsidRPr="00580401">
        <w:rPr>
          <w:sz w:val="22"/>
          <w:szCs w:val="22"/>
          <w:lang w:val="en-US"/>
        </w:rPr>
        <w:t xml:space="preserve"> will not adversely impact </w:t>
      </w:r>
      <w:r w:rsidR="00F7719E" w:rsidRPr="00580401">
        <w:rPr>
          <w:sz w:val="22"/>
          <w:szCs w:val="22"/>
          <w:lang w:val="en-US"/>
        </w:rPr>
        <w:t xml:space="preserve">a </w:t>
      </w:r>
      <w:r w:rsidRPr="00580401">
        <w:rPr>
          <w:sz w:val="22"/>
          <w:szCs w:val="22"/>
          <w:lang w:val="en-US"/>
        </w:rPr>
        <w:t xml:space="preserve">market suffering from overcapacity nor a declining sector. </w:t>
      </w:r>
      <w:r w:rsidR="00F7719E" w:rsidRPr="00580401">
        <w:rPr>
          <w:sz w:val="22"/>
          <w:szCs w:val="22"/>
          <w:lang w:val="en-US"/>
        </w:rPr>
        <w:t>The European anode material</w:t>
      </w:r>
      <w:r w:rsidR="00EA5851" w:rsidRPr="00580401">
        <w:rPr>
          <w:sz w:val="22"/>
          <w:szCs w:val="22"/>
          <w:lang w:val="en-US"/>
        </w:rPr>
        <w:t xml:space="preserve"> for battery</w:t>
      </w:r>
      <w:r w:rsidR="00F7719E" w:rsidRPr="00580401">
        <w:rPr>
          <w:sz w:val="22"/>
          <w:szCs w:val="22"/>
          <w:lang w:val="en-US"/>
        </w:rPr>
        <w:t xml:space="preserve"> market</w:t>
      </w:r>
      <w:r w:rsidRPr="00580401">
        <w:rPr>
          <w:sz w:val="22"/>
          <w:szCs w:val="22"/>
          <w:lang w:val="en-US"/>
        </w:rPr>
        <w:t xml:space="preserve"> is still in its infancy and should experience an important growth in the coming decade, nurtured by strong innovations and competition. Moreover, the installed capacity in Europe is marginal, while the number of new entrants is expected to rise significantly. These features are typical of dynamic and efficient markets.</w:t>
      </w:r>
    </w:p>
    <w:p w14:paraId="19256720" w14:textId="77777777" w:rsidR="003F14DF" w:rsidRPr="00580401" w:rsidRDefault="00504B99" w:rsidP="009944BE">
      <w:pPr>
        <w:pStyle w:val="N2"/>
        <w:rPr>
          <w:lang w:val="en-US"/>
        </w:rPr>
      </w:pPr>
      <w:bookmarkStart w:id="213" w:name="_Toc24646008"/>
      <w:r w:rsidRPr="00580401">
        <w:rPr>
          <w:lang w:val="en-US"/>
        </w:rPr>
        <w:t xml:space="preserve">No effect on </w:t>
      </w:r>
      <w:r w:rsidR="00646ED2" w:rsidRPr="00580401">
        <w:rPr>
          <w:lang w:val="en-US"/>
        </w:rPr>
        <w:t xml:space="preserve">the </w:t>
      </w:r>
      <w:r w:rsidRPr="00580401">
        <w:rPr>
          <w:lang w:val="en-US"/>
        </w:rPr>
        <w:t xml:space="preserve">location </w:t>
      </w:r>
      <w:r w:rsidR="00646ED2" w:rsidRPr="00580401">
        <w:rPr>
          <w:lang w:val="en-US"/>
        </w:rPr>
        <w:t xml:space="preserve">of </w:t>
      </w:r>
      <w:r w:rsidRPr="00580401">
        <w:rPr>
          <w:lang w:val="en-US"/>
        </w:rPr>
        <w:t>activities</w:t>
      </w:r>
      <w:bookmarkEnd w:id="213"/>
    </w:p>
    <w:p w14:paraId="19256721" w14:textId="77777777" w:rsidR="00F7719E" w:rsidRPr="00580401" w:rsidRDefault="00F7719E" w:rsidP="00646ED2">
      <w:pPr>
        <w:pStyle w:val="ITAbsatzohneNr"/>
        <w:jc w:val="both"/>
        <w:rPr>
          <w:sz w:val="22"/>
          <w:szCs w:val="22"/>
          <w:lang w:val="en-US"/>
        </w:rPr>
      </w:pPr>
      <w:r w:rsidRPr="00580401">
        <w:rPr>
          <w:sz w:val="22"/>
          <w:szCs w:val="22"/>
          <w:lang w:val="en-US"/>
        </w:rPr>
        <w:t xml:space="preserve">Carbone </w:t>
      </w:r>
      <w:proofErr w:type="spellStart"/>
      <w:r w:rsidRPr="00580401">
        <w:rPr>
          <w:sz w:val="22"/>
          <w:szCs w:val="22"/>
          <w:lang w:val="en-US"/>
        </w:rPr>
        <w:t>Savoie’s</w:t>
      </w:r>
      <w:proofErr w:type="spellEnd"/>
      <w:r w:rsidRPr="00580401">
        <w:rPr>
          <w:sz w:val="22"/>
          <w:szCs w:val="22"/>
          <w:lang w:val="en-US"/>
        </w:rPr>
        <w:t xml:space="preserve"> core industrial activities are located in France; it is also the case for its R&amp;D and FID activities in the IPCEI on Batteries. The company did not consider locating its activities related to the IPCEI on batteries outside France, and it did not demand any public funding to another Member State for the same project.</w:t>
      </w:r>
    </w:p>
    <w:p w14:paraId="19256722" w14:textId="77777777" w:rsidR="00F7719E" w:rsidRPr="00580401" w:rsidRDefault="00F7719E" w:rsidP="00646ED2">
      <w:pPr>
        <w:pStyle w:val="ITAbsatzohneNr"/>
        <w:jc w:val="both"/>
        <w:rPr>
          <w:sz w:val="22"/>
          <w:szCs w:val="22"/>
          <w:lang w:val="en-US"/>
        </w:rPr>
      </w:pPr>
    </w:p>
    <w:p w14:paraId="19256723" w14:textId="77777777" w:rsidR="00F7719E" w:rsidRPr="00580401" w:rsidRDefault="00F7719E" w:rsidP="00646ED2">
      <w:pPr>
        <w:pStyle w:val="ITAbsatzohneNr"/>
        <w:jc w:val="both"/>
        <w:rPr>
          <w:sz w:val="22"/>
          <w:szCs w:val="22"/>
          <w:lang w:val="en-US"/>
        </w:rPr>
      </w:pPr>
      <w:r w:rsidRPr="00580401">
        <w:rPr>
          <w:sz w:val="22"/>
          <w:szCs w:val="22"/>
          <w:lang w:val="en-US"/>
        </w:rPr>
        <w:t xml:space="preserve">Thus, there is no risk of a subsidy race between Member States that may arise in particular with respect to the choice of Carbone </w:t>
      </w:r>
      <w:proofErr w:type="spellStart"/>
      <w:r w:rsidRPr="00580401">
        <w:rPr>
          <w:sz w:val="22"/>
          <w:szCs w:val="22"/>
          <w:lang w:val="en-US"/>
        </w:rPr>
        <w:t>Savoie’s</w:t>
      </w:r>
      <w:proofErr w:type="spellEnd"/>
      <w:r w:rsidRPr="00580401">
        <w:rPr>
          <w:sz w:val="22"/>
          <w:szCs w:val="22"/>
          <w:lang w:val="en-US"/>
        </w:rPr>
        <w:t xml:space="preserve"> location for the IPCEI on Batteries.</w:t>
      </w:r>
    </w:p>
    <w:p w14:paraId="19256724" w14:textId="77777777" w:rsidR="00F96B3D" w:rsidRPr="00580401" w:rsidRDefault="00F96B3D" w:rsidP="00F96B3D">
      <w:pPr>
        <w:pStyle w:val="N1"/>
        <w:rPr>
          <w:lang w:val="en-US"/>
        </w:rPr>
      </w:pPr>
      <w:bookmarkStart w:id="214" w:name="_Toc24646009"/>
      <w:r w:rsidRPr="00580401">
        <w:rPr>
          <w:lang w:val="en-US"/>
        </w:rPr>
        <w:lastRenderedPageBreak/>
        <w:t>Annex to the Portfolio</w:t>
      </w:r>
      <w:bookmarkEnd w:id="214"/>
    </w:p>
    <w:p w14:paraId="19256725" w14:textId="77777777" w:rsidR="00C254AB" w:rsidRPr="001E6782" w:rsidRDefault="00A0079D" w:rsidP="0058647D">
      <w:pPr>
        <w:pStyle w:val="ITAbsatzohneNr"/>
        <w:numPr>
          <w:ilvl w:val="0"/>
          <w:numId w:val="7"/>
        </w:numPr>
        <w:spacing w:after="120"/>
        <w:jc w:val="both"/>
        <w:rPr>
          <w:i/>
          <w:lang w:val="fr-FR"/>
        </w:rPr>
      </w:pPr>
      <w:r w:rsidRPr="001E6782">
        <w:rPr>
          <w:i/>
          <w:lang w:val="fr-FR"/>
        </w:rPr>
        <w:t>Annex A</w:t>
      </w:r>
      <w:r w:rsidR="00C254AB" w:rsidRPr="001E6782">
        <w:rPr>
          <w:i/>
          <w:lang w:val="fr-FR"/>
        </w:rPr>
        <w:t xml:space="preserve">: Carbone Savoie WACC </w:t>
      </w:r>
      <w:proofErr w:type="spellStart"/>
      <w:r w:rsidR="00C254AB" w:rsidRPr="001E6782">
        <w:rPr>
          <w:i/>
          <w:lang w:val="fr-FR"/>
        </w:rPr>
        <w:t>calculation</w:t>
      </w:r>
      <w:proofErr w:type="spellEnd"/>
    </w:p>
    <w:p w14:paraId="19256726" w14:textId="77777777" w:rsidR="00C254AB" w:rsidRPr="00580401" w:rsidRDefault="00A0079D" w:rsidP="0058647D">
      <w:pPr>
        <w:pStyle w:val="ITAbsatzohneNr"/>
        <w:numPr>
          <w:ilvl w:val="0"/>
          <w:numId w:val="7"/>
        </w:numPr>
        <w:spacing w:after="120"/>
        <w:jc w:val="both"/>
        <w:rPr>
          <w:i/>
          <w:lang w:val="en-US"/>
        </w:rPr>
      </w:pPr>
      <w:r w:rsidRPr="00580401">
        <w:rPr>
          <w:i/>
          <w:lang w:val="en-US"/>
        </w:rPr>
        <w:t>Annex B</w:t>
      </w:r>
      <w:r w:rsidR="00C254AB" w:rsidRPr="00580401">
        <w:rPr>
          <w:i/>
          <w:lang w:val="en-US"/>
        </w:rPr>
        <w:t xml:space="preserve"> : Funding gap assumptions </w:t>
      </w:r>
    </w:p>
    <w:p w14:paraId="19256727" w14:textId="77777777" w:rsidR="00F96B3D" w:rsidRPr="00580401" w:rsidRDefault="00F96B3D" w:rsidP="0058647D">
      <w:pPr>
        <w:pStyle w:val="ITAbsatzohneNr"/>
        <w:numPr>
          <w:ilvl w:val="0"/>
          <w:numId w:val="7"/>
        </w:numPr>
        <w:spacing w:after="120"/>
        <w:jc w:val="both"/>
        <w:rPr>
          <w:i/>
          <w:lang w:val="en-US"/>
        </w:rPr>
      </w:pPr>
      <w:r w:rsidRPr="00580401">
        <w:rPr>
          <w:i/>
          <w:lang w:val="en-US"/>
        </w:rPr>
        <w:t>Funding Gap Questionnaire</w:t>
      </w:r>
    </w:p>
    <w:p w14:paraId="19256728" w14:textId="77777777" w:rsidR="00F96B3D" w:rsidRPr="00580401" w:rsidRDefault="00F96B3D" w:rsidP="0058647D">
      <w:pPr>
        <w:pStyle w:val="ITAbsatzohneNr"/>
        <w:numPr>
          <w:ilvl w:val="0"/>
          <w:numId w:val="7"/>
        </w:numPr>
        <w:spacing w:after="120"/>
        <w:jc w:val="both"/>
        <w:rPr>
          <w:i/>
          <w:lang w:val="en-US"/>
        </w:rPr>
      </w:pPr>
      <w:r w:rsidRPr="00580401">
        <w:rPr>
          <w:i/>
          <w:lang w:val="en-US"/>
        </w:rPr>
        <w:t xml:space="preserve">(If necessary) Internal Company Documents </w:t>
      </w:r>
      <w:r w:rsidR="00C7449B" w:rsidRPr="00580401">
        <w:rPr>
          <w:i/>
          <w:lang w:val="en-US"/>
        </w:rPr>
        <w:t>s</w:t>
      </w:r>
      <w:r w:rsidRPr="00580401">
        <w:rPr>
          <w:i/>
          <w:lang w:val="en-US"/>
        </w:rPr>
        <w:t xml:space="preserve">ubstantiating the </w:t>
      </w:r>
      <w:r w:rsidR="00C7449B" w:rsidRPr="00580401">
        <w:rPr>
          <w:i/>
          <w:lang w:val="en-US"/>
        </w:rPr>
        <w:t>c</w:t>
      </w:r>
      <w:r w:rsidRPr="00580401">
        <w:rPr>
          <w:i/>
          <w:lang w:val="en-US"/>
        </w:rPr>
        <w:t xml:space="preserve">ounterfactual </w:t>
      </w:r>
      <w:r w:rsidR="00C7449B" w:rsidRPr="00580401">
        <w:rPr>
          <w:i/>
          <w:lang w:val="en-US"/>
        </w:rPr>
        <w:t>s</w:t>
      </w:r>
      <w:r w:rsidRPr="00580401">
        <w:rPr>
          <w:i/>
          <w:lang w:val="en-US"/>
        </w:rPr>
        <w:t>cenario</w:t>
      </w:r>
    </w:p>
    <w:p w14:paraId="19256729" w14:textId="77777777" w:rsidR="00F96B3D" w:rsidRPr="00580401" w:rsidRDefault="00F96B3D" w:rsidP="00F96B3D">
      <w:pPr>
        <w:pStyle w:val="ITAbsatzohneNr"/>
        <w:spacing w:after="120"/>
        <w:jc w:val="both"/>
        <w:rPr>
          <w:i/>
          <w:lang w:val="en-US"/>
        </w:rPr>
      </w:pPr>
    </w:p>
    <w:p w14:paraId="1925672A" w14:textId="77777777" w:rsidR="00C254AB" w:rsidRPr="00580401" w:rsidRDefault="00C254AB" w:rsidP="001133F2">
      <w:pPr>
        <w:pStyle w:val="ITAbsatzohneNr"/>
        <w:spacing w:after="120"/>
        <w:jc w:val="both"/>
        <w:rPr>
          <w:i/>
          <w:highlight w:val="yellow"/>
          <w:lang w:val="en-US"/>
        </w:rPr>
      </w:pPr>
    </w:p>
    <w:p w14:paraId="1925672B" w14:textId="77777777" w:rsidR="00C254AB" w:rsidRPr="00580401" w:rsidRDefault="00C254AB" w:rsidP="001133F2">
      <w:pPr>
        <w:pStyle w:val="ITAbsatzohneNr"/>
        <w:spacing w:after="120"/>
        <w:jc w:val="both"/>
        <w:rPr>
          <w:i/>
          <w:highlight w:val="yellow"/>
          <w:lang w:val="en-US"/>
        </w:rPr>
      </w:pPr>
    </w:p>
    <w:p w14:paraId="1925672C" w14:textId="77777777" w:rsidR="00C254AB" w:rsidRPr="00580401" w:rsidRDefault="00C254AB">
      <w:pPr>
        <w:spacing w:after="200"/>
        <w:rPr>
          <w:i/>
          <w:highlight w:val="yellow"/>
          <w:lang w:val="en-US"/>
        </w:rPr>
      </w:pPr>
      <w:r w:rsidRPr="00580401">
        <w:rPr>
          <w:i/>
          <w:highlight w:val="yellow"/>
          <w:lang w:val="en-US"/>
        </w:rPr>
        <w:br w:type="page"/>
      </w:r>
    </w:p>
    <w:p w14:paraId="1925672D" w14:textId="77777777" w:rsidR="00C254AB" w:rsidRPr="001E6782" w:rsidRDefault="005C4821" w:rsidP="009944BE">
      <w:pPr>
        <w:pStyle w:val="N2"/>
        <w:rPr>
          <w:lang w:val="fr-FR"/>
        </w:rPr>
      </w:pPr>
      <w:bookmarkStart w:id="215" w:name="_Toc24646010"/>
      <w:r w:rsidRPr="00580401">
        <w:rPr>
          <w:noProof/>
          <w:lang w:val="fr-FR" w:eastAsia="fr-FR"/>
        </w:rPr>
        <w:lastRenderedPageBreak/>
        <w:drawing>
          <wp:anchor distT="0" distB="0" distL="114300" distR="114300" simplePos="0" relativeHeight="251656192" behindDoc="0" locked="0" layoutInCell="1" allowOverlap="1" wp14:anchorId="19256798" wp14:editId="19256799">
            <wp:simplePos x="0" y="0"/>
            <wp:positionH relativeFrom="column">
              <wp:posOffset>-57880</wp:posOffset>
            </wp:positionH>
            <wp:positionV relativeFrom="paragraph">
              <wp:posOffset>463838</wp:posOffset>
            </wp:positionV>
            <wp:extent cx="5821680" cy="3525520"/>
            <wp:effectExtent l="0" t="0" r="762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21680" cy="3525520"/>
                    </a:xfrm>
                    <a:prstGeom prst="rect">
                      <a:avLst/>
                    </a:prstGeom>
                  </pic:spPr>
                </pic:pic>
              </a:graphicData>
            </a:graphic>
            <wp14:sizeRelH relativeFrom="margin">
              <wp14:pctWidth>0</wp14:pctWidth>
            </wp14:sizeRelH>
            <wp14:sizeRelV relativeFrom="margin">
              <wp14:pctHeight>0</wp14:pctHeight>
            </wp14:sizeRelV>
          </wp:anchor>
        </w:drawing>
      </w:r>
      <w:r w:rsidR="00C254AB" w:rsidRPr="001E6782">
        <w:rPr>
          <w:lang w:val="fr-FR"/>
        </w:rPr>
        <w:t xml:space="preserve">Annex A : </w:t>
      </w:r>
      <w:r w:rsidR="00FA6526" w:rsidRPr="001E6782">
        <w:rPr>
          <w:lang w:val="fr-FR"/>
        </w:rPr>
        <w:t>C</w:t>
      </w:r>
      <w:r w:rsidR="00C254AB" w:rsidRPr="001E6782">
        <w:rPr>
          <w:lang w:val="fr-FR"/>
        </w:rPr>
        <w:t xml:space="preserve">arbone Savoie WACC </w:t>
      </w:r>
      <w:proofErr w:type="spellStart"/>
      <w:r w:rsidR="00C254AB" w:rsidRPr="001E6782">
        <w:rPr>
          <w:lang w:val="fr-FR"/>
        </w:rPr>
        <w:t>calculation</w:t>
      </w:r>
      <w:bookmarkEnd w:id="215"/>
      <w:proofErr w:type="spellEnd"/>
      <w:r w:rsidR="00C254AB" w:rsidRPr="001E6782">
        <w:rPr>
          <w:lang w:val="fr-FR"/>
        </w:rPr>
        <w:t xml:space="preserve"> </w:t>
      </w:r>
    </w:p>
    <w:p w14:paraId="1925672E" w14:textId="77777777" w:rsidR="009A18AF" w:rsidRPr="001E6782" w:rsidRDefault="009A18AF" w:rsidP="001133F2">
      <w:pPr>
        <w:pStyle w:val="ITAbsatzohneNr"/>
        <w:rPr>
          <w:lang w:val="fr-FR"/>
        </w:rPr>
      </w:pPr>
    </w:p>
    <w:p w14:paraId="1925672F" w14:textId="77777777" w:rsidR="009A18AF" w:rsidRPr="001E6782" w:rsidRDefault="009A18AF" w:rsidP="001133F2">
      <w:pPr>
        <w:pStyle w:val="ITAbsatzohneNr"/>
        <w:rPr>
          <w:lang w:val="fr-FR"/>
        </w:rPr>
      </w:pPr>
    </w:p>
    <w:p w14:paraId="19256730" w14:textId="77777777" w:rsidR="00C254AB" w:rsidRPr="001E6782" w:rsidRDefault="005C4821" w:rsidP="001133F2">
      <w:pPr>
        <w:pStyle w:val="ITAbsatzohneNr"/>
        <w:rPr>
          <w:lang w:val="fr-FR"/>
        </w:rPr>
      </w:pPr>
      <w:r w:rsidRPr="00580401">
        <w:rPr>
          <w:noProof/>
          <w:lang w:val="fr-FR" w:eastAsia="fr-FR"/>
        </w:rPr>
        <w:drawing>
          <wp:anchor distT="0" distB="0" distL="114300" distR="114300" simplePos="0" relativeHeight="251657216" behindDoc="0" locked="0" layoutInCell="1" allowOverlap="1" wp14:anchorId="1925679A" wp14:editId="1925679B">
            <wp:simplePos x="0" y="0"/>
            <wp:positionH relativeFrom="column">
              <wp:posOffset>6290</wp:posOffset>
            </wp:positionH>
            <wp:positionV relativeFrom="paragraph">
              <wp:posOffset>223520</wp:posOffset>
            </wp:positionV>
            <wp:extent cx="5760720" cy="3299460"/>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anchor>
        </w:drawing>
      </w:r>
    </w:p>
    <w:p w14:paraId="19256731" w14:textId="77777777" w:rsidR="00C254AB" w:rsidRPr="001E6782" w:rsidRDefault="00C254AB" w:rsidP="001133F2">
      <w:pPr>
        <w:pStyle w:val="ITAbsatzohneNr"/>
        <w:rPr>
          <w:lang w:val="fr-FR"/>
        </w:rPr>
      </w:pPr>
    </w:p>
    <w:p w14:paraId="19256732" w14:textId="77777777" w:rsidR="00FA6526" w:rsidRPr="001E6782" w:rsidRDefault="00FA6526">
      <w:pPr>
        <w:spacing w:after="200"/>
        <w:rPr>
          <w:lang w:val="fr-FR"/>
        </w:rPr>
      </w:pPr>
      <w:r w:rsidRPr="001E6782">
        <w:rPr>
          <w:lang w:val="fr-FR"/>
        </w:rPr>
        <w:br w:type="page"/>
      </w:r>
    </w:p>
    <w:p w14:paraId="19256733" w14:textId="77777777" w:rsidR="00C254AB" w:rsidRPr="001E6782" w:rsidRDefault="005C4821" w:rsidP="001133F2">
      <w:pPr>
        <w:pStyle w:val="ITAbsatzohneNr"/>
        <w:rPr>
          <w:lang w:val="fr-FR"/>
        </w:rPr>
      </w:pPr>
      <w:r w:rsidRPr="00580401">
        <w:rPr>
          <w:noProof/>
          <w:lang w:val="fr-FR" w:eastAsia="fr-FR"/>
        </w:rPr>
        <w:lastRenderedPageBreak/>
        <w:drawing>
          <wp:anchor distT="0" distB="0" distL="114300" distR="114300" simplePos="0" relativeHeight="251660288" behindDoc="0" locked="0" layoutInCell="1" allowOverlap="1" wp14:anchorId="1925679C" wp14:editId="1925679D">
            <wp:simplePos x="0" y="0"/>
            <wp:positionH relativeFrom="column">
              <wp:posOffset>-45720</wp:posOffset>
            </wp:positionH>
            <wp:positionV relativeFrom="paragraph">
              <wp:posOffset>292926</wp:posOffset>
            </wp:positionV>
            <wp:extent cx="5760720" cy="3201035"/>
            <wp:effectExtent l="0" t="0" r="0" b="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201035"/>
                    </a:xfrm>
                    <a:prstGeom prst="rect">
                      <a:avLst/>
                    </a:prstGeom>
                  </pic:spPr>
                </pic:pic>
              </a:graphicData>
            </a:graphic>
          </wp:anchor>
        </w:drawing>
      </w:r>
    </w:p>
    <w:p w14:paraId="19256734" w14:textId="77777777" w:rsidR="009A18AF" w:rsidRPr="001E6782" w:rsidRDefault="009A18AF">
      <w:pPr>
        <w:spacing w:after="200"/>
        <w:rPr>
          <w:color w:val="000000"/>
          <w:sz w:val="24"/>
          <w:highlight w:val="lightGray"/>
          <w:lang w:val="fr-FR"/>
          <w14:scene3d>
            <w14:camera w14:prst="orthographicFront"/>
            <w14:lightRig w14:rig="threePt" w14:dir="t">
              <w14:rot w14:lat="0" w14:lon="0" w14:rev="0"/>
            </w14:lightRig>
          </w14:scene3d>
        </w:rPr>
      </w:pPr>
      <w:r w:rsidRPr="001E6782">
        <w:rPr>
          <w:b/>
          <w:color w:val="000000"/>
          <w:highlight w:val="lightGray"/>
          <w:lang w:val="fr-FR"/>
          <w14:scene3d>
            <w14:camera w14:prst="orthographicFront"/>
            <w14:lightRig w14:rig="threePt" w14:dir="t">
              <w14:rot w14:lat="0" w14:lon="0" w14:rev="0"/>
            </w14:lightRig>
          </w14:scene3d>
        </w:rPr>
        <w:br w:type="page"/>
      </w:r>
    </w:p>
    <w:p w14:paraId="19256735" w14:textId="77777777" w:rsidR="00C254AB" w:rsidRPr="00580401" w:rsidRDefault="00C254AB" w:rsidP="009944BE">
      <w:pPr>
        <w:pStyle w:val="N2"/>
        <w:rPr>
          <w:lang w:val="en-US"/>
        </w:rPr>
      </w:pPr>
      <w:bookmarkStart w:id="216" w:name="_Toc24646011"/>
      <w:r w:rsidRPr="00580401">
        <w:rPr>
          <w:lang w:val="en-US"/>
        </w:rPr>
        <w:lastRenderedPageBreak/>
        <w:t>Annex B : Funding gap detailed assumptions</w:t>
      </w:r>
      <w:bookmarkEnd w:id="216"/>
    </w:p>
    <w:p w14:paraId="19256736" w14:textId="3EA5ED40" w:rsidR="00063806" w:rsidRPr="00580401" w:rsidRDefault="00AA3AE7" w:rsidP="00063806">
      <w:pPr>
        <w:pStyle w:val="ITStandard"/>
        <w:numPr>
          <w:ilvl w:val="0"/>
          <w:numId w:val="21"/>
        </w:numPr>
        <w:rPr>
          <w:lang w:val="en-US"/>
        </w:rPr>
      </w:pPr>
      <w:r w:rsidRPr="00AA3AE7">
        <w:rPr>
          <w:b/>
          <w:lang w:val="en-US"/>
        </w:rPr>
        <w:t>Business plan horizon</w:t>
      </w:r>
      <w:r>
        <w:rPr>
          <w:lang w:val="en-US"/>
        </w:rPr>
        <w:t xml:space="preserve">: </w:t>
      </w:r>
      <w:r w:rsidR="00063806" w:rsidRPr="00580401">
        <w:rPr>
          <w:lang w:val="en-US"/>
        </w:rPr>
        <w:t>Business plan cover</w:t>
      </w:r>
      <w:r w:rsidR="00E20162" w:rsidRPr="00580401">
        <w:rPr>
          <w:lang w:val="en-US"/>
        </w:rPr>
        <w:t>s</w:t>
      </w:r>
      <w:r w:rsidR="00063806" w:rsidRPr="00580401">
        <w:rPr>
          <w:lang w:val="en-US"/>
        </w:rPr>
        <w:t xml:space="preserve"> the period from 2019 to 2034 assuming R&amp;D</w:t>
      </w:r>
      <w:r w:rsidR="00A9420A">
        <w:rPr>
          <w:lang w:val="en-US"/>
        </w:rPr>
        <w:t xml:space="preserve"> period</w:t>
      </w:r>
      <w:r w:rsidR="00063806" w:rsidRPr="00580401">
        <w:rPr>
          <w:lang w:val="en-US"/>
        </w:rPr>
        <w:t xml:space="preserve"> </w:t>
      </w:r>
      <w:r w:rsidR="00A9420A">
        <w:rPr>
          <w:lang w:val="en-US"/>
        </w:rPr>
        <w:t xml:space="preserve">in 2019-Q12022 </w:t>
      </w:r>
      <w:r w:rsidR="00063806" w:rsidRPr="00580401">
        <w:rPr>
          <w:lang w:val="en-US"/>
        </w:rPr>
        <w:t xml:space="preserve">and </w:t>
      </w:r>
      <w:r w:rsidR="00A9420A">
        <w:rPr>
          <w:lang w:val="en-US"/>
        </w:rPr>
        <w:t xml:space="preserve">a </w:t>
      </w:r>
      <w:r w:rsidR="00063806" w:rsidRPr="00580401">
        <w:rPr>
          <w:lang w:val="en-US"/>
        </w:rPr>
        <w:t xml:space="preserve">FID period </w:t>
      </w:r>
      <w:r w:rsidR="00A9420A">
        <w:rPr>
          <w:lang w:val="en-US"/>
        </w:rPr>
        <w:t>in 2020-2022</w:t>
      </w:r>
      <w:r w:rsidR="00063806" w:rsidRPr="00580401">
        <w:rPr>
          <w:lang w:val="en-US"/>
        </w:rPr>
        <w:t>, then mass production starting in 2023 with BAM volumes sold from 202</w:t>
      </w:r>
      <w:r w:rsidR="00D13B37" w:rsidRPr="00580401">
        <w:rPr>
          <w:lang w:val="en-US"/>
        </w:rPr>
        <w:t>3</w:t>
      </w:r>
      <w:r w:rsidR="00A9420A">
        <w:rPr>
          <w:lang w:val="en-US"/>
        </w:rPr>
        <w:t xml:space="preserve"> to 2034. </w:t>
      </w:r>
      <w:r w:rsidR="00FB6255">
        <w:rPr>
          <w:lang w:val="en-US"/>
        </w:rPr>
        <w:t>Terminal value consists in recovering</w:t>
      </w:r>
      <w:r w:rsidR="0039616A" w:rsidRPr="00580401">
        <w:rPr>
          <w:lang w:val="en-US"/>
        </w:rPr>
        <w:t xml:space="preserve"> </w:t>
      </w:r>
      <w:r w:rsidR="00063806" w:rsidRPr="00580401">
        <w:rPr>
          <w:lang w:val="en-US"/>
        </w:rPr>
        <w:t>trade working capital.</w:t>
      </w:r>
    </w:p>
    <w:p w14:paraId="49B7C8E9" w14:textId="46ADE7A1" w:rsidR="006B3845" w:rsidRPr="006B3845" w:rsidRDefault="006B3845" w:rsidP="00063806">
      <w:pPr>
        <w:pStyle w:val="ITStandard"/>
        <w:numPr>
          <w:ilvl w:val="0"/>
          <w:numId w:val="21"/>
        </w:numPr>
        <w:rPr>
          <w:b/>
          <w:lang w:val="en-US"/>
        </w:rPr>
      </w:pPr>
      <w:r w:rsidRPr="006B3845">
        <w:rPr>
          <w:b/>
          <w:lang w:val="en-US"/>
        </w:rPr>
        <w:t xml:space="preserve">Revenues: </w:t>
      </w:r>
    </w:p>
    <w:p w14:paraId="19256737" w14:textId="051E5F5E" w:rsidR="00063806" w:rsidRPr="00580401" w:rsidRDefault="006B3845" w:rsidP="006B3845">
      <w:pPr>
        <w:pStyle w:val="ITStandard"/>
        <w:numPr>
          <w:ilvl w:val="1"/>
          <w:numId w:val="21"/>
        </w:numPr>
        <w:rPr>
          <w:lang w:val="en-US"/>
        </w:rPr>
      </w:pPr>
      <w:r w:rsidRPr="006B3845">
        <w:rPr>
          <w:b/>
          <w:lang w:val="en-US"/>
        </w:rPr>
        <w:t xml:space="preserve">Volume: </w:t>
      </w:r>
      <w:r>
        <w:rPr>
          <w:lang w:val="en-US"/>
        </w:rPr>
        <w:t>Volumes</w:t>
      </w:r>
      <w:r w:rsidR="00063806" w:rsidRPr="00580401">
        <w:rPr>
          <w:lang w:val="en-US"/>
        </w:rPr>
        <w:t xml:space="preserve"> start</w:t>
      </w:r>
      <w:r w:rsidR="00FB6255">
        <w:rPr>
          <w:lang w:val="en-US"/>
        </w:rPr>
        <w:t xml:space="preserve">s in 2023 with 300 kg of sales of </w:t>
      </w:r>
      <w:r w:rsidR="00063806" w:rsidRPr="00580401">
        <w:rPr>
          <w:lang w:val="en-US"/>
        </w:rPr>
        <w:t>BAM products.</w:t>
      </w:r>
      <w:r w:rsidR="00FB6255">
        <w:rPr>
          <w:lang w:val="en-US"/>
        </w:rPr>
        <w:t xml:space="preserve"> P</w:t>
      </w:r>
      <w:r w:rsidR="00063806" w:rsidRPr="00580401">
        <w:rPr>
          <w:lang w:val="en-US"/>
        </w:rPr>
        <w:t xml:space="preserve">rogressive production ramp-up </w:t>
      </w:r>
      <w:r w:rsidR="00FB6255">
        <w:rPr>
          <w:lang w:val="en-US"/>
        </w:rPr>
        <w:t xml:space="preserve">increases sales from </w:t>
      </w:r>
      <w:r w:rsidR="0073746A">
        <w:rPr>
          <w:lang w:val="en-US"/>
        </w:rPr>
        <w:t>2</w:t>
      </w:r>
      <w:r w:rsidR="00FB6255">
        <w:rPr>
          <w:lang w:val="en-US"/>
        </w:rPr>
        <w:t xml:space="preserve"> 000 </w:t>
      </w:r>
      <w:r w:rsidR="00063806" w:rsidRPr="00580401">
        <w:rPr>
          <w:lang w:val="en-US"/>
        </w:rPr>
        <w:t>t</w:t>
      </w:r>
      <w:r w:rsidR="00FB6255">
        <w:rPr>
          <w:lang w:val="en-US"/>
        </w:rPr>
        <w:t>ons</w:t>
      </w:r>
      <w:r w:rsidR="0073746A">
        <w:rPr>
          <w:lang w:val="en-US"/>
        </w:rPr>
        <w:t xml:space="preserve"> in 2024</w:t>
      </w:r>
      <w:r w:rsidR="00FB6255">
        <w:rPr>
          <w:lang w:val="en-US"/>
        </w:rPr>
        <w:t xml:space="preserve"> to 15 000 </w:t>
      </w:r>
      <w:r w:rsidR="00063806" w:rsidRPr="00580401">
        <w:rPr>
          <w:lang w:val="en-US"/>
        </w:rPr>
        <w:t>t</w:t>
      </w:r>
      <w:r w:rsidR="00FB6255">
        <w:rPr>
          <w:lang w:val="en-US"/>
        </w:rPr>
        <w:t>ons</w:t>
      </w:r>
      <w:r w:rsidR="00063806" w:rsidRPr="00580401">
        <w:rPr>
          <w:lang w:val="en-US"/>
        </w:rPr>
        <w:t xml:space="preserve"> </w:t>
      </w:r>
      <w:r w:rsidR="00FB6255">
        <w:rPr>
          <w:lang w:val="en-US"/>
        </w:rPr>
        <w:t xml:space="preserve">per year </w:t>
      </w:r>
      <w:r w:rsidR="0073746A">
        <w:rPr>
          <w:lang w:val="en-US"/>
        </w:rPr>
        <w:t>in</w:t>
      </w:r>
      <w:r w:rsidR="00063806" w:rsidRPr="00580401">
        <w:rPr>
          <w:lang w:val="en-US"/>
        </w:rPr>
        <w:t xml:space="preserve"> 2027. </w:t>
      </w:r>
      <w:r w:rsidR="0073746A">
        <w:rPr>
          <w:lang w:val="en-US"/>
        </w:rPr>
        <w:t xml:space="preserve">Sales assumed to remain stable from 2027 to 2030. </w:t>
      </w:r>
      <w:r w:rsidR="009B09A2" w:rsidRPr="00580401">
        <w:rPr>
          <w:lang w:val="en-US"/>
        </w:rPr>
        <w:t>Considering that 4</w:t>
      </w:r>
      <w:r w:rsidR="009B09A2" w:rsidRPr="00580401">
        <w:rPr>
          <w:vertAlign w:val="superscript"/>
          <w:lang w:val="en-US"/>
        </w:rPr>
        <w:t>th</w:t>
      </w:r>
      <w:r w:rsidR="009B09A2" w:rsidRPr="00580401">
        <w:rPr>
          <w:lang w:val="en-US"/>
        </w:rPr>
        <w:t xml:space="preserve"> generation of batteries will start mass production in 10 years from now, new standards for Electrical Vehicle will progressively </w:t>
      </w:r>
      <w:r w:rsidR="009B09A2" w:rsidRPr="009B09A2">
        <w:rPr>
          <w:lang w:val="en-US"/>
        </w:rPr>
        <w:t>turn toward 4</w:t>
      </w:r>
      <w:r w:rsidR="009B09A2" w:rsidRPr="009B09A2">
        <w:rPr>
          <w:vertAlign w:val="superscript"/>
          <w:lang w:val="en-US"/>
        </w:rPr>
        <w:t>th</w:t>
      </w:r>
      <w:r w:rsidR="009B09A2" w:rsidRPr="009B09A2">
        <w:rPr>
          <w:lang w:val="en-US"/>
        </w:rPr>
        <w:t xml:space="preserve"> generation batteries</w:t>
      </w:r>
      <w:r w:rsidR="009B09A2" w:rsidRPr="00580401">
        <w:rPr>
          <w:lang w:val="en-US"/>
        </w:rPr>
        <w:t xml:space="preserve"> </w:t>
      </w:r>
      <w:r w:rsidR="009B09A2">
        <w:rPr>
          <w:lang w:val="en-US"/>
        </w:rPr>
        <w:t xml:space="preserve">and result in the </w:t>
      </w:r>
      <w:r w:rsidR="0073746A">
        <w:rPr>
          <w:lang w:val="en-US"/>
        </w:rPr>
        <w:t>replacement of lithium-ion technology by solid-state battery technology</w:t>
      </w:r>
      <w:r w:rsidR="009B09A2">
        <w:rPr>
          <w:lang w:val="en-US"/>
        </w:rPr>
        <w:t>. Therefore</w:t>
      </w:r>
      <w:r w:rsidR="00FB6255">
        <w:rPr>
          <w:lang w:val="en-US"/>
        </w:rPr>
        <w:t xml:space="preserve"> Carbone </w:t>
      </w:r>
      <w:proofErr w:type="spellStart"/>
      <w:r w:rsidR="00FB6255">
        <w:rPr>
          <w:lang w:val="en-US"/>
        </w:rPr>
        <w:t>Savoie</w:t>
      </w:r>
      <w:proofErr w:type="spellEnd"/>
      <w:r w:rsidR="00FB6255">
        <w:rPr>
          <w:lang w:val="en-US"/>
        </w:rPr>
        <w:t xml:space="preserve"> has assumed</w:t>
      </w:r>
      <w:r w:rsidR="00063806" w:rsidRPr="00580401">
        <w:rPr>
          <w:lang w:val="en-US"/>
        </w:rPr>
        <w:t xml:space="preserve"> </w:t>
      </w:r>
      <w:r w:rsidR="00FB6255">
        <w:rPr>
          <w:lang w:val="en-US"/>
        </w:rPr>
        <w:t xml:space="preserve">a </w:t>
      </w:r>
      <w:r w:rsidR="00FB6255" w:rsidRPr="00580401">
        <w:rPr>
          <w:lang w:val="en-US"/>
        </w:rPr>
        <w:t>3</w:t>
      </w:r>
      <w:r w:rsidR="00FB6255">
        <w:rPr>
          <w:lang w:val="en-US"/>
        </w:rPr>
        <w:t xml:space="preserve"> 000 </w:t>
      </w:r>
      <w:r w:rsidR="00FB6255" w:rsidRPr="00580401">
        <w:rPr>
          <w:lang w:val="en-US"/>
        </w:rPr>
        <w:t>t</w:t>
      </w:r>
      <w:r w:rsidR="00FB6255">
        <w:rPr>
          <w:lang w:val="en-US"/>
        </w:rPr>
        <w:t>ons per year decline of</w:t>
      </w:r>
      <w:r w:rsidR="00063806" w:rsidRPr="00580401">
        <w:rPr>
          <w:lang w:val="en-US"/>
        </w:rPr>
        <w:t xml:space="preserve"> </w:t>
      </w:r>
      <w:r>
        <w:rPr>
          <w:lang w:val="en-US"/>
        </w:rPr>
        <w:t xml:space="preserve">battery anode materials </w:t>
      </w:r>
      <w:r w:rsidR="00063806" w:rsidRPr="00580401">
        <w:rPr>
          <w:lang w:val="en-US"/>
        </w:rPr>
        <w:t xml:space="preserve">sales volumes </w:t>
      </w:r>
      <w:r w:rsidR="00FB6255">
        <w:rPr>
          <w:lang w:val="en-US"/>
        </w:rPr>
        <w:t xml:space="preserve">from 2031 </w:t>
      </w:r>
      <w:r w:rsidR="009232CB">
        <w:rPr>
          <w:lang w:val="en-US"/>
        </w:rPr>
        <w:t xml:space="preserve">to </w:t>
      </w:r>
      <w:r w:rsidR="00063806" w:rsidRPr="00580401">
        <w:rPr>
          <w:lang w:val="en-US"/>
        </w:rPr>
        <w:t xml:space="preserve">2034. </w:t>
      </w:r>
      <w:r>
        <w:rPr>
          <w:lang w:val="en-US"/>
        </w:rPr>
        <w:t>Therefore,</w:t>
      </w:r>
      <w:r w:rsidR="00063806" w:rsidRPr="00580401">
        <w:rPr>
          <w:lang w:val="en-US"/>
        </w:rPr>
        <w:t xml:space="preserve"> </w:t>
      </w:r>
      <w:r w:rsidR="0073746A">
        <w:rPr>
          <w:lang w:val="en-US"/>
        </w:rPr>
        <w:t>volumes is limited to 3 000 tons</w:t>
      </w:r>
      <w:r w:rsidRPr="006B3845">
        <w:rPr>
          <w:lang w:val="en-US"/>
        </w:rPr>
        <w:t xml:space="preserve"> </w:t>
      </w:r>
      <w:r>
        <w:rPr>
          <w:lang w:val="en-US"/>
        </w:rPr>
        <w:t xml:space="preserve">in </w:t>
      </w:r>
      <w:r w:rsidRPr="00580401">
        <w:rPr>
          <w:lang w:val="en-US"/>
        </w:rPr>
        <w:t>2034</w:t>
      </w:r>
      <w:r>
        <w:rPr>
          <w:lang w:val="en-US"/>
        </w:rPr>
        <w:t xml:space="preserve"> and null in 2035. </w:t>
      </w:r>
    </w:p>
    <w:p w14:paraId="19256738" w14:textId="3738DF40" w:rsidR="00063806" w:rsidRPr="009B09A2" w:rsidRDefault="006B3845" w:rsidP="009B09A2">
      <w:pPr>
        <w:pStyle w:val="ITStandard"/>
        <w:numPr>
          <w:ilvl w:val="1"/>
          <w:numId w:val="21"/>
        </w:numPr>
        <w:rPr>
          <w:lang w:val="en-US"/>
        </w:rPr>
      </w:pPr>
      <w:r w:rsidRPr="009B09A2">
        <w:rPr>
          <w:b/>
          <w:lang w:val="en-US"/>
        </w:rPr>
        <w:t>Selling price</w:t>
      </w:r>
      <w:r w:rsidRPr="009B09A2">
        <w:rPr>
          <w:lang w:val="en-US"/>
        </w:rPr>
        <w:t xml:space="preserve">: </w:t>
      </w:r>
      <w:r w:rsidR="00063806" w:rsidRPr="009B09A2">
        <w:rPr>
          <w:lang w:val="en-US"/>
        </w:rPr>
        <w:t xml:space="preserve">BAM sale price </w:t>
      </w:r>
      <w:r w:rsidRPr="009B09A2">
        <w:rPr>
          <w:lang w:val="en-US"/>
        </w:rPr>
        <w:t xml:space="preserve">assumed at </w:t>
      </w:r>
      <w:r w:rsidR="009B09A2" w:rsidRPr="009B09A2">
        <w:rPr>
          <w:lang w:val="en-US"/>
        </w:rPr>
        <w:t xml:space="preserve">6 000 $/t in 2023. This price is based on the sale price of </w:t>
      </w:r>
      <w:r w:rsidR="009B09A2">
        <w:rPr>
          <w:lang w:val="en-US"/>
        </w:rPr>
        <w:t xml:space="preserve">BAM </w:t>
      </w:r>
      <w:r w:rsidR="009B09A2" w:rsidRPr="009B09A2">
        <w:rPr>
          <w:lang w:val="en-US"/>
        </w:rPr>
        <w:t xml:space="preserve">graphite blocks </w:t>
      </w:r>
      <w:r w:rsidR="009B09A2">
        <w:rPr>
          <w:lang w:val="en-US"/>
        </w:rPr>
        <w:t xml:space="preserve">(and not powders) </w:t>
      </w:r>
      <w:r w:rsidR="009B09A2" w:rsidRPr="009B09A2">
        <w:rPr>
          <w:lang w:val="en-US"/>
        </w:rPr>
        <w:t xml:space="preserve">according to research of the consulting firm, </w:t>
      </w:r>
      <w:proofErr w:type="spellStart"/>
      <w:r w:rsidR="009B09A2" w:rsidRPr="009B09A2">
        <w:rPr>
          <w:lang w:val="en-US"/>
        </w:rPr>
        <w:t>Avicenne</w:t>
      </w:r>
      <w:proofErr w:type="spellEnd"/>
      <w:r w:rsidR="009B09A2" w:rsidRPr="009B09A2">
        <w:rPr>
          <w:lang w:val="en-US"/>
        </w:rPr>
        <w:t xml:space="preserve"> Energy and </w:t>
      </w:r>
      <w:r w:rsidR="009B09A2">
        <w:rPr>
          <w:lang w:val="en-US"/>
        </w:rPr>
        <w:t>i</w:t>
      </w:r>
      <w:r w:rsidR="009B09A2" w:rsidRPr="009B09A2">
        <w:rPr>
          <w:lang w:val="en-US"/>
        </w:rPr>
        <w:t>ndicative prices provided by a leading Asian anode manufacturer, which outsources the production of blocks to high-quality suppliers, and focuses mainly on micronizing and post treatment.</w:t>
      </w:r>
      <w:r w:rsidR="009B09A2">
        <w:rPr>
          <w:lang w:val="en-US"/>
        </w:rPr>
        <w:t xml:space="preserve"> </w:t>
      </w:r>
      <w:r w:rsidR="00063806" w:rsidRPr="009B09A2">
        <w:rPr>
          <w:lang w:val="en-US"/>
        </w:rPr>
        <w:t xml:space="preserve">Due to </w:t>
      </w:r>
      <w:r w:rsidRPr="009B09A2">
        <w:rPr>
          <w:lang w:val="en-US"/>
        </w:rPr>
        <w:t xml:space="preserve">not only the OEM pressure to reduce battery costs of </w:t>
      </w:r>
      <w:r w:rsidR="00063806" w:rsidRPr="009B09A2">
        <w:rPr>
          <w:lang w:val="en-US"/>
        </w:rPr>
        <w:t xml:space="preserve">electrical vehicles </w:t>
      </w:r>
      <w:r w:rsidR="00406D44" w:rsidRPr="009B09A2">
        <w:rPr>
          <w:lang w:val="en-US"/>
        </w:rPr>
        <w:t>but</w:t>
      </w:r>
      <w:r w:rsidR="00063806" w:rsidRPr="009B09A2">
        <w:rPr>
          <w:lang w:val="en-US"/>
        </w:rPr>
        <w:t xml:space="preserve"> also </w:t>
      </w:r>
      <w:r w:rsidRPr="009B09A2">
        <w:rPr>
          <w:lang w:val="en-US"/>
        </w:rPr>
        <w:t>the</w:t>
      </w:r>
      <w:r w:rsidR="00063806" w:rsidRPr="009B09A2">
        <w:rPr>
          <w:lang w:val="en-US"/>
        </w:rPr>
        <w:t xml:space="preserve"> race to expand capacity, Carbone </w:t>
      </w:r>
      <w:proofErr w:type="spellStart"/>
      <w:r w:rsidR="00063806" w:rsidRPr="009B09A2">
        <w:rPr>
          <w:lang w:val="en-US"/>
        </w:rPr>
        <w:t>Savoie</w:t>
      </w:r>
      <w:proofErr w:type="spellEnd"/>
      <w:r w:rsidR="00063806" w:rsidRPr="009B09A2">
        <w:rPr>
          <w:lang w:val="en-US"/>
        </w:rPr>
        <w:t xml:space="preserve"> anticipate</w:t>
      </w:r>
      <w:r w:rsidR="00D13B37" w:rsidRPr="009B09A2">
        <w:rPr>
          <w:lang w:val="en-US"/>
        </w:rPr>
        <w:t>s</w:t>
      </w:r>
      <w:r w:rsidR="00063806" w:rsidRPr="009B09A2">
        <w:rPr>
          <w:lang w:val="en-US"/>
        </w:rPr>
        <w:t xml:space="preserve"> a decrease of -2% </w:t>
      </w:r>
      <w:r w:rsidRPr="009B09A2">
        <w:rPr>
          <w:lang w:val="en-US"/>
        </w:rPr>
        <w:t xml:space="preserve">per year in the price </w:t>
      </w:r>
      <w:r w:rsidR="00D13B37" w:rsidRPr="009B09A2">
        <w:rPr>
          <w:lang w:val="en-US"/>
        </w:rPr>
        <w:t>(</w:t>
      </w:r>
      <w:r w:rsidRPr="009B09A2">
        <w:rPr>
          <w:lang w:val="en-US"/>
        </w:rPr>
        <w:t xml:space="preserve">from </w:t>
      </w:r>
      <w:r w:rsidR="00063806" w:rsidRPr="009B09A2">
        <w:rPr>
          <w:lang w:val="en-US"/>
        </w:rPr>
        <w:t>2024</w:t>
      </w:r>
      <w:r w:rsidRPr="009B09A2">
        <w:rPr>
          <w:lang w:val="en-US"/>
        </w:rPr>
        <w:t xml:space="preserve"> to </w:t>
      </w:r>
      <w:r w:rsidR="00063806" w:rsidRPr="009B09A2">
        <w:rPr>
          <w:lang w:val="en-US"/>
        </w:rPr>
        <w:t>2034</w:t>
      </w:r>
      <w:r w:rsidR="00D13B37" w:rsidRPr="009B09A2">
        <w:rPr>
          <w:lang w:val="en-US"/>
        </w:rPr>
        <w:t>)</w:t>
      </w:r>
      <w:r w:rsidR="00063806" w:rsidRPr="009B09A2">
        <w:rPr>
          <w:lang w:val="en-US"/>
        </w:rPr>
        <w:t>.</w:t>
      </w:r>
    </w:p>
    <w:p w14:paraId="4852E826" w14:textId="4FB01A63" w:rsidR="006B3845" w:rsidRPr="006B3845" w:rsidRDefault="006B3845" w:rsidP="006B3845">
      <w:pPr>
        <w:pStyle w:val="ITStandard"/>
        <w:numPr>
          <w:ilvl w:val="1"/>
          <w:numId w:val="21"/>
        </w:numPr>
        <w:rPr>
          <w:lang w:val="en-US"/>
        </w:rPr>
      </w:pPr>
      <w:r>
        <w:rPr>
          <w:b/>
          <w:lang w:val="en-US"/>
        </w:rPr>
        <w:t>Additional revenues from the sale of by-</w:t>
      </w:r>
      <w:r w:rsidRPr="006B3845">
        <w:rPr>
          <w:b/>
          <w:lang w:val="en-US"/>
        </w:rPr>
        <w:t>products</w:t>
      </w:r>
      <w:r w:rsidRPr="006B3845">
        <w:rPr>
          <w:lang w:val="en-US"/>
        </w:rPr>
        <w:t xml:space="preserve">: </w:t>
      </w:r>
      <w:r>
        <w:rPr>
          <w:lang w:val="en-US"/>
        </w:rPr>
        <w:t>On top of the above-mentioned BAM</w:t>
      </w:r>
      <w:r w:rsidRPr="006B3845">
        <w:rPr>
          <w:lang w:val="en-US"/>
        </w:rPr>
        <w:t xml:space="preserve"> sale plan (2023-2034), </w:t>
      </w:r>
      <w:r>
        <w:rPr>
          <w:lang w:val="en-US"/>
        </w:rPr>
        <w:t xml:space="preserve">Carbone </w:t>
      </w:r>
      <w:proofErr w:type="spellStart"/>
      <w:r>
        <w:rPr>
          <w:lang w:val="en-US"/>
        </w:rPr>
        <w:t>Savoie</w:t>
      </w:r>
      <w:proofErr w:type="spellEnd"/>
      <w:r>
        <w:rPr>
          <w:lang w:val="en-US"/>
        </w:rPr>
        <w:t xml:space="preserve"> has assumed, during the FID phase, </w:t>
      </w:r>
      <w:r w:rsidRPr="006B3845">
        <w:rPr>
          <w:lang w:val="en-US"/>
        </w:rPr>
        <w:t>revenues of 750 k€</w:t>
      </w:r>
      <w:r>
        <w:rPr>
          <w:lang w:val="en-US"/>
        </w:rPr>
        <w:t xml:space="preserve">. These revenues come from the sale of unsuccessful FID batch samples as by-product for </w:t>
      </w:r>
      <w:proofErr w:type="spellStart"/>
      <w:r>
        <w:rPr>
          <w:lang w:val="en-US"/>
        </w:rPr>
        <w:t>recarburizing</w:t>
      </w:r>
      <w:proofErr w:type="spellEnd"/>
      <w:r>
        <w:rPr>
          <w:lang w:val="en-US"/>
        </w:rPr>
        <w:t xml:space="preserve"> applications </w:t>
      </w:r>
      <w:r w:rsidRPr="006B3845">
        <w:rPr>
          <w:lang w:val="en-US"/>
        </w:rPr>
        <w:t xml:space="preserve">(66% of R&amp;D/FID trials </w:t>
      </w:r>
      <w:proofErr w:type="spellStart"/>
      <w:r>
        <w:rPr>
          <w:lang w:val="en-US"/>
        </w:rPr>
        <w:t>ie</w:t>
      </w:r>
      <w:proofErr w:type="spellEnd"/>
      <w:r>
        <w:rPr>
          <w:lang w:val="en-US"/>
        </w:rPr>
        <w:t xml:space="preserve"> ~2 000 </w:t>
      </w:r>
      <w:r w:rsidRPr="006B3845">
        <w:rPr>
          <w:lang w:val="en-US"/>
        </w:rPr>
        <w:t>t</w:t>
      </w:r>
      <w:r>
        <w:rPr>
          <w:lang w:val="en-US"/>
        </w:rPr>
        <w:t>ons</w:t>
      </w:r>
      <w:r w:rsidRPr="006B3845">
        <w:rPr>
          <w:lang w:val="en-US"/>
        </w:rPr>
        <w:t xml:space="preserve">) at </w:t>
      </w:r>
      <w:r>
        <w:rPr>
          <w:lang w:val="en-US"/>
        </w:rPr>
        <w:t>current</w:t>
      </w:r>
      <w:r w:rsidRPr="006B3845">
        <w:rPr>
          <w:lang w:val="en-US"/>
        </w:rPr>
        <w:t xml:space="preserve"> </w:t>
      </w:r>
      <w:r>
        <w:rPr>
          <w:lang w:val="en-US"/>
        </w:rPr>
        <w:t xml:space="preserve">byproduct selling </w:t>
      </w:r>
      <w:r w:rsidRPr="006B3845">
        <w:rPr>
          <w:lang w:val="en-US"/>
        </w:rPr>
        <w:t xml:space="preserve">price (375 €/t for </w:t>
      </w:r>
      <w:proofErr w:type="spellStart"/>
      <w:r w:rsidRPr="006B3845">
        <w:rPr>
          <w:lang w:val="en-US"/>
        </w:rPr>
        <w:t>recarburizing</w:t>
      </w:r>
      <w:proofErr w:type="spellEnd"/>
      <w:r w:rsidRPr="006B3845">
        <w:rPr>
          <w:lang w:val="en-US"/>
        </w:rPr>
        <w:t xml:space="preserve"> application). </w:t>
      </w:r>
    </w:p>
    <w:p w14:paraId="6F0B8654" w14:textId="21265DE5" w:rsidR="006B3845" w:rsidRPr="00580401" w:rsidRDefault="006B3845" w:rsidP="006B3845">
      <w:pPr>
        <w:pStyle w:val="ITStandard"/>
        <w:ind w:left="1440"/>
        <w:rPr>
          <w:lang w:val="en-US"/>
        </w:rPr>
      </w:pPr>
    </w:p>
    <w:p w14:paraId="19256739" w14:textId="6EB1C906" w:rsidR="00063806" w:rsidRPr="00AA3AE7" w:rsidRDefault="009232CB" w:rsidP="00AA3AE7">
      <w:pPr>
        <w:pStyle w:val="ITStandard"/>
        <w:numPr>
          <w:ilvl w:val="0"/>
          <w:numId w:val="21"/>
        </w:numPr>
        <w:rPr>
          <w:b/>
          <w:lang w:val="en-US"/>
        </w:rPr>
      </w:pPr>
      <w:r>
        <w:rPr>
          <w:b/>
          <w:lang w:val="en-US"/>
        </w:rPr>
        <w:t>Cost structure</w:t>
      </w:r>
      <w:r w:rsidR="006B3845" w:rsidRPr="00AA3AE7">
        <w:rPr>
          <w:b/>
          <w:lang w:val="en-US"/>
        </w:rPr>
        <w:t xml:space="preserve">: </w:t>
      </w:r>
      <w:r w:rsidR="006B3845" w:rsidRPr="00AA3AE7">
        <w:rPr>
          <w:lang w:val="en-US"/>
        </w:rPr>
        <w:t xml:space="preserve">Eligible costs: </w:t>
      </w:r>
      <w:r w:rsidR="00063806" w:rsidRPr="00AA3AE7">
        <w:rPr>
          <w:lang w:val="en-US"/>
        </w:rPr>
        <w:t xml:space="preserve">According to R&amp;D and FID </w:t>
      </w:r>
      <w:r w:rsidR="006B3845" w:rsidRPr="00AA3AE7">
        <w:rPr>
          <w:lang w:val="en-US"/>
        </w:rPr>
        <w:t>programs</w:t>
      </w:r>
      <w:r w:rsidR="00063806" w:rsidRPr="00AA3AE7">
        <w:rPr>
          <w:lang w:val="en-US"/>
        </w:rPr>
        <w:t xml:space="preserve">, </w:t>
      </w:r>
      <w:r w:rsidR="00D22703" w:rsidRPr="00AA3AE7">
        <w:rPr>
          <w:lang w:val="en-US"/>
        </w:rPr>
        <w:t xml:space="preserve">excluding revenues </w:t>
      </w:r>
      <w:r w:rsidR="006B3845" w:rsidRPr="00AA3AE7">
        <w:rPr>
          <w:lang w:val="en-US"/>
        </w:rPr>
        <w:t xml:space="preserve">from by product </w:t>
      </w:r>
      <w:r w:rsidR="00D22703" w:rsidRPr="00AA3AE7">
        <w:rPr>
          <w:lang w:val="en-US"/>
        </w:rPr>
        <w:t>(750 k€</w:t>
      </w:r>
      <w:r w:rsidR="006B3845" w:rsidRPr="00AA3AE7">
        <w:rPr>
          <w:lang w:val="en-US"/>
        </w:rPr>
        <w:t>, see above</w:t>
      </w:r>
      <w:r w:rsidR="00D22703" w:rsidRPr="00AA3AE7">
        <w:rPr>
          <w:lang w:val="en-US"/>
        </w:rPr>
        <w:t xml:space="preserve">), </w:t>
      </w:r>
      <w:r w:rsidR="00063806" w:rsidRPr="00AA3AE7">
        <w:rPr>
          <w:lang w:val="en-US"/>
        </w:rPr>
        <w:t xml:space="preserve">eligible costs </w:t>
      </w:r>
      <w:r w:rsidR="00406D44" w:rsidRPr="00AA3AE7">
        <w:rPr>
          <w:lang w:val="en-US"/>
        </w:rPr>
        <w:t>are</w:t>
      </w:r>
      <w:r w:rsidR="00063806" w:rsidRPr="00AA3AE7">
        <w:rPr>
          <w:lang w:val="en-US"/>
        </w:rPr>
        <w:t xml:space="preserve"> estimated at 24 966 K€ (R&amp;D </w:t>
      </w:r>
      <w:r w:rsidR="00406D44" w:rsidRPr="00AA3AE7">
        <w:rPr>
          <w:lang w:val="en-US"/>
        </w:rPr>
        <w:t>e</w:t>
      </w:r>
      <w:r w:rsidR="00063806" w:rsidRPr="00AA3AE7">
        <w:rPr>
          <w:lang w:val="en-US"/>
        </w:rPr>
        <w:t xml:space="preserve">ligible costs at 15 778 K€ and </w:t>
      </w:r>
      <w:r w:rsidR="00406D44" w:rsidRPr="00AA3AE7">
        <w:rPr>
          <w:lang w:val="en-US"/>
        </w:rPr>
        <w:t>FID e</w:t>
      </w:r>
      <w:r w:rsidR="00063806" w:rsidRPr="00AA3AE7">
        <w:rPr>
          <w:lang w:val="en-US"/>
        </w:rPr>
        <w:t xml:space="preserve">ligible costs </w:t>
      </w:r>
      <w:r w:rsidR="009B09A2">
        <w:rPr>
          <w:lang w:val="en-US"/>
        </w:rPr>
        <w:t>at 9 188 K€). Cost</w:t>
      </w:r>
      <w:r>
        <w:rPr>
          <w:lang w:val="en-US"/>
        </w:rPr>
        <w:t>s</w:t>
      </w:r>
      <w:r w:rsidR="009B09A2">
        <w:rPr>
          <w:lang w:val="en-US"/>
        </w:rPr>
        <w:t xml:space="preserve"> are based on production of BAM </w:t>
      </w:r>
      <w:r w:rsidR="009B09A2" w:rsidRPr="009B09A2">
        <w:rPr>
          <w:lang w:val="en-US"/>
        </w:rPr>
        <w:t xml:space="preserve">graphite blocks </w:t>
      </w:r>
      <w:r w:rsidR="009B09A2">
        <w:rPr>
          <w:lang w:val="en-US"/>
        </w:rPr>
        <w:t>(and not powders) in order to be consistent with selling price assumptions.</w:t>
      </w:r>
    </w:p>
    <w:p w14:paraId="1925673A" w14:textId="77777777" w:rsidR="00063806" w:rsidRPr="00580401" w:rsidRDefault="00063806" w:rsidP="00063806">
      <w:pPr>
        <w:pStyle w:val="ITStandard"/>
        <w:ind w:left="720" w:right="-283"/>
        <w:rPr>
          <w:lang w:val="en-US"/>
        </w:rPr>
      </w:pPr>
      <w:r w:rsidRPr="00580401">
        <w:rPr>
          <w:noProof/>
          <w:lang w:val="fr-FR" w:eastAsia="fr-FR"/>
        </w:rPr>
        <w:lastRenderedPageBreak/>
        <w:drawing>
          <wp:inline distT="0" distB="0" distL="0" distR="0" wp14:anchorId="1925679E" wp14:editId="1925679F">
            <wp:extent cx="5615796" cy="1782718"/>
            <wp:effectExtent l="0" t="0" r="4445" b="825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7068" cy="1783122"/>
                    </a:xfrm>
                    <a:prstGeom prst="rect">
                      <a:avLst/>
                    </a:prstGeom>
                    <a:noFill/>
                    <a:ln>
                      <a:noFill/>
                    </a:ln>
                  </pic:spPr>
                </pic:pic>
              </a:graphicData>
            </a:graphic>
          </wp:inline>
        </w:drawing>
      </w:r>
    </w:p>
    <w:p w14:paraId="1925673B" w14:textId="65CD3DA8" w:rsidR="00063806" w:rsidRPr="00580401" w:rsidRDefault="00063806" w:rsidP="00063806">
      <w:pPr>
        <w:pStyle w:val="ITStandard"/>
        <w:numPr>
          <w:ilvl w:val="1"/>
          <w:numId w:val="21"/>
        </w:numPr>
        <w:rPr>
          <w:lang w:val="en-US"/>
        </w:rPr>
      </w:pPr>
      <w:r w:rsidRPr="00A10687">
        <w:rPr>
          <w:b/>
          <w:lang w:val="en-US"/>
        </w:rPr>
        <w:t>Depreciation</w:t>
      </w:r>
      <w:r w:rsidR="00A10687" w:rsidRPr="00A10687">
        <w:rPr>
          <w:b/>
          <w:lang w:val="en-US"/>
        </w:rPr>
        <w:t xml:space="preserve"> of equipment and buildings:</w:t>
      </w:r>
      <w:r w:rsidRPr="00580401">
        <w:rPr>
          <w:lang w:val="en-US"/>
        </w:rPr>
        <w:t xml:space="preserve"> </w:t>
      </w:r>
      <w:r w:rsidR="00A10687">
        <w:rPr>
          <w:lang w:val="en-US"/>
        </w:rPr>
        <w:t>A</w:t>
      </w:r>
      <w:r w:rsidRPr="00580401">
        <w:rPr>
          <w:lang w:val="en-US"/>
        </w:rPr>
        <w:t xml:space="preserve">ssumptions in </w:t>
      </w:r>
      <w:r w:rsidR="00A10687">
        <w:rPr>
          <w:lang w:val="en-US"/>
        </w:rPr>
        <w:t xml:space="preserve">number of </w:t>
      </w:r>
      <w:r w:rsidRPr="00580401">
        <w:rPr>
          <w:lang w:val="en-US"/>
        </w:rPr>
        <w:t>years</w:t>
      </w:r>
      <w:r w:rsidR="00A10687">
        <w:rPr>
          <w:lang w:val="en-US"/>
        </w:rPr>
        <w:t xml:space="preserve"> have been detailed below. </w:t>
      </w:r>
    </w:p>
    <w:p w14:paraId="1925673C" w14:textId="77777777" w:rsidR="00063806" w:rsidRPr="00580401" w:rsidRDefault="00063806" w:rsidP="00063806">
      <w:pPr>
        <w:pStyle w:val="ITStandard"/>
        <w:ind w:left="1440"/>
        <w:rPr>
          <w:lang w:val="en-US"/>
        </w:rPr>
      </w:pPr>
      <w:r w:rsidRPr="00580401">
        <w:rPr>
          <w:noProof/>
          <w:lang w:val="fr-FR" w:eastAsia="fr-FR"/>
        </w:rPr>
        <w:drawing>
          <wp:inline distT="0" distB="0" distL="0" distR="0" wp14:anchorId="192567A0" wp14:editId="192567A1">
            <wp:extent cx="3743864" cy="490900"/>
            <wp:effectExtent l="0" t="0" r="952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6899" cy="493920"/>
                    </a:xfrm>
                    <a:prstGeom prst="rect">
                      <a:avLst/>
                    </a:prstGeom>
                    <a:noFill/>
                    <a:ln>
                      <a:noFill/>
                    </a:ln>
                  </pic:spPr>
                </pic:pic>
              </a:graphicData>
            </a:graphic>
          </wp:inline>
        </w:drawing>
      </w:r>
    </w:p>
    <w:p w14:paraId="1925673D" w14:textId="0FC10A1C" w:rsidR="00063806" w:rsidRPr="00580401" w:rsidRDefault="00063806" w:rsidP="00A10687">
      <w:pPr>
        <w:pStyle w:val="ListParagraph"/>
        <w:numPr>
          <w:ilvl w:val="1"/>
          <w:numId w:val="21"/>
        </w:numPr>
        <w:jc w:val="both"/>
        <w:rPr>
          <w:sz w:val="22"/>
          <w:lang w:val="en-US"/>
        </w:rPr>
      </w:pPr>
      <w:r w:rsidRPr="00A10687">
        <w:rPr>
          <w:b/>
          <w:sz w:val="22"/>
          <w:lang w:val="en-US"/>
        </w:rPr>
        <w:t>Costs of materials</w:t>
      </w:r>
      <w:r w:rsidRPr="00580401">
        <w:rPr>
          <w:sz w:val="22"/>
          <w:lang w:val="en-US"/>
        </w:rPr>
        <w:t xml:space="preserve"> </w:t>
      </w:r>
      <w:r w:rsidR="00406D44" w:rsidRPr="00580401">
        <w:rPr>
          <w:sz w:val="22"/>
          <w:lang w:val="en-US"/>
        </w:rPr>
        <w:t>include</w:t>
      </w:r>
      <w:r w:rsidRPr="00580401">
        <w:rPr>
          <w:sz w:val="22"/>
          <w:lang w:val="en-US"/>
        </w:rPr>
        <w:t xml:space="preserve"> raw materials </w:t>
      </w:r>
      <w:r w:rsidR="00406D44" w:rsidRPr="00580401">
        <w:rPr>
          <w:sz w:val="22"/>
          <w:lang w:val="en-US"/>
        </w:rPr>
        <w:t>and</w:t>
      </w:r>
      <w:r w:rsidRPr="00580401">
        <w:rPr>
          <w:sz w:val="22"/>
          <w:lang w:val="en-US"/>
        </w:rPr>
        <w:t xml:space="preserve"> energies required to produce BAM materials for all trials and homologation process. Raw Materials </w:t>
      </w:r>
      <w:r w:rsidR="00A10687">
        <w:rPr>
          <w:sz w:val="22"/>
          <w:lang w:val="en-US"/>
        </w:rPr>
        <w:t xml:space="preserve">costs </w:t>
      </w:r>
      <w:r w:rsidR="00D22703" w:rsidRPr="00580401">
        <w:rPr>
          <w:sz w:val="22"/>
          <w:lang w:val="en-US"/>
        </w:rPr>
        <w:t>(</w:t>
      </w:r>
      <w:r w:rsidR="00E20162" w:rsidRPr="00580401">
        <w:rPr>
          <w:sz w:val="22"/>
          <w:lang w:val="en-US"/>
        </w:rPr>
        <w:t>c</w:t>
      </w:r>
      <w:r w:rsidR="00D22703" w:rsidRPr="00580401">
        <w:rPr>
          <w:sz w:val="22"/>
          <w:lang w:val="en-US"/>
        </w:rPr>
        <w:t xml:space="preserve">oke, pitch, </w:t>
      </w:r>
      <w:r w:rsidR="00406D44" w:rsidRPr="00580401">
        <w:rPr>
          <w:sz w:val="22"/>
          <w:lang w:val="en-US"/>
        </w:rPr>
        <w:t>graphite, additives</w:t>
      </w:r>
      <w:r w:rsidR="00D22703" w:rsidRPr="00580401">
        <w:rPr>
          <w:sz w:val="22"/>
          <w:lang w:val="en-US"/>
        </w:rPr>
        <w:t xml:space="preserve">…) </w:t>
      </w:r>
      <w:r w:rsidR="00A10687">
        <w:rPr>
          <w:sz w:val="22"/>
          <w:lang w:val="en-US"/>
        </w:rPr>
        <w:t>and energy costs</w:t>
      </w:r>
      <w:r w:rsidR="00E20162" w:rsidRPr="00580401">
        <w:rPr>
          <w:sz w:val="22"/>
          <w:lang w:val="en-US"/>
        </w:rPr>
        <w:t xml:space="preserve"> (n</w:t>
      </w:r>
      <w:r w:rsidR="00D22703" w:rsidRPr="00580401">
        <w:rPr>
          <w:sz w:val="22"/>
          <w:lang w:val="en-US"/>
        </w:rPr>
        <w:t>atural gas and electricity)</w:t>
      </w:r>
      <w:r w:rsidRPr="00580401">
        <w:rPr>
          <w:sz w:val="22"/>
          <w:lang w:val="en-US"/>
        </w:rPr>
        <w:t xml:space="preserve"> are based on current unit market prices and </w:t>
      </w:r>
      <w:r w:rsidR="00A10687">
        <w:rPr>
          <w:sz w:val="22"/>
          <w:lang w:val="en-US"/>
        </w:rPr>
        <w:t xml:space="preserve">on </w:t>
      </w:r>
      <w:r w:rsidRPr="00580401">
        <w:rPr>
          <w:sz w:val="22"/>
          <w:lang w:val="en-US"/>
        </w:rPr>
        <w:t>t</w:t>
      </w:r>
      <w:r w:rsidR="00A10687">
        <w:rPr>
          <w:sz w:val="22"/>
          <w:lang w:val="en-US"/>
        </w:rPr>
        <w:t>argeted BAM recipes. These assumptions are optimistic</w:t>
      </w:r>
      <w:r w:rsidRPr="00580401">
        <w:rPr>
          <w:sz w:val="22"/>
          <w:lang w:val="en-US"/>
        </w:rPr>
        <w:t xml:space="preserve"> </w:t>
      </w:r>
      <w:r w:rsidR="00A10687">
        <w:rPr>
          <w:sz w:val="22"/>
          <w:lang w:val="en-US"/>
        </w:rPr>
        <w:t>as they include petroleum</w:t>
      </w:r>
      <w:r w:rsidRPr="00580401">
        <w:rPr>
          <w:sz w:val="22"/>
          <w:lang w:val="en-US"/>
        </w:rPr>
        <w:t xml:space="preserve"> coke</w:t>
      </w:r>
      <w:r w:rsidR="00A10687">
        <w:rPr>
          <w:sz w:val="22"/>
          <w:lang w:val="en-US"/>
        </w:rPr>
        <w:t xml:space="preserve"> in the formulation (and not needle coke three time more expensive)</w:t>
      </w:r>
      <w:r w:rsidRPr="00580401">
        <w:rPr>
          <w:sz w:val="22"/>
          <w:lang w:val="en-US"/>
        </w:rPr>
        <w:t xml:space="preserve"> and </w:t>
      </w:r>
      <w:r w:rsidR="00A10687">
        <w:rPr>
          <w:sz w:val="22"/>
          <w:lang w:val="en-US"/>
        </w:rPr>
        <w:t xml:space="preserve">the manufacturing process is based on </w:t>
      </w:r>
      <w:r w:rsidRPr="00580401">
        <w:rPr>
          <w:sz w:val="22"/>
          <w:lang w:val="en-US"/>
        </w:rPr>
        <w:t xml:space="preserve">blocks </w:t>
      </w:r>
      <w:r w:rsidR="00A10687">
        <w:rPr>
          <w:sz w:val="22"/>
          <w:lang w:val="en-US"/>
        </w:rPr>
        <w:t>(</w:t>
      </w:r>
      <w:r w:rsidRPr="00580401">
        <w:rPr>
          <w:sz w:val="22"/>
          <w:lang w:val="en-US"/>
        </w:rPr>
        <w:t>instead of powder</w:t>
      </w:r>
      <w:r w:rsidR="00A10687">
        <w:rPr>
          <w:sz w:val="22"/>
          <w:lang w:val="en-US"/>
        </w:rPr>
        <w:t>)</w:t>
      </w:r>
      <w:r w:rsidRPr="00580401">
        <w:rPr>
          <w:sz w:val="22"/>
          <w:lang w:val="en-US"/>
        </w:rPr>
        <w:t xml:space="preserve"> allowing </w:t>
      </w:r>
      <w:r w:rsidR="00A10687">
        <w:rPr>
          <w:sz w:val="22"/>
          <w:lang w:val="en-US"/>
        </w:rPr>
        <w:t>therefore optimized energy consumptions per ton of product</w:t>
      </w:r>
      <w:r w:rsidRPr="00580401">
        <w:rPr>
          <w:sz w:val="22"/>
          <w:lang w:val="en-US"/>
        </w:rPr>
        <w:t>.</w:t>
      </w:r>
    </w:p>
    <w:p w14:paraId="1925673E" w14:textId="77777777" w:rsidR="00063806" w:rsidRPr="00580401" w:rsidRDefault="00063806" w:rsidP="00A10687">
      <w:pPr>
        <w:pStyle w:val="ITStandard"/>
        <w:ind w:left="1440"/>
        <w:rPr>
          <w:lang w:val="en-US"/>
        </w:rPr>
      </w:pPr>
    </w:p>
    <w:p w14:paraId="1925673F" w14:textId="77777777" w:rsidR="00063806" w:rsidRPr="00580401" w:rsidRDefault="00063806" w:rsidP="00A10687">
      <w:pPr>
        <w:pStyle w:val="ITStandard"/>
        <w:numPr>
          <w:ilvl w:val="1"/>
          <w:numId w:val="21"/>
        </w:numPr>
        <w:rPr>
          <w:lang w:val="en-US"/>
        </w:rPr>
      </w:pPr>
      <w:r w:rsidRPr="00A10687">
        <w:rPr>
          <w:b/>
          <w:lang w:val="en-US"/>
        </w:rPr>
        <w:t>Personnel costs</w:t>
      </w:r>
      <w:r w:rsidRPr="00580401">
        <w:rPr>
          <w:lang w:val="en-US"/>
        </w:rPr>
        <w:t xml:space="preserve"> are based on:  </w:t>
      </w:r>
    </w:p>
    <w:p w14:paraId="19256740" w14:textId="609A366D" w:rsidR="00063806" w:rsidRPr="00580401" w:rsidRDefault="00A10687" w:rsidP="00063806">
      <w:pPr>
        <w:pStyle w:val="ITStandard"/>
        <w:numPr>
          <w:ilvl w:val="2"/>
          <w:numId w:val="21"/>
        </w:numPr>
        <w:rPr>
          <w:lang w:val="en-US"/>
        </w:rPr>
      </w:pPr>
      <w:r>
        <w:rPr>
          <w:lang w:val="en-US"/>
        </w:rPr>
        <w:t>During the</w:t>
      </w:r>
      <w:r w:rsidR="00063806" w:rsidRPr="00580401">
        <w:rPr>
          <w:lang w:val="en-US"/>
        </w:rPr>
        <w:t xml:space="preserve"> 2019-2022 period for R&amp;D and FID phases, </w:t>
      </w:r>
      <w:r>
        <w:rPr>
          <w:lang w:val="en-US"/>
        </w:rPr>
        <w:t xml:space="preserve">personnel costs cover </w:t>
      </w:r>
      <w:r w:rsidR="00063806" w:rsidRPr="00580401">
        <w:rPr>
          <w:lang w:val="en-US"/>
        </w:rPr>
        <w:t>all internal costs of pe</w:t>
      </w:r>
      <w:r w:rsidR="00517248" w:rsidRPr="00580401">
        <w:rPr>
          <w:lang w:val="en-US"/>
        </w:rPr>
        <w:t xml:space="preserve">ople involved within the </w:t>
      </w:r>
      <w:r w:rsidR="00256460" w:rsidRPr="00580401">
        <w:rPr>
          <w:lang w:val="en-US"/>
        </w:rPr>
        <w:t>project</w:t>
      </w:r>
      <w:r w:rsidR="00256460">
        <w:rPr>
          <w:lang w:val="en-US"/>
        </w:rPr>
        <w:t xml:space="preserve"> until</w:t>
      </w:r>
      <w:r w:rsidR="00256460" w:rsidRPr="00580401">
        <w:rPr>
          <w:lang w:val="en-US"/>
        </w:rPr>
        <w:t xml:space="preserve"> </w:t>
      </w:r>
      <w:r w:rsidR="00256460">
        <w:rPr>
          <w:lang w:val="en-US"/>
        </w:rPr>
        <w:t xml:space="preserve">the qualification of Carbone </w:t>
      </w:r>
      <w:proofErr w:type="spellStart"/>
      <w:r w:rsidR="00256460">
        <w:rPr>
          <w:lang w:val="en-US"/>
        </w:rPr>
        <w:t>Savoie</w:t>
      </w:r>
      <w:proofErr w:type="spellEnd"/>
      <w:r w:rsidR="00256460">
        <w:rPr>
          <w:lang w:val="en-US"/>
        </w:rPr>
        <w:t xml:space="preserve"> product: dedicated </w:t>
      </w:r>
      <w:r w:rsidR="00063806" w:rsidRPr="00580401">
        <w:rPr>
          <w:lang w:val="en-US"/>
        </w:rPr>
        <w:t>R&amp;D team</w:t>
      </w:r>
      <w:r w:rsidR="00C6605C" w:rsidRPr="00580401">
        <w:rPr>
          <w:lang w:val="en-US"/>
        </w:rPr>
        <w:t xml:space="preserve"> (see 1.8. Section Work Plan)</w:t>
      </w:r>
      <w:r w:rsidR="00063806" w:rsidRPr="00580401">
        <w:rPr>
          <w:lang w:val="en-US"/>
        </w:rPr>
        <w:t>, production staff</w:t>
      </w:r>
      <w:r w:rsidR="00256460">
        <w:rPr>
          <w:lang w:val="en-US"/>
        </w:rPr>
        <w:t xml:space="preserve"> cost</w:t>
      </w:r>
      <w:r>
        <w:rPr>
          <w:lang w:val="en-US"/>
        </w:rPr>
        <w:t xml:space="preserve"> during the industrial trials</w:t>
      </w:r>
      <w:r w:rsidR="00063806" w:rsidRPr="00580401">
        <w:rPr>
          <w:lang w:val="en-US"/>
        </w:rPr>
        <w:t xml:space="preserve">, </w:t>
      </w:r>
      <w:r>
        <w:rPr>
          <w:lang w:val="en-US"/>
        </w:rPr>
        <w:t xml:space="preserve">and </w:t>
      </w:r>
      <w:r w:rsidR="00256460">
        <w:rPr>
          <w:lang w:val="en-US"/>
        </w:rPr>
        <w:t xml:space="preserve">dedicated </w:t>
      </w:r>
      <w:r w:rsidR="00063806" w:rsidRPr="00580401">
        <w:rPr>
          <w:lang w:val="en-US"/>
        </w:rPr>
        <w:t xml:space="preserve">managers </w:t>
      </w:r>
      <w:r w:rsidR="00256460">
        <w:rPr>
          <w:lang w:val="en-US"/>
        </w:rPr>
        <w:t xml:space="preserve">on </w:t>
      </w:r>
      <w:r w:rsidR="00063806" w:rsidRPr="00580401">
        <w:rPr>
          <w:lang w:val="en-US"/>
        </w:rPr>
        <w:t xml:space="preserve">the project. </w:t>
      </w:r>
    </w:p>
    <w:p w14:paraId="42615FB8" w14:textId="77777777" w:rsidR="00256460" w:rsidRDefault="00063806" w:rsidP="00063806">
      <w:pPr>
        <w:pStyle w:val="ITStandard"/>
        <w:numPr>
          <w:ilvl w:val="2"/>
          <w:numId w:val="21"/>
        </w:numPr>
        <w:rPr>
          <w:lang w:val="en-US"/>
        </w:rPr>
      </w:pPr>
      <w:r w:rsidRPr="00580401">
        <w:rPr>
          <w:lang w:val="en-US"/>
        </w:rPr>
        <w:t>From 2023</w:t>
      </w:r>
      <w:r w:rsidR="00256460">
        <w:rPr>
          <w:lang w:val="en-US"/>
        </w:rPr>
        <w:t xml:space="preserve"> onward</w:t>
      </w:r>
      <w:r w:rsidRPr="00580401">
        <w:rPr>
          <w:lang w:val="en-US"/>
        </w:rPr>
        <w:t xml:space="preserve">, </w:t>
      </w:r>
      <w:r w:rsidR="00256460">
        <w:rPr>
          <w:lang w:val="en-US"/>
        </w:rPr>
        <w:t xml:space="preserve">during the </w:t>
      </w:r>
      <w:r w:rsidRPr="00580401">
        <w:rPr>
          <w:lang w:val="en-US"/>
        </w:rPr>
        <w:t xml:space="preserve">mass production period, </w:t>
      </w:r>
      <w:r w:rsidR="00256460">
        <w:rPr>
          <w:lang w:val="en-US"/>
        </w:rPr>
        <w:t xml:space="preserve">personnel costs covers BAM production staff, additional administrative support related to the increase of activity and limited </w:t>
      </w:r>
      <w:r w:rsidRPr="00580401">
        <w:rPr>
          <w:lang w:val="en-US"/>
        </w:rPr>
        <w:t>dedicated R&amp;D</w:t>
      </w:r>
      <w:r w:rsidR="00517248" w:rsidRPr="00580401">
        <w:rPr>
          <w:lang w:val="en-US"/>
        </w:rPr>
        <w:t xml:space="preserve"> resources</w:t>
      </w:r>
      <w:r w:rsidR="00256460">
        <w:rPr>
          <w:lang w:val="en-US"/>
        </w:rPr>
        <w:t xml:space="preserve"> to maintain product performance improvement</w:t>
      </w:r>
      <w:r w:rsidRPr="00580401">
        <w:rPr>
          <w:lang w:val="en-US"/>
        </w:rPr>
        <w:t xml:space="preserve">. </w:t>
      </w:r>
    </w:p>
    <w:p w14:paraId="619BDCB4" w14:textId="0BCF97A0" w:rsidR="00256460" w:rsidRDefault="00256460" w:rsidP="00256460">
      <w:pPr>
        <w:pStyle w:val="ITStandard"/>
        <w:numPr>
          <w:ilvl w:val="3"/>
          <w:numId w:val="21"/>
        </w:numPr>
        <w:rPr>
          <w:lang w:val="en-US"/>
        </w:rPr>
      </w:pPr>
      <w:r w:rsidRPr="001616A3">
        <w:rPr>
          <w:i/>
          <w:lang w:val="en-US"/>
        </w:rPr>
        <w:t>Production staff</w:t>
      </w:r>
      <w:r>
        <w:rPr>
          <w:lang w:val="en-US"/>
        </w:rPr>
        <w:t xml:space="preserve">: Productivity of the production staff </w:t>
      </w:r>
      <w:r w:rsidR="00063806" w:rsidRPr="00580401">
        <w:rPr>
          <w:lang w:val="en-US"/>
        </w:rPr>
        <w:t xml:space="preserve">has been </w:t>
      </w:r>
      <w:r>
        <w:rPr>
          <w:lang w:val="en-US"/>
        </w:rPr>
        <w:t xml:space="preserve">optimized in the assumption by taking into account </w:t>
      </w:r>
      <w:r w:rsidR="00063806" w:rsidRPr="00580401">
        <w:rPr>
          <w:lang w:val="en-US"/>
        </w:rPr>
        <w:t xml:space="preserve">the benefits of </w:t>
      </w:r>
      <w:r>
        <w:rPr>
          <w:bCs/>
          <w:lang w:val="en-US"/>
        </w:rPr>
        <w:t xml:space="preserve">working with </w:t>
      </w:r>
      <w:r w:rsidR="00063806" w:rsidRPr="00580401">
        <w:rPr>
          <w:lang w:val="en-US"/>
        </w:rPr>
        <w:t xml:space="preserve">blocks </w:t>
      </w:r>
      <w:r>
        <w:rPr>
          <w:lang w:val="en-US"/>
        </w:rPr>
        <w:t>rather than powder</w:t>
      </w:r>
      <w:r w:rsidR="00063806" w:rsidRPr="00580401">
        <w:rPr>
          <w:lang w:val="en-US"/>
        </w:rPr>
        <w:t xml:space="preserve"> </w:t>
      </w:r>
    </w:p>
    <w:p w14:paraId="19256741" w14:textId="7747580D" w:rsidR="00063806" w:rsidRDefault="00256460" w:rsidP="00256460">
      <w:pPr>
        <w:pStyle w:val="ITStandard"/>
        <w:numPr>
          <w:ilvl w:val="3"/>
          <w:numId w:val="21"/>
        </w:numPr>
        <w:rPr>
          <w:lang w:val="en-US"/>
        </w:rPr>
      </w:pPr>
      <w:r w:rsidRPr="001616A3">
        <w:rPr>
          <w:i/>
          <w:lang w:val="en-US"/>
        </w:rPr>
        <w:t>Additional administrative support</w:t>
      </w:r>
      <w:r>
        <w:rPr>
          <w:lang w:val="en-US"/>
        </w:rPr>
        <w:t xml:space="preserve">: </w:t>
      </w:r>
      <w:r w:rsidR="00063806" w:rsidRPr="00580401">
        <w:rPr>
          <w:lang w:val="en-US"/>
        </w:rPr>
        <w:t>Due to the incremental activity (+45%) generated by BAM sales, additional administrative support resources are also included</w:t>
      </w:r>
      <w:r w:rsidR="001616A3">
        <w:rPr>
          <w:lang w:val="en-US"/>
        </w:rPr>
        <w:t xml:space="preserve">, in line with current Carbone </w:t>
      </w:r>
      <w:proofErr w:type="spellStart"/>
      <w:r w:rsidR="001616A3">
        <w:rPr>
          <w:lang w:val="en-US"/>
        </w:rPr>
        <w:t>Savoie</w:t>
      </w:r>
      <w:proofErr w:type="spellEnd"/>
      <w:r w:rsidR="001616A3">
        <w:rPr>
          <w:lang w:val="en-US"/>
        </w:rPr>
        <w:t xml:space="preserve"> ratio</w:t>
      </w:r>
      <w:r w:rsidR="00063806" w:rsidRPr="00580401">
        <w:rPr>
          <w:lang w:val="en-US"/>
        </w:rPr>
        <w:t xml:space="preserve"> (~20% of direct labor costs).</w:t>
      </w:r>
    </w:p>
    <w:p w14:paraId="0709D98C" w14:textId="61AD66A1" w:rsidR="001616A3" w:rsidRPr="00580401" w:rsidRDefault="001616A3" w:rsidP="00256460">
      <w:pPr>
        <w:pStyle w:val="ITStandard"/>
        <w:numPr>
          <w:ilvl w:val="3"/>
          <w:numId w:val="21"/>
        </w:numPr>
        <w:rPr>
          <w:lang w:val="en-US"/>
        </w:rPr>
      </w:pPr>
      <w:r w:rsidRPr="001616A3">
        <w:rPr>
          <w:i/>
          <w:lang w:val="en-US"/>
        </w:rPr>
        <w:lastRenderedPageBreak/>
        <w:t>Limited dedicated R&amp;D resources</w:t>
      </w:r>
      <w:r>
        <w:rPr>
          <w:lang w:val="en-US"/>
        </w:rPr>
        <w:t xml:space="preserve">: these R&amp;D resources aims at maintaining </w:t>
      </w:r>
      <w:r w:rsidR="006A5C96">
        <w:rPr>
          <w:lang w:val="en-US"/>
        </w:rPr>
        <w:t>competitive</w:t>
      </w:r>
      <w:r>
        <w:rPr>
          <w:lang w:val="en-US"/>
        </w:rPr>
        <w:t xml:space="preserve"> t</w:t>
      </w:r>
      <w:r w:rsidR="006A5C96">
        <w:rPr>
          <w:lang w:val="en-US"/>
        </w:rPr>
        <w:t>ech</w:t>
      </w:r>
      <w:r>
        <w:rPr>
          <w:lang w:val="en-US"/>
        </w:rPr>
        <w:t xml:space="preserve">nical </w:t>
      </w:r>
      <w:r w:rsidR="006A5C96">
        <w:rPr>
          <w:lang w:val="en-US"/>
        </w:rPr>
        <w:t xml:space="preserve">advantage of Carbone </w:t>
      </w:r>
      <w:proofErr w:type="spellStart"/>
      <w:r w:rsidR="006A5C96">
        <w:rPr>
          <w:lang w:val="en-US"/>
        </w:rPr>
        <w:t>Savoie</w:t>
      </w:r>
      <w:proofErr w:type="spellEnd"/>
      <w:r w:rsidR="006A5C96">
        <w:rPr>
          <w:lang w:val="en-US"/>
        </w:rPr>
        <w:t xml:space="preserve"> against its competitor</w:t>
      </w:r>
      <w:r>
        <w:rPr>
          <w:lang w:val="en-US"/>
        </w:rPr>
        <w:t xml:space="preserve"> through continuous improvement</w:t>
      </w:r>
      <w:r w:rsidRPr="00580401">
        <w:rPr>
          <w:lang w:val="en-US"/>
        </w:rPr>
        <w:t>.</w:t>
      </w:r>
    </w:p>
    <w:p w14:paraId="19256742" w14:textId="5A1AC7A5" w:rsidR="00063806" w:rsidRDefault="00063806" w:rsidP="00063806">
      <w:pPr>
        <w:pStyle w:val="ITStandard"/>
        <w:numPr>
          <w:ilvl w:val="1"/>
          <w:numId w:val="21"/>
        </w:numPr>
        <w:rPr>
          <w:lang w:val="en-US"/>
        </w:rPr>
      </w:pPr>
      <w:r w:rsidRPr="006A5C96">
        <w:rPr>
          <w:b/>
          <w:lang w:val="en-US"/>
        </w:rPr>
        <w:t>Other costs</w:t>
      </w:r>
      <w:r w:rsidRPr="00580401">
        <w:rPr>
          <w:lang w:val="en-US"/>
        </w:rPr>
        <w:t xml:space="preserve"> represent other production costs </w:t>
      </w:r>
      <w:r w:rsidR="006A5C96">
        <w:rPr>
          <w:lang w:val="en-US"/>
        </w:rPr>
        <w:t xml:space="preserve">such </w:t>
      </w:r>
      <w:r w:rsidRPr="00580401">
        <w:rPr>
          <w:lang w:val="en-US"/>
        </w:rPr>
        <w:t>as maintenance, consumables/ furniture</w:t>
      </w:r>
      <w:r w:rsidR="00517248" w:rsidRPr="00580401">
        <w:rPr>
          <w:lang w:val="en-US"/>
        </w:rPr>
        <w:t>/packing,</w:t>
      </w:r>
      <w:r w:rsidRPr="00580401">
        <w:rPr>
          <w:lang w:val="en-US"/>
        </w:rPr>
        <w:t xml:space="preserve"> internal transportation</w:t>
      </w:r>
      <w:r w:rsidR="00517248" w:rsidRPr="00580401">
        <w:rPr>
          <w:lang w:val="en-US"/>
        </w:rPr>
        <w:t xml:space="preserve"> between</w:t>
      </w:r>
      <w:r w:rsidR="00634792">
        <w:rPr>
          <w:lang w:val="en-US"/>
        </w:rPr>
        <w:t xml:space="preserve"> the company’s </w:t>
      </w:r>
      <w:r w:rsidR="00517248" w:rsidRPr="00580401">
        <w:rPr>
          <w:lang w:val="en-US"/>
        </w:rPr>
        <w:t>two plants</w:t>
      </w:r>
      <w:r w:rsidRPr="00580401">
        <w:rPr>
          <w:lang w:val="en-US"/>
        </w:rPr>
        <w:t>, equipment rental</w:t>
      </w:r>
      <w:r w:rsidR="00517248" w:rsidRPr="00580401">
        <w:rPr>
          <w:lang w:val="en-US"/>
        </w:rPr>
        <w:t>s</w:t>
      </w:r>
      <w:r w:rsidR="00106881">
        <w:rPr>
          <w:lang w:val="en-US"/>
        </w:rPr>
        <w:t xml:space="preserve"> (forklift…), insurance, local taxes, etc…</w:t>
      </w:r>
    </w:p>
    <w:p w14:paraId="19256743" w14:textId="5728A5F3" w:rsidR="00063806" w:rsidRPr="00106881" w:rsidRDefault="00063806" w:rsidP="00106881">
      <w:pPr>
        <w:pStyle w:val="ITStandard"/>
        <w:numPr>
          <w:ilvl w:val="0"/>
          <w:numId w:val="21"/>
        </w:numPr>
        <w:rPr>
          <w:lang w:val="en-US"/>
        </w:rPr>
      </w:pPr>
      <w:r w:rsidRPr="00580401">
        <w:rPr>
          <w:b/>
          <w:lang w:val="en-US"/>
        </w:rPr>
        <w:t xml:space="preserve">Investments: </w:t>
      </w:r>
      <w:r w:rsidR="00106881">
        <w:rPr>
          <w:lang w:val="en-US"/>
        </w:rPr>
        <w:t xml:space="preserve">Capital </w:t>
      </w:r>
      <w:r w:rsidRPr="00106881">
        <w:rPr>
          <w:lang w:val="en-US"/>
        </w:rPr>
        <w:t>expenditures</w:t>
      </w:r>
      <w:r w:rsidR="00AA3AE7">
        <w:rPr>
          <w:lang w:val="en-US"/>
        </w:rPr>
        <w:t xml:space="preserve"> </w:t>
      </w:r>
      <w:r w:rsidRPr="00106881">
        <w:rPr>
          <w:lang w:val="en-US"/>
        </w:rPr>
        <w:t xml:space="preserve">(see </w:t>
      </w:r>
      <w:r w:rsidR="00AA3AE7" w:rsidRPr="00106881">
        <w:rPr>
          <w:lang w:val="en-US"/>
        </w:rPr>
        <w:t xml:space="preserve">section </w:t>
      </w:r>
      <w:r w:rsidRPr="00106881">
        <w:rPr>
          <w:lang w:val="en-US"/>
        </w:rPr>
        <w:t xml:space="preserve">1.9) </w:t>
      </w:r>
      <w:r w:rsidR="00E47832" w:rsidRPr="00106881">
        <w:rPr>
          <w:lang w:val="en-US"/>
        </w:rPr>
        <w:t xml:space="preserve">have been estimated by Carbone </w:t>
      </w:r>
      <w:proofErr w:type="spellStart"/>
      <w:r w:rsidR="00E47832" w:rsidRPr="00106881">
        <w:rPr>
          <w:lang w:val="en-US"/>
        </w:rPr>
        <w:t>Savoie’s</w:t>
      </w:r>
      <w:proofErr w:type="spellEnd"/>
      <w:r w:rsidRPr="00106881">
        <w:rPr>
          <w:lang w:val="en-US"/>
        </w:rPr>
        <w:t xml:space="preserve"> </w:t>
      </w:r>
      <w:r w:rsidR="00AA3AE7">
        <w:rPr>
          <w:lang w:val="en-US"/>
        </w:rPr>
        <w:t xml:space="preserve">project </w:t>
      </w:r>
      <w:r w:rsidRPr="00106881">
        <w:rPr>
          <w:lang w:val="en-US"/>
        </w:rPr>
        <w:t>engineering department</w:t>
      </w:r>
      <w:r w:rsidR="00106881">
        <w:rPr>
          <w:lang w:val="en-US"/>
        </w:rPr>
        <w:t xml:space="preserve">. The </w:t>
      </w:r>
      <w:r w:rsidR="00AA3AE7">
        <w:rPr>
          <w:lang w:val="en-US"/>
        </w:rPr>
        <w:t xml:space="preserve">project </w:t>
      </w:r>
      <w:r w:rsidR="00106881">
        <w:rPr>
          <w:lang w:val="en-US"/>
        </w:rPr>
        <w:t xml:space="preserve">engineering department </w:t>
      </w:r>
      <w:r w:rsidR="00AA3AE7">
        <w:rPr>
          <w:lang w:val="en-US"/>
        </w:rPr>
        <w:t>(</w:t>
      </w:r>
      <w:r w:rsidR="00106881">
        <w:rPr>
          <w:lang w:val="en-US"/>
        </w:rPr>
        <w:t>6 people</w:t>
      </w:r>
      <w:r w:rsidR="00AA3AE7">
        <w:rPr>
          <w:lang w:val="en-US"/>
        </w:rPr>
        <w:t>)</w:t>
      </w:r>
      <w:r w:rsidR="00106881">
        <w:rPr>
          <w:lang w:val="en-US"/>
        </w:rPr>
        <w:t xml:space="preserve"> manage</w:t>
      </w:r>
      <w:r w:rsidR="00AA3AE7">
        <w:rPr>
          <w:lang w:val="en-US"/>
        </w:rPr>
        <w:t>s</w:t>
      </w:r>
      <w:r w:rsidR="00106881">
        <w:rPr>
          <w:lang w:val="en-US"/>
        </w:rPr>
        <w:t xml:space="preserve"> </w:t>
      </w:r>
      <w:r w:rsidRPr="00106881">
        <w:rPr>
          <w:lang w:val="en-US"/>
        </w:rPr>
        <w:t>all investment project</w:t>
      </w:r>
      <w:r w:rsidR="00E47832" w:rsidRPr="00106881">
        <w:rPr>
          <w:lang w:val="en-US"/>
        </w:rPr>
        <w:t>s</w:t>
      </w:r>
      <w:r w:rsidR="00106881">
        <w:rPr>
          <w:lang w:val="en-US"/>
        </w:rPr>
        <w:t xml:space="preserve"> and have therefore a very deep knowledge of cost associated with </w:t>
      </w:r>
      <w:r w:rsidR="00AA3AE7">
        <w:rPr>
          <w:lang w:val="en-US"/>
        </w:rPr>
        <w:t xml:space="preserve">project on </w:t>
      </w:r>
      <w:r w:rsidR="00106881">
        <w:rPr>
          <w:lang w:val="en-US"/>
        </w:rPr>
        <w:t xml:space="preserve">Carbone </w:t>
      </w:r>
      <w:proofErr w:type="spellStart"/>
      <w:r w:rsidR="00106881">
        <w:rPr>
          <w:lang w:val="en-US"/>
        </w:rPr>
        <w:t>Savoie</w:t>
      </w:r>
      <w:proofErr w:type="spellEnd"/>
      <w:r w:rsidR="00106881">
        <w:rPr>
          <w:lang w:val="en-US"/>
        </w:rPr>
        <w:t xml:space="preserve"> </w:t>
      </w:r>
      <w:r w:rsidR="00AA3AE7">
        <w:rPr>
          <w:lang w:val="en-US"/>
        </w:rPr>
        <w:t>premises</w:t>
      </w:r>
      <w:r w:rsidR="00106881">
        <w:rPr>
          <w:lang w:val="en-US"/>
        </w:rPr>
        <w:t>.</w:t>
      </w:r>
      <w:r w:rsidRPr="00106881">
        <w:rPr>
          <w:lang w:val="en-US"/>
        </w:rPr>
        <w:t xml:space="preserve"> </w:t>
      </w:r>
      <w:r w:rsidR="00106881">
        <w:rPr>
          <w:lang w:val="en-US"/>
        </w:rPr>
        <w:t xml:space="preserve">Their </w:t>
      </w:r>
      <w:r w:rsidR="00AA3AE7">
        <w:rPr>
          <w:lang w:val="en-US"/>
        </w:rPr>
        <w:t xml:space="preserve">first </w:t>
      </w:r>
      <w:r w:rsidR="00106881">
        <w:rPr>
          <w:lang w:val="en-US"/>
        </w:rPr>
        <w:t xml:space="preserve">estimations are systematically based on aggressive estimate with 30% </w:t>
      </w:r>
      <w:r w:rsidRPr="00106881">
        <w:rPr>
          <w:lang w:val="en-US"/>
        </w:rPr>
        <w:t>contingenc</w:t>
      </w:r>
      <w:r w:rsidR="00E47832" w:rsidRPr="00106881">
        <w:rPr>
          <w:lang w:val="en-US"/>
        </w:rPr>
        <w:t>ies</w:t>
      </w:r>
      <w:r w:rsidRPr="00106881">
        <w:rPr>
          <w:lang w:val="en-US"/>
        </w:rPr>
        <w:t xml:space="preserve"> </w:t>
      </w:r>
      <w:r w:rsidR="00106881">
        <w:rPr>
          <w:lang w:val="en-US"/>
        </w:rPr>
        <w:t>budget</w:t>
      </w:r>
      <w:r w:rsidRPr="00106881">
        <w:rPr>
          <w:lang w:val="en-US"/>
        </w:rPr>
        <w:t>.</w:t>
      </w:r>
      <w:r w:rsidR="00AA3AE7">
        <w:rPr>
          <w:lang w:val="en-US"/>
        </w:rPr>
        <w:t xml:space="preserve"> The same method has been used for this project.</w:t>
      </w:r>
    </w:p>
    <w:p w14:paraId="19256744" w14:textId="65C2B64F" w:rsidR="00063806" w:rsidRPr="00580401" w:rsidRDefault="00106881" w:rsidP="00063806">
      <w:pPr>
        <w:pStyle w:val="ITStandard"/>
        <w:numPr>
          <w:ilvl w:val="0"/>
          <w:numId w:val="21"/>
        </w:numPr>
        <w:rPr>
          <w:lang w:val="en-US"/>
        </w:rPr>
      </w:pPr>
      <w:r w:rsidRPr="00106881">
        <w:rPr>
          <w:b/>
          <w:lang w:val="en-US"/>
        </w:rPr>
        <w:t>Inflation</w:t>
      </w:r>
      <w:r>
        <w:rPr>
          <w:lang w:val="en-US"/>
        </w:rPr>
        <w:t xml:space="preserve">: </w:t>
      </w:r>
      <w:r w:rsidR="00063806" w:rsidRPr="00580401">
        <w:rPr>
          <w:lang w:val="en-US"/>
        </w:rPr>
        <w:t>No inflation ha</w:t>
      </w:r>
      <w:r w:rsidR="00E47832" w:rsidRPr="00580401">
        <w:rPr>
          <w:lang w:val="en-US"/>
        </w:rPr>
        <w:t>s</w:t>
      </w:r>
      <w:r w:rsidR="009232CB">
        <w:rPr>
          <w:lang w:val="en-US"/>
        </w:rPr>
        <w:t xml:space="preserve"> been assumed</w:t>
      </w:r>
      <w:r w:rsidR="00063806" w:rsidRPr="00580401">
        <w:rPr>
          <w:lang w:val="en-US"/>
        </w:rPr>
        <w:t xml:space="preserve"> in </w:t>
      </w:r>
      <w:r w:rsidR="00AA3AE7">
        <w:rPr>
          <w:lang w:val="en-US"/>
        </w:rPr>
        <w:t xml:space="preserve">the </w:t>
      </w:r>
      <w:r w:rsidR="00063806" w:rsidRPr="00580401">
        <w:rPr>
          <w:lang w:val="en-US"/>
        </w:rPr>
        <w:t>Business Plan</w:t>
      </w:r>
      <w:r w:rsidR="00AA3AE7">
        <w:rPr>
          <w:lang w:val="en-US"/>
        </w:rPr>
        <w:t>,</w:t>
      </w:r>
      <w:r w:rsidR="00063806" w:rsidRPr="00580401">
        <w:rPr>
          <w:lang w:val="en-US"/>
        </w:rPr>
        <w:t xml:space="preserve"> </w:t>
      </w:r>
      <w:r>
        <w:rPr>
          <w:lang w:val="en-US"/>
        </w:rPr>
        <w:t xml:space="preserve">neither on revenues, nor on </w:t>
      </w:r>
      <w:r w:rsidR="00063806" w:rsidRPr="00580401">
        <w:rPr>
          <w:lang w:val="en-US"/>
        </w:rPr>
        <w:t>costs</w:t>
      </w:r>
      <w:r w:rsidR="00AA3AE7">
        <w:rPr>
          <w:lang w:val="en-US"/>
        </w:rPr>
        <w:t>.</w:t>
      </w:r>
    </w:p>
    <w:p w14:paraId="7ACEE6C0" w14:textId="77777777" w:rsidR="00106881" w:rsidRDefault="00063806" w:rsidP="00063806">
      <w:pPr>
        <w:pStyle w:val="ITAbsatzohneNr"/>
        <w:numPr>
          <w:ilvl w:val="0"/>
          <w:numId w:val="20"/>
        </w:numPr>
        <w:spacing w:after="120"/>
        <w:jc w:val="both"/>
        <w:rPr>
          <w:sz w:val="22"/>
          <w:lang w:val="en-US"/>
        </w:rPr>
      </w:pPr>
      <w:r w:rsidRPr="00106881">
        <w:rPr>
          <w:b/>
          <w:sz w:val="22"/>
          <w:lang w:val="en-US"/>
        </w:rPr>
        <w:t>Weighted Average Cost of Capital</w:t>
      </w:r>
      <w:r w:rsidR="00106881" w:rsidRPr="00106881">
        <w:rPr>
          <w:b/>
          <w:sz w:val="22"/>
          <w:lang w:val="en-US"/>
        </w:rPr>
        <w:t xml:space="preserve"> (WACC)</w:t>
      </w:r>
      <w:r w:rsidRPr="00580401">
        <w:rPr>
          <w:sz w:val="22"/>
          <w:lang w:val="en-US"/>
        </w:rPr>
        <w:t xml:space="preserve">: WACC has been calculated post-tax to be consistent with the funding gap (also calculated post tax) and to </w:t>
      </w:r>
      <w:r w:rsidR="00106881">
        <w:rPr>
          <w:sz w:val="22"/>
          <w:lang w:val="en-US"/>
        </w:rPr>
        <w:t xml:space="preserve">be aligned with inflation at 0%. </w:t>
      </w:r>
    </w:p>
    <w:p w14:paraId="19256745" w14:textId="6F17F772" w:rsidR="00063806" w:rsidRPr="00580401" w:rsidRDefault="00063806" w:rsidP="00106881">
      <w:pPr>
        <w:pStyle w:val="ITAbsatzohneNr"/>
        <w:spacing w:after="120"/>
        <w:ind w:left="720"/>
        <w:jc w:val="both"/>
        <w:rPr>
          <w:sz w:val="22"/>
          <w:lang w:val="en-US"/>
        </w:rPr>
      </w:pPr>
      <w:r w:rsidRPr="00580401">
        <w:rPr>
          <w:sz w:val="22"/>
          <w:lang w:val="en-US"/>
        </w:rPr>
        <w:t xml:space="preserve">Carbone </w:t>
      </w:r>
      <w:proofErr w:type="spellStart"/>
      <w:r w:rsidRPr="00580401">
        <w:rPr>
          <w:sz w:val="22"/>
          <w:lang w:val="en-US"/>
        </w:rPr>
        <w:t>Savoie</w:t>
      </w:r>
      <w:r w:rsidR="00106881">
        <w:rPr>
          <w:sz w:val="22"/>
          <w:lang w:val="en-US"/>
        </w:rPr>
        <w:t>’s</w:t>
      </w:r>
      <w:proofErr w:type="spellEnd"/>
      <w:r w:rsidR="00106881">
        <w:rPr>
          <w:sz w:val="22"/>
          <w:lang w:val="en-US"/>
        </w:rPr>
        <w:t xml:space="preserve"> WAC</w:t>
      </w:r>
      <w:r w:rsidRPr="00580401">
        <w:rPr>
          <w:sz w:val="22"/>
          <w:lang w:val="en-US"/>
        </w:rPr>
        <w:t>C has been estimated by DC Advi</w:t>
      </w:r>
      <w:r w:rsidR="00106881">
        <w:rPr>
          <w:sz w:val="22"/>
          <w:lang w:val="en-US"/>
        </w:rPr>
        <w:t>sory (a leading investment bank in France) at 9.2%. On the 07</w:t>
      </w:r>
      <w:r w:rsidR="00106881" w:rsidRPr="00106881">
        <w:rPr>
          <w:sz w:val="22"/>
          <w:vertAlign w:val="superscript"/>
          <w:lang w:val="en-US"/>
        </w:rPr>
        <w:t>th</w:t>
      </w:r>
      <w:r w:rsidR="00106881">
        <w:rPr>
          <w:sz w:val="22"/>
          <w:lang w:val="en-US"/>
        </w:rPr>
        <w:t xml:space="preserve"> </w:t>
      </w:r>
      <w:r w:rsidRPr="00580401">
        <w:rPr>
          <w:sz w:val="22"/>
          <w:lang w:val="en-US"/>
        </w:rPr>
        <w:t xml:space="preserve">of May 2019, Kepler </w:t>
      </w:r>
      <w:proofErr w:type="spellStart"/>
      <w:r w:rsidRPr="00580401">
        <w:rPr>
          <w:sz w:val="22"/>
          <w:lang w:val="en-US"/>
        </w:rPr>
        <w:t>Chevreux</w:t>
      </w:r>
      <w:proofErr w:type="spellEnd"/>
      <w:r w:rsidRPr="00580401">
        <w:rPr>
          <w:sz w:val="22"/>
          <w:lang w:val="en-US"/>
        </w:rPr>
        <w:t xml:space="preserve"> has publicly disclosed its calculation of the WACC of SGL Carbon, </w:t>
      </w:r>
      <w:r w:rsidR="00634792">
        <w:rPr>
          <w:sz w:val="22"/>
          <w:lang w:val="en-US"/>
        </w:rPr>
        <w:t xml:space="preserve">Carbone </w:t>
      </w:r>
      <w:proofErr w:type="spellStart"/>
      <w:r w:rsidR="00634792">
        <w:rPr>
          <w:sz w:val="22"/>
          <w:lang w:val="en-US"/>
        </w:rPr>
        <w:t>Savoie’s</w:t>
      </w:r>
      <w:proofErr w:type="spellEnd"/>
      <w:r w:rsidR="00634792" w:rsidRPr="00580401">
        <w:rPr>
          <w:sz w:val="22"/>
          <w:lang w:val="en-US"/>
        </w:rPr>
        <w:t xml:space="preserve"> </w:t>
      </w:r>
      <w:r w:rsidRPr="00580401">
        <w:rPr>
          <w:sz w:val="22"/>
          <w:lang w:val="en-US"/>
        </w:rPr>
        <w:t xml:space="preserve">close competitor. SGL Carbon WACC has been calculated at 9.1%, therefore very close from Carbone </w:t>
      </w:r>
      <w:proofErr w:type="spellStart"/>
      <w:r w:rsidRPr="00580401">
        <w:rPr>
          <w:sz w:val="22"/>
          <w:lang w:val="en-US"/>
        </w:rPr>
        <w:t>Savo</w:t>
      </w:r>
      <w:r w:rsidR="00106881">
        <w:rPr>
          <w:sz w:val="22"/>
          <w:lang w:val="en-US"/>
        </w:rPr>
        <w:t>ie</w:t>
      </w:r>
      <w:proofErr w:type="spellEnd"/>
      <w:r w:rsidR="00106881">
        <w:rPr>
          <w:sz w:val="22"/>
          <w:lang w:val="en-US"/>
        </w:rPr>
        <w:t xml:space="preserve"> own WACC calculation (9.2%).</w:t>
      </w:r>
    </w:p>
    <w:p w14:paraId="19256746" w14:textId="77777777" w:rsidR="00063806" w:rsidRPr="00580401" w:rsidRDefault="00063806" w:rsidP="00063806">
      <w:pPr>
        <w:pStyle w:val="ITAbsatzohneNr"/>
        <w:spacing w:after="120"/>
        <w:ind w:left="720"/>
        <w:jc w:val="both"/>
        <w:rPr>
          <w:sz w:val="22"/>
          <w:lang w:val="en-US"/>
        </w:rPr>
      </w:pPr>
      <w:r w:rsidRPr="00580401">
        <w:rPr>
          <w:sz w:val="22"/>
          <w:lang w:val="en-US"/>
        </w:rPr>
        <w:t xml:space="preserve">For detailed calculation: see section 8.1 Annex A: Carbone </w:t>
      </w:r>
      <w:proofErr w:type="spellStart"/>
      <w:r w:rsidRPr="00580401">
        <w:rPr>
          <w:sz w:val="22"/>
          <w:lang w:val="en-US"/>
        </w:rPr>
        <w:t>Savoie</w:t>
      </w:r>
      <w:proofErr w:type="spellEnd"/>
      <w:r w:rsidRPr="00580401">
        <w:rPr>
          <w:sz w:val="22"/>
          <w:lang w:val="en-US"/>
        </w:rPr>
        <w:t xml:space="preserve"> WACC calculation</w:t>
      </w:r>
    </w:p>
    <w:p w14:paraId="19256747" w14:textId="77777777" w:rsidR="00063806" w:rsidRPr="00580401" w:rsidRDefault="00063806" w:rsidP="00063806">
      <w:pPr>
        <w:pStyle w:val="ITAbsatzohneNr"/>
        <w:spacing w:after="120"/>
        <w:ind w:left="720"/>
        <w:jc w:val="both"/>
        <w:rPr>
          <w:sz w:val="22"/>
          <w:lang w:val="en-US"/>
        </w:rPr>
      </w:pPr>
    </w:p>
    <w:p w14:paraId="19256748" w14:textId="77777777" w:rsidR="00E37A5E" w:rsidRPr="00580401" w:rsidRDefault="00E37A5E" w:rsidP="001133F2">
      <w:pPr>
        <w:pStyle w:val="ITAbsatzohneNr"/>
        <w:ind w:left="720"/>
        <w:rPr>
          <w:highlight w:val="magenta"/>
          <w:lang w:val="en-US"/>
        </w:rPr>
      </w:pPr>
    </w:p>
    <w:p w14:paraId="19256749" w14:textId="77777777" w:rsidR="00C254AB" w:rsidRPr="00580401" w:rsidRDefault="00C254AB" w:rsidP="001133F2">
      <w:pPr>
        <w:pStyle w:val="ITAbsatzohneNr"/>
        <w:spacing w:after="120"/>
        <w:jc w:val="both"/>
        <w:rPr>
          <w:i/>
          <w:highlight w:val="yellow"/>
          <w:lang w:val="en-US"/>
        </w:rPr>
      </w:pPr>
    </w:p>
    <w:p w14:paraId="1925674A" w14:textId="77777777" w:rsidR="00E93E28" w:rsidRPr="00580401" w:rsidRDefault="00E93E28" w:rsidP="001133F2">
      <w:pPr>
        <w:pStyle w:val="ITAbsatzohneNr"/>
        <w:spacing w:after="120"/>
        <w:jc w:val="both"/>
        <w:rPr>
          <w:i/>
          <w:highlight w:val="yellow"/>
          <w:lang w:val="en-US"/>
        </w:rPr>
      </w:pPr>
    </w:p>
    <w:p w14:paraId="1925674B" w14:textId="77777777" w:rsidR="00E93E28" w:rsidRPr="00580401" w:rsidRDefault="00E93E28">
      <w:pPr>
        <w:spacing w:after="200"/>
        <w:rPr>
          <w:b/>
          <w:sz w:val="24"/>
          <w:lang w:val="en-US"/>
        </w:rPr>
      </w:pPr>
      <w:r w:rsidRPr="00580401">
        <w:rPr>
          <w:lang w:val="en-US"/>
        </w:rPr>
        <w:br w:type="page"/>
      </w:r>
    </w:p>
    <w:p w14:paraId="1925674C" w14:textId="77777777" w:rsidR="00E93E28" w:rsidRPr="00580401" w:rsidRDefault="00F70B3F" w:rsidP="009944BE">
      <w:pPr>
        <w:pStyle w:val="N2"/>
        <w:rPr>
          <w:lang w:val="en-US"/>
        </w:rPr>
      </w:pPr>
      <w:bookmarkStart w:id="217" w:name="_Toc24646012"/>
      <w:r w:rsidRPr="00580401">
        <w:rPr>
          <w:lang w:val="en-US"/>
        </w:rPr>
        <w:lastRenderedPageBreak/>
        <w:t>Annex C : P</w:t>
      </w:r>
      <w:r w:rsidR="00E93E28" w:rsidRPr="00580401">
        <w:rPr>
          <w:lang w:val="en-US"/>
        </w:rPr>
        <w:t xml:space="preserve">roduction value of Carbone </w:t>
      </w:r>
      <w:proofErr w:type="spellStart"/>
      <w:r w:rsidR="00E93E28" w:rsidRPr="00580401">
        <w:rPr>
          <w:lang w:val="en-US"/>
        </w:rPr>
        <w:t>Savoie</w:t>
      </w:r>
      <w:proofErr w:type="spellEnd"/>
      <w:r w:rsidR="00E93E28" w:rsidRPr="00580401">
        <w:rPr>
          <w:lang w:val="en-US"/>
        </w:rPr>
        <w:t xml:space="preserve"> by </w:t>
      </w:r>
      <w:proofErr w:type="spellStart"/>
      <w:r w:rsidR="00E93E28" w:rsidRPr="00580401">
        <w:rPr>
          <w:lang w:val="en-US"/>
        </w:rPr>
        <w:t>Prodcom</w:t>
      </w:r>
      <w:bookmarkEnd w:id="217"/>
      <w:proofErr w:type="spellEnd"/>
      <w:r w:rsidR="00E93E28" w:rsidRPr="00580401">
        <w:rPr>
          <w:lang w:val="en-US"/>
        </w:rPr>
        <w:t xml:space="preserve"> </w:t>
      </w:r>
    </w:p>
    <w:p w14:paraId="1925674D" w14:textId="77777777" w:rsidR="00E93E28" w:rsidRPr="00580401" w:rsidRDefault="00F70B3F" w:rsidP="001133F2">
      <w:pPr>
        <w:pStyle w:val="ITAbsatzohneNr"/>
        <w:spacing w:after="120"/>
        <w:jc w:val="both"/>
        <w:rPr>
          <w:i/>
          <w:highlight w:val="yellow"/>
          <w:lang w:val="en-US"/>
        </w:rPr>
      </w:pPr>
      <w:r w:rsidRPr="00580401">
        <w:rPr>
          <w:noProof/>
          <w:lang w:val="fr-FR" w:eastAsia="fr-FR"/>
        </w:rPr>
        <w:drawing>
          <wp:anchor distT="0" distB="0" distL="114300" distR="114300" simplePos="0" relativeHeight="251671552" behindDoc="0" locked="0" layoutInCell="1" allowOverlap="1" wp14:anchorId="192567A2" wp14:editId="192567A3">
            <wp:simplePos x="0" y="0"/>
            <wp:positionH relativeFrom="column">
              <wp:posOffset>-3175</wp:posOffset>
            </wp:positionH>
            <wp:positionV relativeFrom="paragraph">
              <wp:posOffset>424276</wp:posOffset>
            </wp:positionV>
            <wp:extent cx="5760720" cy="907415"/>
            <wp:effectExtent l="0" t="0" r="0" b="698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907415"/>
                    </a:xfrm>
                    <a:prstGeom prst="rect">
                      <a:avLst/>
                    </a:prstGeom>
                  </pic:spPr>
                </pic:pic>
              </a:graphicData>
            </a:graphic>
          </wp:anchor>
        </w:drawing>
      </w:r>
    </w:p>
    <w:sectPr w:rsidR="00E93E28" w:rsidRPr="00580401" w:rsidSect="002C1BC2">
      <w:headerReference w:type="default" r:id="rId61"/>
      <w:foot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1D7D9" w14:textId="77777777" w:rsidR="00D56065" w:rsidRDefault="00D56065" w:rsidP="00D50C60">
      <w:r>
        <w:separator/>
      </w:r>
    </w:p>
  </w:endnote>
  <w:endnote w:type="continuationSeparator" w:id="0">
    <w:p w14:paraId="46E2E26D" w14:textId="77777777" w:rsidR="00D56065" w:rsidRDefault="00D56065" w:rsidP="00D50C60">
      <w:r>
        <w:continuationSeparator/>
      </w:r>
    </w:p>
  </w:endnote>
  <w:endnote w:type="continuationNotice" w:id="1">
    <w:p w14:paraId="11923525" w14:textId="77777777" w:rsidR="00D56065" w:rsidRDefault="00D560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717646"/>
      <w:docPartObj>
        <w:docPartGallery w:val="Page Numbers (Bottom of Page)"/>
        <w:docPartUnique/>
      </w:docPartObj>
    </w:sdtPr>
    <w:sdtEndPr/>
    <w:sdtContent>
      <w:p w14:paraId="192567C8" w14:textId="3A6F7500" w:rsidR="000B0ECE" w:rsidRDefault="000B0ECE">
        <w:pPr>
          <w:pStyle w:val="Footer"/>
          <w:jc w:val="center"/>
        </w:pPr>
        <w:r>
          <w:fldChar w:fldCharType="begin"/>
        </w:r>
        <w:r>
          <w:instrText>PAGE   \* MERGEFORMAT</w:instrText>
        </w:r>
        <w:r>
          <w:fldChar w:fldCharType="separate"/>
        </w:r>
        <w:r w:rsidR="00191A3B">
          <w:rPr>
            <w:noProof/>
          </w:rPr>
          <w:t>62</w:t>
        </w:r>
        <w:r>
          <w:fldChar w:fldCharType="end"/>
        </w:r>
      </w:p>
    </w:sdtContent>
  </w:sdt>
  <w:p w14:paraId="192567C9" w14:textId="77777777" w:rsidR="000B0ECE" w:rsidRDefault="000B0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1D99" w14:textId="77777777" w:rsidR="00D56065" w:rsidRDefault="00D56065" w:rsidP="00D50C60">
      <w:r>
        <w:separator/>
      </w:r>
    </w:p>
  </w:footnote>
  <w:footnote w:type="continuationSeparator" w:id="0">
    <w:p w14:paraId="1E31396E" w14:textId="77777777" w:rsidR="00D56065" w:rsidRDefault="00D56065" w:rsidP="00D50C60">
      <w:r>
        <w:continuationSeparator/>
      </w:r>
    </w:p>
  </w:footnote>
  <w:footnote w:type="continuationNotice" w:id="1">
    <w:p w14:paraId="5BDF94B2" w14:textId="77777777" w:rsidR="00D56065" w:rsidRDefault="00D56065">
      <w:pPr>
        <w:spacing w:line="240" w:lineRule="auto"/>
      </w:pPr>
    </w:p>
  </w:footnote>
  <w:footnote w:id="2">
    <w:p w14:paraId="192567CA" w14:textId="77777777" w:rsidR="000B0ECE" w:rsidRPr="00B02576" w:rsidRDefault="000B0ECE" w:rsidP="001133F2">
      <w:pPr>
        <w:pStyle w:val="FootnoteText"/>
        <w:ind w:left="0" w:firstLine="0"/>
        <w:rPr>
          <w:lang w:val="en-US"/>
        </w:rPr>
      </w:pPr>
      <w:r w:rsidRPr="00B02576">
        <w:rPr>
          <w:rStyle w:val="FootnoteReference"/>
          <w:lang w:val="en-US"/>
        </w:rPr>
        <w:footnoteRef/>
      </w:r>
      <w:r w:rsidRPr="00B02576">
        <w:rPr>
          <w:lang w:val="en-US"/>
        </w:rPr>
        <w:t xml:space="preserve"> These figures has been computed by </w:t>
      </w:r>
      <w:proofErr w:type="spellStart"/>
      <w:r w:rsidRPr="00B02576">
        <w:rPr>
          <w:lang w:val="en-US"/>
        </w:rPr>
        <w:t>Avicenne</w:t>
      </w:r>
      <w:proofErr w:type="spellEnd"/>
      <w:r w:rsidRPr="00B02576">
        <w:rPr>
          <w:lang w:val="en-US"/>
        </w:rPr>
        <w:t xml:space="preserve"> Energy, a consulting firm specialized in </w:t>
      </w:r>
      <w:proofErr w:type="spellStart"/>
      <w:r w:rsidRPr="00B02576">
        <w:rPr>
          <w:lang w:val="en-US"/>
        </w:rPr>
        <w:t>LiB</w:t>
      </w:r>
      <w:proofErr w:type="spellEnd"/>
      <w:r w:rsidRPr="00B02576">
        <w:rPr>
          <w:lang w:val="en-US"/>
        </w:rPr>
        <w:t xml:space="preserve"> supply chain after interviews of anode producers and anode customers for </w:t>
      </w:r>
      <w:proofErr w:type="spellStart"/>
      <w:r w:rsidRPr="00B02576">
        <w:rPr>
          <w:lang w:val="en-US"/>
        </w:rPr>
        <w:t>LiB.</w:t>
      </w:r>
      <w:proofErr w:type="spellEnd"/>
    </w:p>
  </w:footnote>
  <w:footnote w:id="3">
    <w:p w14:paraId="192567CB" w14:textId="77777777" w:rsidR="000B0ECE" w:rsidRPr="00B02576" w:rsidRDefault="000B0ECE" w:rsidP="005E2502">
      <w:pPr>
        <w:pStyle w:val="typedudocumentcp"/>
        <w:shd w:val="clear" w:color="auto" w:fill="FFFFFF"/>
        <w:spacing w:before="0" w:beforeAutospacing="0" w:after="0" w:afterAutospacing="0"/>
        <w:rPr>
          <w:rFonts w:ascii="Arial" w:hAnsi="Arial"/>
          <w:sz w:val="16"/>
          <w:szCs w:val="20"/>
          <w:lang w:val="en-US" w:eastAsia="de-DE"/>
        </w:rPr>
      </w:pPr>
      <w:r w:rsidRPr="00B02576">
        <w:rPr>
          <w:rStyle w:val="FootnoteReference"/>
          <w:lang w:val="en-US"/>
        </w:rPr>
        <w:footnoteRef/>
      </w:r>
      <w:r w:rsidRPr="00B02576">
        <w:rPr>
          <w:lang w:val="en-US"/>
        </w:rPr>
        <w:t xml:space="preserve"> </w:t>
      </w:r>
      <w:r w:rsidRPr="00B02576">
        <w:rPr>
          <w:rFonts w:ascii="Arial" w:hAnsi="Arial"/>
          <w:sz w:val="16"/>
          <w:szCs w:val="20"/>
          <w:lang w:val="en-US" w:eastAsia="de-DE"/>
        </w:rPr>
        <w:t>REPORT FROM THE COMMISSION TO THE EUROPEAN PARLIAMENT, THE COUNCIL, THE EUROPEAN ECONOMIC AND SOCIAL COMMITTEE, THE COMMITTEE OF THE REGIONS AND THE EUROPEAN INVESTMENT BANK</w:t>
      </w:r>
    </w:p>
    <w:p w14:paraId="192567CC" w14:textId="77777777" w:rsidR="000B0ECE" w:rsidRPr="00B02576" w:rsidRDefault="000B0ECE" w:rsidP="005E2502">
      <w:pPr>
        <w:pStyle w:val="titreobjetcp"/>
        <w:shd w:val="clear" w:color="auto" w:fill="FFFFFF"/>
        <w:spacing w:before="0" w:beforeAutospacing="0" w:after="0" w:afterAutospacing="0"/>
        <w:rPr>
          <w:rFonts w:ascii="Arial" w:hAnsi="Arial" w:cs="Arial"/>
          <w:sz w:val="16"/>
          <w:szCs w:val="16"/>
          <w:lang w:val="en-US" w:eastAsia="de-DE"/>
        </w:rPr>
      </w:pPr>
      <w:r w:rsidRPr="00B02576">
        <w:rPr>
          <w:rFonts w:ascii="Arial" w:hAnsi="Arial"/>
          <w:sz w:val="16"/>
          <w:szCs w:val="20"/>
          <w:lang w:val="en-US" w:eastAsia="de-DE"/>
        </w:rPr>
        <w:t>on the Implementation of the Strategic Action Plan on Batteries: Building a Strategic Batter</w:t>
      </w:r>
      <w:r w:rsidRPr="00B02576">
        <w:rPr>
          <w:rFonts w:ascii="Arial" w:hAnsi="Arial" w:cs="Arial"/>
          <w:sz w:val="16"/>
          <w:szCs w:val="16"/>
          <w:lang w:val="en-US" w:eastAsia="de-DE"/>
        </w:rPr>
        <w:t>y Value Chain in Europe</w:t>
      </w:r>
    </w:p>
    <w:p w14:paraId="192567CD" w14:textId="77777777" w:rsidR="000B0ECE" w:rsidRPr="00B02576" w:rsidRDefault="000B0ECE" w:rsidP="003C0B36">
      <w:pPr>
        <w:pStyle w:val="FootnoteText"/>
        <w:ind w:left="0" w:firstLine="0"/>
        <w:rPr>
          <w:rFonts w:cs="Arial"/>
          <w:szCs w:val="16"/>
          <w:lang w:val="en-US"/>
        </w:rPr>
      </w:pPr>
    </w:p>
  </w:footnote>
  <w:footnote w:id="4">
    <w:p w14:paraId="192567CE"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These figures has been computed by </w:t>
      </w:r>
      <w:proofErr w:type="spellStart"/>
      <w:r w:rsidRPr="00B02576">
        <w:rPr>
          <w:lang w:val="en-US"/>
        </w:rPr>
        <w:t>Avicenne</w:t>
      </w:r>
      <w:proofErr w:type="spellEnd"/>
      <w:r w:rsidRPr="00B02576">
        <w:rPr>
          <w:lang w:val="en-US"/>
        </w:rPr>
        <w:t xml:space="preserve"> Energy, a consulting firm specialized in </w:t>
      </w:r>
      <w:proofErr w:type="spellStart"/>
      <w:r w:rsidRPr="00B02576">
        <w:rPr>
          <w:lang w:val="en-US"/>
        </w:rPr>
        <w:t>LiB</w:t>
      </w:r>
      <w:proofErr w:type="spellEnd"/>
      <w:r w:rsidRPr="00B02576">
        <w:rPr>
          <w:lang w:val="en-US"/>
        </w:rPr>
        <w:t xml:space="preserve"> supply chain after interviews of anode producers and anode customers for </w:t>
      </w:r>
      <w:proofErr w:type="spellStart"/>
      <w:r w:rsidRPr="00B02576">
        <w:rPr>
          <w:lang w:val="en-US"/>
        </w:rPr>
        <w:t>LiB.</w:t>
      </w:r>
      <w:proofErr w:type="spellEnd"/>
    </w:p>
  </w:footnote>
  <w:footnote w:id="5">
    <w:p w14:paraId="192567CF"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This work has been priced at market conditions and paid fully by Carbone </w:t>
      </w:r>
      <w:proofErr w:type="spellStart"/>
      <w:r w:rsidRPr="00B02576">
        <w:rPr>
          <w:lang w:val="en-US"/>
        </w:rPr>
        <w:t>Savoie</w:t>
      </w:r>
      <w:proofErr w:type="spellEnd"/>
      <w:r w:rsidRPr="00B02576">
        <w:rPr>
          <w:lang w:val="en-US"/>
        </w:rPr>
        <w:t xml:space="preserve"> on its cash reserve</w:t>
      </w:r>
    </w:p>
  </w:footnote>
  <w:footnote w:id="6">
    <w:p w14:paraId="192567D0"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These figures has been computed by </w:t>
      </w:r>
      <w:proofErr w:type="spellStart"/>
      <w:r w:rsidRPr="00B02576">
        <w:rPr>
          <w:lang w:val="en-US"/>
        </w:rPr>
        <w:t>Avicenne</w:t>
      </w:r>
      <w:proofErr w:type="spellEnd"/>
      <w:r w:rsidRPr="00B02576">
        <w:rPr>
          <w:lang w:val="en-US"/>
        </w:rPr>
        <w:t xml:space="preserve"> Energy, a consulting firm specialized in </w:t>
      </w:r>
      <w:proofErr w:type="spellStart"/>
      <w:r w:rsidRPr="00B02576">
        <w:rPr>
          <w:lang w:val="en-US"/>
        </w:rPr>
        <w:t>LiB</w:t>
      </w:r>
      <w:proofErr w:type="spellEnd"/>
      <w:r w:rsidRPr="00B02576">
        <w:rPr>
          <w:lang w:val="en-US"/>
        </w:rPr>
        <w:t xml:space="preserve"> supply chain after interviews of anode producers and anode customers for </w:t>
      </w:r>
      <w:proofErr w:type="spellStart"/>
      <w:r w:rsidRPr="00B02576">
        <w:rPr>
          <w:lang w:val="en-US"/>
        </w:rPr>
        <w:t>LiB.</w:t>
      </w:r>
      <w:proofErr w:type="spellEnd"/>
      <w:r w:rsidRPr="00B02576">
        <w:rPr>
          <w:lang w:val="en-US"/>
        </w:rPr>
        <w:t xml:space="preserve"> </w:t>
      </w:r>
    </w:p>
  </w:footnote>
  <w:footnote w:id="7">
    <w:p w14:paraId="192567D1"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The SGL Carbon production in Poland, using Acheson Furnace is today dedicated to the Tesla plant in Arizona. Graphite powder made in Poland is shipped to the Hitachi Chemicals in Japan for post treatment and then shipped to Panasonic-Tesla plant in Arizona (USA). This supply chain is therefore generating a lot of CO2 emission. </w:t>
      </w:r>
    </w:p>
  </w:footnote>
  <w:footnote w:id="8">
    <w:p w14:paraId="192567D2" w14:textId="77777777" w:rsidR="000B0ECE" w:rsidRPr="00B02576" w:rsidRDefault="000B0ECE">
      <w:pPr>
        <w:rPr>
          <w:lang w:val="en-US"/>
        </w:rPr>
      </w:pPr>
    </w:p>
    <w:p w14:paraId="192567D3" w14:textId="77777777" w:rsidR="000B0ECE" w:rsidRPr="00B02576" w:rsidRDefault="000B0ECE" w:rsidP="00CF0708">
      <w:pPr>
        <w:pStyle w:val="FootnoteText"/>
        <w:ind w:left="0" w:firstLine="0"/>
        <w:rPr>
          <w:lang w:val="en-US"/>
        </w:rPr>
      </w:pPr>
    </w:p>
  </w:footnote>
  <w:footnote w:id="9">
    <w:p w14:paraId="192567D4" w14:textId="77777777" w:rsidR="000B0ECE" w:rsidRPr="00B02576" w:rsidRDefault="000B0ECE">
      <w:pPr>
        <w:rPr>
          <w:lang w:val="en-US"/>
        </w:rPr>
      </w:pPr>
    </w:p>
    <w:p w14:paraId="192567D5" w14:textId="77777777" w:rsidR="000B0ECE" w:rsidRPr="00B02576" w:rsidRDefault="000B0ECE" w:rsidP="00CF0708">
      <w:pPr>
        <w:pStyle w:val="FootnoteText"/>
        <w:ind w:left="0" w:firstLine="0"/>
        <w:rPr>
          <w:lang w:val="en-US"/>
        </w:rPr>
      </w:pPr>
    </w:p>
  </w:footnote>
  <w:footnote w:id="10">
    <w:p w14:paraId="192567D6"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w:t>
      </w:r>
      <w:r w:rsidRPr="00B02576">
        <w:rPr>
          <w:rStyle w:val="FootnoteReference"/>
          <w:lang w:val="en-US"/>
        </w:rPr>
        <w:footnoteRef/>
      </w:r>
      <w:r w:rsidRPr="00B02576">
        <w:rPr>
          <w:lang w:val="en-US"/>
        </w:rPr>
        <w:t xml:space="preserve"> Graphite electrode is a high value, needle coke based raw material primarily used in the electric arc furnaces (EAF) &amp; blast oxygen furnace (BOF) for steelmaking, mine electric furnace for smelting ferrous alloys and electric discharge machining markets to enhance the production of fine surface finishes.</w:t>
      </w:r>
    </w:p>
  </w:footnote>
  <w:footnote w:id="11">
    <w:p w14:paraId="192567D7" w14:textId="77777777" w:rsidR="000B0ECE" w:rsidRPr="00B02576" w:rsidRDefault="000B0ECE" w:rsidP="0083130A">
      <w:pPr>
        <w:pStyle w:val="FootnoteText"/>
        <w:rPr>
          <w:lang w:val="en-US"/>
        </w:rPr>
      </w:pPr>
      <w:r w:rsidRPr="00B02576">
        <w:rPr>
          <w:rStyle w:val="FootnoteReference"/>
          <w:lang w:val="en-US"/>
        </w:rPr>
        <w:footnoteRef/>
      </w:r>
      <w:r w:rsidRPr="00B02576">
        <w:rPr>
          <w:lang w:val="en-US"/>
        </w:rPr>
        <w:t xml:space="preserve"> In order to improve crystallinity of the graphite and the length of the crystallites, a catalyst (usually Si carbide or Si) is mixed with the coke powder during the preparation of the raw materials in very precise and small quantities</w:t>
      </w:r>
      <w:r w:rsidRPr="00B02576" w:rsidDel="00B33ECF">
        <w:rPr>
          <w:lang w:val="en-US"/>
        </w:rPr>
        <w:t xml:space="preserve">. </w:t>
      </w:r>
      <w:r w:rsidRPr="00B02576">
        <w:rPr>
          <w:lang w:val="en-US"/>
        </w:rPr>
        <w:t xml:space="preserve">During baking and graphitization, the catalyst must be eliminated. When using Si Carbide or Si as a catalyst, Si evaporates at high temperature and </w:t>
      </w:r>
      <w:proofErr w:type="spellStart"/>
      <w:r w:rsidRPr="00B02576">
        <w:rPr>
          <w:lang w:val="en-US"/>
        </w:rPr>
        <w:t>recondensates</w:t>
      </w:r>
      <w:proofErr w:type="spellEnd"/>
      <w:r w:rsidRPr="00B02576">
        <w:rPr>
          <w:lang w:val="en-US"/>
        </w:rPr>
        <w:t xml:space="preserve"> in the insulating packing (colder regions), creating hard agglomerates in the packing (“crust”). </w:t>
      </w:r>
    </w:p>
  </w:footnote>
  <w:footnote w:id="12">
    <w:p w14:paraId="192567D8" w14:textId="77777777" w:rsidR="000B0ECE" w:rsidRPr="00BA717D" w:rsidRDefault="000B0ECE" w:rsidP="00964357">
      <w:pPr>
        <w:pStyle w:val="FootnoteText"/>
        <w:rPr>
          <w:lang w:val="en-GB"/>
        </w:rPr>
      </w:pPr>
      <w:r w:rsidRPr="00BA717D">
        <w:rPr>
          <w:rStyle w:val="FootnoteReference"/>
          <w:lang w:val="en-GB"/>
        </w:rPr>
        <w:footnoteRef/>
      </w:r>
      <w:r w:rsidRPr="00BA717D">
        <w:rPr>
          <w:lang w:val="en-GB"/>
        </w:rPr>
        <w:t xml:space="preserve"> Having the theoretical know-how, the best equipment and the best raw materials is not sufficient to produce </w:t>
      </w:r>
      <w:r>
        <w:rPr>
          <w:lang w:val="en-GB"/>
        </w:rPr>
        <w:t xml:space="preserve">high quality </w:t>
      </w:r>
      <w:r w:rsidRPr="00BA717D">
        <w:rPr>
          <w:lang w:val="en-GB"/>
        </w:rPr>
        <w:t>grap</w:t>
      </w:r>
      <w:r>
        <w:rPr>
          <w:lang w:val="en-GB"/>
        </w:rPr>
        <w:t>h</w:t>
      </w:r>
      <w:r w:rsidRPr="00BA717D">
        <w:rPr>
          <w:lang w:val="en-GB"/>
        </w:rPr>
        <w:t xml:space="preserve">ite. </w:t>
      </w:r>
      <w:r>
        <w:rPr>
          <w:lang w:val="en-GB"/>
        </w:rPr>
        <w:t>Each graphite plant has built on the collective know how of its employees to develop continuous improvement processes. Aside from the graphite plant of Banting (Malaysia) built by the SGL Carbon in 2007 [which technology does this plant use, Acheson or LWG?], n</w:t>
      </w:r>
      <w:r w:rsidRPr="00BA717D">
        <w:rPr>
          <w:lang w:val="en-GB"/>
        </w:rPr>
        <w:t xml:space="preserve">o </w:t>
      </w:r>
      <w:r>
        <w:rPr>
          <w:lang w:val="en-GB"/>
        </w:rPr>
        <w:t xml:space="preserve">greenfield </w:t>
      </w:r>
      <w:r w:rsidRPr="00BA717D">
        <w:rPr>
          <w:lang w:val="en-GB"/>
        </w:rPr>
        <w:t>graphite plant has been built in the last 25 years</w:t>
      </w:r>
      <w:r>
        <w:rPr>
          <w:lang w:val="en-GB"/>
        </w:rPr>
        <w:t xml:space="preserve"> outside of China</w:t>
      </w:r>
      <w:r w:rsidRPr="00BA717D">
        <w:rPr>
          <w:lang w:val="en-GB"/>
        </w:rPr>
        <w:t xml:space="preserve">. </w:t>
      </w:r>
      <w:r>
        <w:rPr>
          <w:lang w:val="en-GB"/>
        </w:rPr>
        <w:t xml:space="preserve">This project proved to be a nightmare for SGL Group. Despite SGL Carbon experience, knowhow and experts of SGL Carbon, the Banting plant has never performed as planned and was finally sold to Showa Denko in 2016 to repay the debt accumulated by the project. </w:t>
      </w:r>
    </w:p>
  </w:footnote>
  <w:footnote w:id="13">
    <w:p w14:paraId="192567D9" w14:textId="77777777" w:rsidR="000B0ECE" w:rsidRPr="000D7F7B" w:rsidRDefault="000B0ECE">
      <w:pPr>
        <w:pStyle w:val="FootnoteText"/>
        <w:rPr>
          <w:lang w:val="en-GB"/>
        </w:rPr>
      </w:pPr>
      <w:r w:rsidRPr="000D7F7B">
        <w:rPr>
          <w:rStyle w:val="FootnoteReference"/>
          <w:lang w:val="en-GB"/>
        </w:rPr>
        <w:footnoteRef/>
      </w:r>
      <w:r w:rsidRPr="000D7F7B">
        <w:rPr>
          <w:lang w:val="en-GB"/>
        </w:rPr>
        <w:t xml:space="preserve"> </w:t>
      </w:r>
      <w:r>
        <w:rPr>
          <w:lang w:val="en-GB"/>
        </w:rPr>
        <w:t>The R&amp;D phase i</w:t>
      </w:r>
      <w:r w:rsidRPr="000D7F7B">
        <w:rPr>
          <w:lang w:val="en-GB"/>
        </w:rPr>
        <w:t>nclude</w:t>
      </w:r>
      <w:r>
        <w:rPr>
          <w:lang w:val="en-GB"/>
        </w:rPr>
        <w:t>s the</w:t>
      </w:r>
      <w:r w:rsidRPr="000D7F7B">
        <w:rPr>
          <w:lang w:val="en-GB"/>
        </w:rPr>
        <w:t xml:space="preserve"> </w:t>
      </w:r>
      <w:r>
        <w:rPr>
          <w:lang w:val="en-GB"/>
        </w:rPr>
        <w:t>“foundation</w:t>
      </w:r>
      <w:r w:rsidRPr="000D7F7B">
        <w:rPr>
          <w:lang w:val="en-GB"/>
        </w:rPr>
        <w:t xml:space="preserve"> </w:t>
      </w:r>
      <w:r>
        <w:rPr>
          <w:lang w:val="en-GB"/>
        </w:rPr>
        <w:t>R</w:t>
      </w:r>
      <w:r w:rsidRPr="000D7F7B">
        <w:rPr>
          <w:lang w:val="en-GB"/>
        </w:rPr>
        <w:t xml:space="preserve">&amp;D phase“ </w:t>
      </w:r>
      <w:r>
        <w:rPr>
          <w:lang w:val="en-GB"/>
        </w:rPr>
        <w:t>and the “</w:t>
      </w:r>
      <w:r w:rsidRPr="000D7F7B">
        <w:rPr>
          <w:lang w:val="en-GB"/>
        </w:rPr>
        <w:t>R&amp;D validation phase“</w:t>
      </w:r>
    </w:p>
  </w:footnote>
  <w:footnote w:id="14">
    <w:p w14:paraId="192567DA" w14:textId="77777777" w:rsidR="000B0ECE" w:rsidRPr="00B02576" w:rsidRDefault="000B0ECE" w:rsidP="00880D34">
      <w:pPr>
        <w:pStyle w:val="FootnoteText"/>
        <w:rPr>
          <w:lang w:val="en-US"/>
        </w:rPr>
      </w:pPr>
      <w:r w:rsidRPr="00B02576">
        <w:rPr>
          <w:rStyle w:val="FootnoteReference"/>
          <w:lang w:val="en-US"/>
        </w:rPr>
        <w:footnoteRef/>
      </w:r>
      <w:r w:rsidRPr="00B02576">
        <w:rPr>
          <w:lang w:val="en-US"/>
        </w:rPr>
        <w:t xml:space="preserve"> Testing must not be understood as complete product test (incl. control of capacity, 1st time discharge and resistance to 1000 cycles, etc</w:t>
      </w:r>
      <w:r>
        <w:rPr>
          <w:lang w:val="en-US"/>
        </w:rPr>
        <w:t>.</w:t>
      </w:r>
      <w:r w:rsidRPr="00B02576">
        <w:rPr>
          <w:lang w:val="en-US"/>
        </w:rPr>
        <w:t xml:space="preserve">). Running complete product tests would add a minimum of 2-month to the 3-month production lead-time, further delaying the project. In many case, preliminary tests and observation of the internal structure of the graphite with a polarizing microscope provide a quick and accurate estimation of the success of the trial. </w:t>
      </w:r>
    </w:p>
  </w:footnote>
  <w:footnote w:id="15">
    <w:p w14:paraId="192567DB" w14:textId="77777777" w:rsidR="000B0ECE" w:rsidRPr="00B02576" w:rsidRDefault="000B0ECE" w:rsidP="00880D34">
      <w:pPr>
        <w:pStyle w:val="FootnoteText"/>
        <w:rPr>
          <w:lang w:val="en-US"/>
        </w:rPr>
      </w:pPr>
      <w:r w:rsidRPr="00B02576">
        <w:rPr>
          <w:rStyle w:val="FootnoteReference"/>
          <w:lang w:val="en-US"/>
        </w:rPr>
        <w:footnoteRef/>
      </w:r>
      <w:r w:rsidRPr="00B02576">
        <w:rPr>
          <w:lang w:val="en-US"/>
        </w:rPr>
        <w:t xml:space="preserve"> Each parameter has impact on the final performance of the product. For example, after extrusion, the block is cooled in a swimming pool. During this very simple and short phase, Carbone </w:t>
      </w:r>
      <w:proofErr w:type="spellStart"/>
      <w:r w:rsidRPr="00B02576">
        <w:rPr>
          <w:lang w:val="en-US"/>
        </w:rPr>
        <w:t>Savoie</w:t>
      </w:r>
      <w:proofErr w:type="spellEnd"/>
      <w:r w:rsidRPr="00B02576">
        <w:rPr>
          <w:lang w:val="en-US"/>
        </w:rPr>
        <w:t xml:space="preserve"> monitors not only the temperature of the water compared to the outside temperature but also the chemical additives in the water and the duration of this cooling. Only if these process procedures are strictly followed, the product will have the expected specifications two months later after graphitization.    </w:t>
      </w:r>
    </w:p>
  </w:footnote>
  <w:footnote w:id="16">
    <w:p w14:paraId="192567DC" w14:textId="77777777" w:rsidR="000B0ECE" w:rsidRPr="000B7182" w:rsidRDefault="000B0ECE">
      <w:pPr>
        <w:pStyle w:val="FootnoteText"/>
      </w:pPr>
      <w:r>
        <w:rPr>
          <w:rStyle w:val="FootnoteReference"/>
        </w:rPr>
        <w:footnoteRef/>
      </w:r>
      <w:r>
        <w:t xml:space="preserve"> </w:t>
      </w:r>
      <w:r>
        <w:t>At 1,1 exchange rate ~ 5.5USD/kg</w:t>
      </w:r>
    </w:p>
  </w:footnote>
  <w:footnote w:id="17">
    <w:p w14:paraId="192567DD" w14:textId="77777777" w:rsidR="000B0ECE" w:rsidRPr="00B02576" w:rsidRDefault="000B0ECE" w:rsidP="009944BE">
      <w:pPr>
        <w:pStyle w:val="FootnoteText"/>
        <w:rPr>
          <w:lang w:val="en-US"/>
        </w:rPr>
      </w:pPr>
      <w:r w:rsidRPr="00B02576">
        <w:rPr>
          <w:rStyle w:val="FootnoteReference"/>
          <w:lang w:val="en-US"/>
        </w:rPr>
        <w:footnoteRef/>
      </w:r>
      <w:r w:rsidRPr="00B02576">
        <w:rPr>
          <w:lang w:val="en-US"/>
        </w:rPr>
        <w:t xml:space="preserve"> At Carbone </w:t>
      </w:r>
      <w:proofErr w:type="spellStart"/>
      <w:r w:rsidRPr="00B02576">
        <w:rPr>
          <w:lang w:val="en-US"/>
        </w:rPr>
        <w:t>Savoie</w:t>
      </w:r>
      <w:proofErr w:type="spellEnd"/>
      <w:r w:rsidRPr="00B02576">
        <w:rPr>
          <w:lang w:val="en-US"/>
        </w:rPr>
        <w:t xml:space="preserve">, each graphite block is assigned a unique identification number. This allows Carbone </w:t>
      </w:r>
      <w:proofErr w:type="spellStart"/>
      <w:r w:rsidRPr="00B02576">
        <w:rPr>
          <w:lang w:val="en-US"/>
        </w:rPr>
        <w:t>Savoie</w:t>
      </w:r>
      <w:proofErr w:type="spellEnd"/>
      <w:r w:rsidRPr="00B02576">
        <w:rPr>
          <w:lang w:val="en-US"/>
        </w:rPr>
        <w:t xml:space="preserve"> quality team to trace the block all along the production process and find correlation between process parameters and product performance. </w:t>
      </w:r>
    </w:p>
  </w:footnote>
  <w:footnote w:id="18">
    <w:p w14:paraId="192567DE" w14:textId="77777777" w:rsidR="000B0ECE" w:rsidRPr="00B02576" w:rsidRDefault="000B0ECE" w:rsidP="009944BE">
      <w:pPr>
        <w:pStyle w:val="FootnoteText"/>
        <w:rPr>
          <w:lang w:val="en-US"/>
        </w:rPr>
      </w:pPr>
      <w:r w:rsidRPr="00B02576">
        <w:rPr>
          <w:rStyle w:val="FootnoteReference"/>
          <w:lang w:val="en-US"/>
        </w:rPr>
        <w:footnoteRef/>
      </w:r>
      <w:r>
        <w:rPr>
          <w:lang w:val="en-US"/>
        </w:rPr>
        <w:t xml:space="preserve"> For detail of the Work P</w:t>
      </w:r>
      <w:r w:rsidRPr="00B02576">
        <w:rPr>
          <w:lang w:val="en-US"/>
        </w:rPr>
        <w:t xml:space="preserve">lan, please refer to </w:t>
      </w:r>
      <w:r>
        <w:rPr>
          <w:lang w:val="en-US"/>
        </w:rPr>
        <w:t>section 1.8</w:t>
      </w:r>
      <w:r w:rsidRPr="00B02576">
        <w:rPr>
          <w:lang w:val="en-US"/>
        </w:rPr>
        <w:t xml:space="preserve">.1 </w:t>
      </w:r>
    </w:p>
  </w:footnote>
  <w:footnote w:id="19">
    <w:p w14:paraId="192567DF" w14:textId="77777777" w:rsidR="000B0ECE" w:rsidRPr="00B02576" w:rsidRDefault="000B0ECE">
      <w:pPr>
        <w:pStyle w:val="FootnoteText"/>
        <w:rPr>
          <w:lang w:val="en-US"/>
        </w:rPr>
      </w:pPr>
      <w:r w:rsidRPr="00B02576">
        <w:rPr>
          <w:rStyle w:val="FootnoteReference"/>
          <w:lang w:val="en-US"/>
        </w:rPr>
        <w:footnoteRef/>
      </w:r>
      <w:r w:rsidRPr="00B02576">
        <w:rPr>
          <w:lang w:val="en-US"/>
        </w:rPr>
        <w:t xml:space="preserve"> The 12 FID loops have been described in section 1.5.2</w:t>
      </w:r>
    </w:p>
  </w:footnote>
  <w:footnote w:id="20">
    <w:p w14:paraId="192567E0" w14:textId="66A6B6F0" w:rsidR="000B0ECE" w:rsidRPr="00B02576" w:rsidRDefault="000B0ECE">
      <w:pPr>
        <w:pStyle w:val="FootnoteText"/>
        <w:rPr>
          <w:lang w:val="en-US"/>
        </w:rPr>
      </w:pPr>
      <w:r w:rsidRPr="00B02576">
        <w:rPr>
          <w:rStyle w:val="FootnoteReference"/>
          <w:lang w:val="en-US"/>
        </w:rPr>
        <w:footnoteRef/>
      </w:r>
      <w:r w:rsidRPr="00B02576">
        <w:rPr>
          <w:lang w:val="en-US"/>
        </w:rPr>
        <w:t xml:space="preserve"> EP workshop is </w:t>
      </w:r>
      <w:r>
        <w:rPr>
          <w:lang w:val="en-US"/>
        </w:rPr>
        <w:t xml:space="preserve">Carbone </w:t>
      </w:r>
      <w:proofErr w:type="spellStart"/>
      <w:r>
        <w:rPr>
          <w:lang w:val="en-US"/>
        </w:rPr>
        <w:t>Savoie’s</w:t>
      </w:r>
      <w:proofErr w:type="spellEnd"/>
      <w:r w:rsidRPr="00B02576">
        <w:rPr>
          <w:lang w:val="en-US"/>
        </w:rPr>
        <w:t xml:space="preserve"> secondary, small size graphitation workshop with 20 small graphitization furnaces, graphitizing up to 20 tons per day. Annual graphitization capacity is more than 6,000 tons per year</w:t>
      </w:r>
    </w:p>
  </w:footnote>
  <w:footnote w:id="21">
    <w:p w14:paraId="192567E1" w14:textId="5D646914" w:rsidR="000B0ECE" w:rsidRPr="00B02576" w:rsidRDefault="000B0ECE">
      <w:pPr>
        <w:pStyle w:val="FootnoteText"/>
        <w:rPr>
          <w:lang w:val="en-US"/>
        </w:rPr>
      </w:pPr>
      <w:r w:rsidRPr="00B02576">
        <w:rPr>
          <w:rStyle w:val="FootnoteReference"/>
          <w:lang w:val="en-US"/>
        </w:rPr>
        <w:footnoteRef/>
      </w:r>
      <w:r w:rsidRPr="00B02576">
        <w:rPr>
          <w:lang w:val="en-US"/>
        </w:rPr>
        <w:t xml:space="preserve"> NR workshop is </w:t>
      </w:r>
      <w:r>
        <w:rPr>
          <w:lang w:val="en-US"/>
        </w:rPr>
        <w:t xml:space="preserve">Carbone </w:t>
      </w:r>
      <w:proofErr w:type="spellStart"/>
      <w:r>
        <w:rPr>
          <w:lang w:val="en-US"/>
        </w:rPr>
        <w:t>Savoie’s</w:t>
      </w:r>
      <w:proofErr w:type="spellEnd"/>
      <w:r w:rsidRPr="00B02576">
        <w:rPr>
          <w:lang w:val="en-US"/>
        </w:rPr>
        <w:t xml:space="preserve"> main graphitization workshop. The shop is composed of 10 large graphitization furnaces, graphitizing up to 100 tons per day. Annual graphitization capacity is more than 30,000 tons per year. The NR workshop offers best-in-class energy consumptions profile. </w:t>
      </w:r>
    </w:p>
  </w:footnote>
  <w:footnote w:id="22">
    <w:p w14:paraId="192567E2" w14:textId="7869677B" w:rsidR="000B0ECE" w:rsidRPr="00B02576" w:rsidRDefault="000B0ECE" w:rsidP="00163174">
      <w:pPr>
        <w:pStyle w:val="FootnoteText"/>
        <w:rPr>
          <w:lang w:val="en-US"/>
        </w:rPr>
      </w:pPr>
      <w:r w:rsidRPr="00B02576">
        <w:rPr>
          <w:rStyle w:val="FootnoteReference"/>
          <w:lang w:val="en-US"/>
        </w:rPr>
        <w:footnoteRef/>
      </w:r>
      <w:r w:rsidRPr="00B02576">
        <w:rPr>
          <w:lang w:val="en-US"/>
        </w:rPr>
        <w:t xml:space="preserve"> EP workshop is </w:t>
      </w:r>
      <w:r>
        <w:rPr>
          <w:lang w:val="en-US"/>
        </w:rPr>
        <w:t xml:space="preserve">Carbone </w:t>
      </w:r>
      <w:proofErr w:type="spellStart"/>
      <w:r>
        <w:rPr>
          <w:lang w:val="en-US"/>
        </w:rPr>
        <w:t>Savoie’s</w:t>
      </w:r>
      <w:proofErr w:type="spellEnd"/>
      <w:r w:rsidRPr="00B02576">
        <w:rPr>
          <w:lang w:val="en-US"/>
        </w:rPr>
        <w:t xml:space="preserve"> secondary, small size graphitation workshop with 20 small graphitization furnace, graphitizing up to 20 tons per day. Annual graphitization capacity is more than 6,000 tons per year</w:t>
      </w:r>
    </w:p>
  </w:footnote>
  <w:footnote w:id="23">
    <w:p w14:paraId="192567E3" w14:textId="77777777" w:rsidR="000B0ECE" w:rsidRPr="00B5378D" w:rsidRDefault="000B0ECE">
      <w:pPr>
        <w:pStyle w:val="FootnoteText"/>
        <w:rPr>
          <w:lang w:val="en-US"/>
        </w:rPr>
      </w:pPr>
      <w:r w:rsidRPr="00B02576">
        <w:rPr>
          <w:rStyle w:val="FootnoteReference"/>
          <w:lang w:val="en-US"/>
        </w:rPr>
        <w:footnoteRef/>
      </w:r>
      <w:r w:rsidRPr="00B5378D">
        <w:rPr>
          <w:lang w:val="en-US"/>
        </w:rPr>
        <w:t xml:space="preserve"> ECGA (</w:t>
      </w:r>
      <w:r w:rsidRPr="00B5378D">
        <w:rPr>
          <w:i/>
          <w:lang w:val="en-US"/>
        </w:rPr>
        <w:t>European Carbon &amp; graphite Association)</w:t>
      </w:r>
      <w:r w:rsidRPr="00B5378D">
        <w:rPr>
          <w:lang w:val="en-US"/>
        </w:rPr>
        <w:t xml:space="preserve"> : </w:t>
      </w:r>
      <w:hyperlink r:id="rId1" w:history="1">
        <w:r w:rsidRPr="00B5378D">
          <w:rPr>
            <w:rStyle w:val="Hyperlink"/>
            <w:rFonts w:eastAsiaTheme="majorEastAsia"/>
            <w:lang w:val="en-US"/>
          </w:rPr>
          <w:t>http://www.ecga.net/</w:t>
        </w:r>
      </w:hyperlink>
      <w:r w:rsidRPr="00B5378D">
        <w:rPr>
          <w:lang w:val="en-US"/>
        </w:rPr>
        <w:t xml:space="preserve"> </w:t>
      </w:r>
    </w:p>
  </w:footnote>
  <w:footnote w:id="24">
    <w:p w14:paraId="192567E4" w14:textId="77777777" w:rsidR="000B0ECE" w:rsidRPr="00570EDA" w:rsidRDefault="000B0ECE">
      <w:pPr>
        <w:pStyle w:val="FootnoteText"/>
        <w:rPr>
          <w:lang w:val="en-GB"/>
        </w:rPr>
      </w:pPr>
      <w:r w:rsidRPr="00570EDA">
        <w:rPr>
          <w:rStyle w:val="FootnoteReference"/>
          <w:lang w:val="en-GB"/>
        </w:rPr>
        <w:footnoteRef/>
      </w:r>
      <w:r w:rsidRPr="00570EDA">
        <w:rPr>
          <w:lang w:val="en-GB"/>
        </w:rPr>
        <w:t xml:space="preserve"> IP licence can only be linked to potential patents either on recipes allowing to get a catalysis during the graphitization </w:t>
      </w:r>
      <w:r>
        <w:rPr>
          <w:lang w:val="en-GB"/>
        </w:rPr>
        <w:t>or</w:t>
      </w:r>
      <w:r w:rsidRPr="00570EDA">
        <w:rPr>
          <w:lang w:val="en-GB"/>
        </w:rPr>
        <w:t xml:space="preserve"> on </w:t>
      </w:r>
      <w:r>
        <w:rPr>
          <w:lang w:val="en-GB"/>
        </w:rPr>
        <w:t xml:space="preserve">process innovation </w:t>
      </w:r>
      <w:r w:rsidRPr="00570EDA">
        <w:rPr>
          <w:lang w:val="en-GB"/>
        </w:rPr>
        <w:t>during the thermal treatments</w:t>
      </w:r>
      <w:r>
        <w:rPr>
          <w:lang w:val="en-GB"/>
        </w:rPr>
        <w:t xml:space="preserve"> (baking &amp; graphitization)</w:t>
      </w:r>
    </w:p>
  </w:footnote>
  <w:footnote w:id="25">
    <w:p w14:paraId="192567E5" w14:textId="77777777" w:rsidR="000B0ECE" w:rsidRPr="00B02576" w:rsidDel="009B58D7" w:rsidRDefault="000B0ECE" w:rsidP="008B11DE">
      <w:pPr>
        <w:pStyle w:val="FootnoteText"/>
        <w:rPr>
          <w:del w:id="172" w:author="Marc ISABELLE" w:date="2019-11-25T21:17:00Z"/>
          <w:lang w:val="en-US"/>
        </w:rPr>
      </w:pPr>
      <w:del w:id="173" w:author="Marc ISABELLE" w:date="2019-11-25T21:17:00Z">
        <w:r w:rsidRPr="00B02576" w:rsidDel="009B58D7">
          <w:rPr>
            <w:rStyle w:val="FootnoteReference"/>
            <w:lang w:val="en-US"/>
          </w:rPr>
          <w:footnoteRef/>
        </w:r>
        <w:r w:rsidRPr="00B02576" w:rsidDel="009B58D7">
          <w:rPr>
            <w:lang w:val="en-US"/>
          </w:rPr>
          <w:delText xml:space="preserve"> Annex B describes every assumptions of the funding gap. </w:delText>
        </w:r>
      </w:del>
    </w:p>
  </w:footnote>
  <w:footnote w:id="26">
    <w:p w14:paraId="192567E6" w14:textId="77777777" w:rsidR="000B0ECE" w:rsidRPr="001F7099" w:rsidDel="009B58D7" w:rsidRDefault="000B0ECE" w:rsidP="008B11DE">
      <w:pPr>
        <w:pStyle w:val="FootnoteText"/>
        <w:rPr>
          <w:del w:id="174" w:author="Marc ISABELLE" w:date="2019-11-25T21:17:00Z"/>
          <w:lang w:val="fr-FR"/>
        </w:rPr>
      </w:pPr>
      <w:del w:id="175" w:author="Marc ISABELLE" w:date="2019-11-25T21:17:00Z">
        <w:r w:rsidRPr="00B02576" w:rsidDel="009B58D7">
          <w:rPr>
            <w:rStyle w:val="FootnoteReference"/>
            <w:lang w:val="en-US"/>
          </w:rPr>
          <w:footnoteRef/>
        </w:r>
        <w:r w:rsidRPr="001F7099" w:rsidDel="009B58D7">
          <w:rPr>
            <w:lang w:val="fr-FR"/>
          </w:rPr>
          <w:delText xml:space="preserve"> Annex A describes Carbone Savoie WACC calculation</w:delText>
        </w:r>
      </w:del>
    </w:p>
  </w:footnote>
  <w:footnote w:id="27">
    <w:p w14:paraId="06EB18E9" w14:textId="77777777" w:rsidR="009B58D7" w:rsidRPr="00B02576" w:rsidRDefault="009B58D7" w:rsidP="009B58D7">
      <w:pPr>
        <w:pStyle w:val="FootnoteText"/>
        <w:rPr>
          <w:ins w:id="187" w:author="Marc ISABELLE" w:date="2019-11-25T21:18:00Z"/>
          <w:lang w:val="en-US"/>
        </w:rPr>
      </w:pPr>
      <w:ins w:id="188" w:author="Marc ISABELLE" w:date="2019-11-25T21:18:00Z">
        <w:r w:rsidRPr="00B02576">
          <w:rPr>
            <w:rStyle w:val="FootnoteReference"/>
            <w:lang w:val="en-US"/>
          </w:rPr>
          <w:footnoteRef/>
        </w:r>
        <w:r w:rsidRPr="00B02576">
          <w:rPr>
            <w:lang w:val="en-US"/>
          </w:rPr>
          <w:t xml:space="preserve"> Annex B describes every assumptions of the funding gap. </w:t>
        </w:r>
      </w:ins>
    </w:p>
  </w:footnote>
  <w:footnote w:id="28">
    <w:p w14:paraId="04274677" w14:textId="77777777" w:rsidR="009B58D7" w:rsidRPr="001F7099" w:rsidRDefault="009B58D7" w:rsidP="009B58D7">
      <w:pPr>
        <w:pStyle w:val="FootnoteText"/>
        <w:rPr>
          <w:ins w:id="189" w:author="Marc ISABELLE" w:date="2019-11-25T21:18:00Z"/>
          <w:lang w:val="fr-FR"/>
        </w:rPr>
      </w:pPr>
      <w:ins w:id="190" w:author="Marc ISABELLE" w:date="2019-11-25T21:18:00Z">
        <w:r w:rsidRPr="00B02576">
          <w:rPr>
            <w:rStyle w:val="FootnoteReference"/>
            <w:lang w:val="en-US"/>
          </w:rPr>
          <w:footnoteRef/>
        </w:r>
        <w:r w:rsidRPr="001F7099">
          <w:rPr>
            <w:lang w:val="fr-FR"/>
          </w:rPr>
          <w:t xml:space="preserve"> Annex A </w:t>
        </w:r>
        <w:proofErr w:type="spellStart"/>
        <w:r w:rsidRPr="001F7099">
          <w:rPr>
            <w:lang w:val="fr-FR"/>
          </w:rPr>
          <w:t>describes</w:t>
        </w:r>
        <w:proofErr w:type="spellEnd"/>
        <w:r w:rsidRPr="001F7099">
          <w:rPr>
            <w:lang w:val="fr-FR"/>
          </w:rPr>
          <w:t xml:space="preserve"> Carbone Savoie WACC </w:t>
        </w:r>
        <w:proofErr w:type="spellStart"/>
        <w:r w:rsidRPr="001F7099">
          <w:rPr>
            <w:lang w:val="fr-FR"/>
          </w:rPr>
          <w:t>calculation</w:t>
        </w:r>
        <w:proofErr w:type="spellEnd"/>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567C7" w14:textId="77777777" w:rsidR="000B0ECE" w:rsidRPr="00B55D32" w:rsidRDefault="000B0ECE">
    <w:pPr>
      <w:rPr>
        <w:lang w:val="en-US"/>
      </w:rPr>
    </w:pPr>
    <w:r w:rsidRPr="00B55D32">
      <w:rPr>
        <w:lang w:val="en-US"/>
      </w:rPr>
      <w:t xml:space="preserve">IPCEI on </w:t>
    </w:r>
    <w:r>
      <w:rPr>
        <w:lang w:val="en-US"/>
      </w:rPr>
      <w:t>Batteries</w:t>
    </w:r>
    <w:r>
      <w:ptab w:relativeTo="margin" w:alignment="center" w:leader="none"/>
    </w:r>
    <w:r>
      <w:tab/>
    </w:r>
    <w:r>
      <w:tab/>
    </w:r>
    <w:r>
      <w:tab/>
    </w:r>
    <w:r>
      <w:tab/>
      <w:t xml:space="preserve">               </w:t>
    </w:r>
    <w:r w:rsidRPr="00FF51C7">
      <w:rPr>
        <w:lang w:val="en-US"/>
      </w:rPr>
      <w:t xml:space="preserve"> Confidential</w:t>
    </w:r>
    <w:r w:rsidRPr="00FF51C7">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6F9"/>
    <w:multiLevelType w:val="multilevel"/>
    <w:tmpl w:val="ADFE7D02"/>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tyle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8541D2"/>
    <w:multiLevelType w:val="hybridMultilevel"/>
    <w:tmpl w:val="B8A4DAE0"/>
    <w:lvl w:ilvl="0" w:tplc="8946A914">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8173B"/>
    <w:multiLevelType w:val="hybridMultilevel"/>
    <w:tmpl w:val="09C2A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221FC"/>
    <w:multiLevelType w:val="hybridMultilevel"/>
    <w:tmpl w:val="70D62950"/>
    <w:lvl w:ilvl="0" w:tplc="0D1C648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3F4876"/>
    <w:multiLevelType w:val="hybridMultilevel"/>
    <w:tmpl w:val="24369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28222C"/>
    <w:multiLevelType w:val="hybridMultilevel"/>
    <w:tmpl w:val="3DAA1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EC456B"/>
    <w:multiLevelType w:val="hybridMultilevel"/>
    <w:tmpl w:val="A18633F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9493720"/>
    <w:multiLevelType w:val="hybridMultilevel"/>
    <w:tmpl w:val="22929D2A"/>
    <w:lvl w:ilvl="0" w:tplc="8946A914">
      <w:start w:val="2019"/>
      <w:numFmt w:val="bullet"/>
      <w:lvlText w:val="-"/>
      <w:lvlJc w:val="left"/>
      <w:pPr>
        <w:ind w:left="720" w:hanging="360"/>
      </w:pPr>
      <w:rPr>
        <w:rFonts w:ascii="Calibri" w:eastAsiaTheme="minorHAnsi" w:hAnsi="Calibri" w:cs="Calibri"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162D3F"/>
    <w:multiLevelType w:val="hybridMultilevel"/>
    <w:tmpl w:val="082265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1E695214"/>
    <w:multiLevelType w:val="hybridMultilevel"/>
    <w:tmpl w:val="905C8010"/>
    <w:lvl w:ilvl="0" w:tplc="49EA1674">
      <w:start w:val="1"/>
      <w:numFmt w:val="upperRoman"/>
      <w:lvlText w:val="%1."/>
      <w:lvlJc w:val="left"/>
      <w:pPr>
        <w:ind w:left="720" w:hanging="360"/>
      </w:pPr>
      <w:rPr>
        <w:rFonts w:ascii="Arial" w:eastAsia="Times New Roman" w:hAnsi="Arial" w:cs="Times New Roman"/>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0116D7E"/>
    <w:multiLevelType w:val="hybridMultilevel"/>
    <w:tmpl w:val="7C8A5374"/>
    <w:lvl w:ilvl="0" w:tplc="42448AF6">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033D28"/>
    <w:multiLevelType w:val="hybridMultilevel"/>
    <w:tmpl w:val="D632C34C"/>
    <w:lvl w:ilvl="0" w:tplc="8946A91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B47F5E"/>
    <w:multiLevelType w:val="hybridMultilevel"/>
    <w:tmpl w:val="F6408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82CDF"/>
    <w:multiLevelType w:val="hybridMultilevel"/>
    <w:tmpl w:val="50FC6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5F3F05"/>
    <w:multiLevelType w:val="hybridMultilevel"/>
    <w:tmpl w:val="57F6F1C6"/>
    <w:lvl w:ilvl="0" w:tplc="3E129494">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2EE5323B"/>
    <w:multiLevelType w:val="hybridMultilevel"/>
    <w:tmpl w:val="78362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6F4161"/>
    <w:multiLevelType w:val="hybridMultilevel"/>
    <w:tmpl w:val="3102738A"/>
    <w:lvl w:ilvl="0" w:tplc="79181118">
      <w:start w:val="1"/>
      <w:numFmt w:val="decimal"/>
      <w:pStyle w:val="ITAbsatz"/>
      <w:lvlText w:val="%1."/>
      <w:lvlJc w:val="right"/>
      <w:pPr>
        <w:tabs>
          <w:tab w:val="num" w:pos="0"/>
        </w:tabs>
        <w:ind w:left="0" w:hanging="851"/>
      </w:pPr>
      <w:rPr>
        <w:rFonts w:ascii="Arial" w:hAnsi="Arial" w:hint="default"/>
        <w:b w:val="0"/>
        <w:i w:val="0"/>
        <w:color w:val="4D4D4D"/>
        <w:sz w:val="20"/>
      </w:rPr>
    </w:lvl>
    <w:lvl w:ilvl="1" w:tplc="04070019">
      <w:start w:val="1"/>
      <w:numFmt w:val="decimal"/>
      <w:lvlRestart w:val="0"/>
      <w:lvlText w:val="%2."/>
      <w:lvlJc w:val="right"/>
      <w:pPr>
        <w:tabs>
          <w:tab w:val="num" w:pos="1250"/>
        </w:tabs>
        <w:ind w:left="1250" w:hanging="170"/>
      </w:pPr>
      <w:rPr>
        <w:rFonts w:hint="default"/>
        <w:b w:val="0"/>
        <w:i w:val="0"/>
        <w:color w:val="auto"/>
        <w:sz w:val="20"/>
      </w:rPr>
    </w:lvl>
    <w:lvl w:ilvl="2" w:tplc="0407001B" w:tentative="1">
      <w:start w:val="1"/>
      <w:numFmt w:val="lowerRoman"/>
      <w:lvlText w:val="%3."/>
      <w:lvlJc w:val="right"/>
      <w:pPr>
        <w:tabs>
          <w:tab w:val="num" w:pos="2160"/>
        </w:tabs>
        <w:ind w:left="2160" w:hanging="180"/>
      </w:pPr>
    </w:lvl>
    <w:lvl w:ilvl="3" w:tplc="0407000F">
      <w:start w:val="1"/>
      <w:numFmt w:val="bullet"/>
      <w:lvlText w:val=""/>
      <w:lvlJc w:val="left"/>
      <w:pPr>
        <w:tabs>
          <w:tab w:val="num" w:pos="284"/>
        </w:tabs>
        <w:ind w:left="284" w:hanging="284"/>
      </w:pPr>
      <w:rPr>
        <w:rFonts w:ascii="Symbol" w:hAnsi="Symbol" w:hint="default"/>
        <w:b w:val="0"/>
        <w:i w:val="0"/>
        <w:color w:val="auto"/>
        <w:sz w:val="20"/>
      </w:rPr>
    </w:lvl>
    <w:lvl w:ilvl="4" w:tplc="04070019">
      <w:start w:val="1"/>
      <w:numFmt w:val="bullet"/>
      <w:lvlText w:val="o"/>
      <w:lvlJc w:val="left"/>
      <w:pPr>
        <w:tabs>
          <w:tab w:val="num" w:pos="3600"/>
        </w:tabs>
        <w:ind w:left="3600" w:hanging="360"/>
      </w:pPr>
      <w:rPr>
        <w:rFonts w:ascii="Courier New" w:hAnsi="Courier New" w:hint="default"/>
        <w:b w:val="0"/>
        <w:i w:val="0"/>
        <w:color w:val="4D4D4D"/>
        <w:sz w:val="20"/>
      </w:r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382D512E"/>
    <w:multiLevelType w:val="hybridMultilevel"/>
    <w:tmpl w:val="1DCC5B1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CB05E3"/>
    <w:multiLevelType w:val="hybridMultilevel"/>
    <w:tmpl w:val="2FC87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6E2907"/>
    <w:multiLevelType w:val="hybridMultilevel"/>
    <w:tmpl w:val="71ECFCB2"/>
    <w:lvl w:ilvl="0" w:tplc="D3C47C94">
      <w:start w:val="1"/>
      <w:numFmt w:val="bullet"/>
      <w:lvlText w:val="•"/>
      <w:lvlJc w:val="left"/>
      <w:pPr>
        <w:tabs>
          <w:tab w:val="num" w:pos="720"/>
        </w:tabs>
        <w:ind w:left="720" w:hanging="360"/>
      </w:pPr>
      <w:rPr>
        <w:rFonts w:ascii="Arial" w:hAnsi="Arial" w:hint="default"/>
      </w:rPr>
    </w:lvl>
    <w:lvl w:ilvl="1" w:tplc="B2F4B132" w:tentative="1">
      <w:start w:val="1"/>
      <w:numFmt w:val="bullet"/>
      <w:lvlText w:val="•"/>
      <w:lvlJc w:val="left"/>
      <w:pPr>
        <w:tabs>
          <w:tab w:val="num" w:pos="1440"/>
        </w:tabs>
        <w:ind w:left="1440" w:hanging="360"/>
      </w:pPr>
      <w:rPr>
        <w:rFonts w:ascii="Arial" w:hAnsi="Arial" w:hint="default"/>
      </w:rPr>
    </w:lvl>
    <w:lvl w:ilvl="2" w:tplc="5ABAE582">
      <w:numFmt w:val="bullet"/>
      <w:lvlText w:val=""/>
      <w:lvlJc w:val="left"/>
      <w:pPr>
        <w:tabs>
          <w:tab w:val="num" w:pos="2160"/>
        </w:tabs>
        <w:ind w:left="2160" w:hanging="360"/>
      </w:pPr>
      <w:rPr>
        <w:rFonts w:ascii="Symbol" w:hAnsi="Symbol" w:hint="default"/>
      </w:rPr>
    </w:lvl>
    <w:lvl w:ilvl="3" w:tplc="5120987A" w:tentative="1">
      <w:start w:val="1"/>
      <w:numFmt w:val="bullet"/>
      <w:lvlText w:val="•"/>
      <w:lvlJc w:val="left"/>
      <w:pPr>
        <w:tabs>
          <w:tab w:val="num" w:pos="2880"/>
        </w:tabs>
        <w:ind w:left="2880" w:hanging="360"/>
      </w:pPr>
      <w:rPr>
        <w:rFonts w:ascii="Arial" w:hAnsi="Arial" w:hint="default"/>
      </w:rPr>
    </w:lvl>
    <w:lvl w:ilvl="4" w:tplc="1510513C" w:tentative="1">
      <w:start w:val="1"/>
      <w:numFmt w:val="bullet"/>
      <w:lvlText w:val="•"/>
      <w:lvlJc w:val="left"/>
      <w:pPr>
        <w:tabs>
          <w:tab w:val="num" w:pos="3600"/>
        </w:tabs>
        <w:ind w:left="3600" w:hanging="360"/>
      </w:pPr>
      <w:rPr>
        <w:rFonts w:ascii="Arial" w:hAnsi="Arial" w:hint="default"/>
      </w:rPr>
    </w:lvl>
    <w:lvl w:ilvl="5" w:tplc="CCE2A7D6" w:tentative="1">
      <w:start w:val="1"/>
      <w:numFmt w:val="bullet"/>
      <w:lvlText w:val="•"/>
      <w:lvlJc w:val="left"/>
      <w:pPr>
        <w:tabs>
          <w:tab w:val="num" w:pos="4320"/>
        </w:tabs>
        <w:ind w:left="4320" w:hanging="360"/>
      </w:pPr>
      <w:rPr>
        <w:rFonts w:ascii="Arial" w:hAnsi="Arial" w:hint="default"/>
      </w:rPr>
    </w:lvl>
    <w:lvl w:ilvl="6" w:tplc="618A6A9A" w:tentative="1">
      <w:start w:val="1"/>
      <w:numFmt w:val="bullet"/>
      <w:lvlText w:val="•"/>
      <w:lvlJc w:val="left"/>
      <w:pPr>
        <w:tabs>
          <w:tab w:val="num" w:pos="5040"/>
        </w:tabs>
        <w:ind w:left="5040" w:hanging="360"/>
      </w:pPr>
      <w:rPr>
        <w:rFonts w:ascii="Arial" w:hAnsi="Arial" w:hint="default"/>
      </w:rPr>
    </w:lvl>
    <w:lvl w:ilvl="7" w:tplc="15ACE170" w:tentative="1">
      <w:start w:val="1"/>
      <w:numFmt w:val="bullet"/>
      <w:lvlText w:val="•"/>
      <w:lvlJc w:val="left"/>
      <w:pPr>
        <w:tabs>
          <w:tab w:val="num" w:pos="5760"/>
        </w:tabs>
        <w:ind w:left="5760" w:hanging="360"/>
      </w:pPr>
      <w:rPr>
        <w:rFonts w:ascii="Arial" w:hAnsi="Arial" w:hint="default"/>
      </w:rPr>
    </w:lvl>
    <w:lvl w:ilvl="8" w:tplc="3CCA8FB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4B4730"/>
    <w:multiLevelType w:val="multilevel"/>
    <w:tmpl w:val="41408AC0"/>
    <w:lvl w:ilvl="0">
      <w:start w:val="1"/>
      <w:numFmt w:val="decimal"/>
      <w:pStyle w:val="ITNummerierung"/>
      <w:isLgl/>
      <w:lvlText w:val="%1."/>
      <w:lvlJc w:val="right"/>
      <w:pPr>
        <w:tabs>
          <w:tab w:val="num" w:pos="680"/>
        </w:tabs>
        <w:ind w:left="680" w:hanging="170"/>
      </w:pPr>
      <w:rPr>
        <w:rFonts w:ascii="Arial" w:hAnsi="Arial" w:hint="default"/>
      </w:rPr>
    </w:lvl>
    <w:lvl w:ilvl="1">
      <w:start w:val="1"/>
      <w:numFmt w:val="lowerLetter"/>
      <w:pStyle w:val="ITNummerierung2Ebenea"/>
      <w:lvlText w:val="%2)"/>
      <w:lvlJc w:val="left"/>
      <w:pPr>
        <w:tabs>
          <w:tab w:val="num" w:pos="1021"/>
        </w:tabs>
        <w:ind w:left="1021" w:hanging="341"/>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21" w15:restartNumberingAfterBreak="0">
    <w:nsid w:val="478B690D"/>
    <w:multiLevelType w:val="multilevel"/>
    <w:tmpl w:val="13700694"/>
    <w:lvl w:ilvl="0">
      <w:start w:val="1"/>
      <w:numFmt w:val="bullet"/>
      <w:lvlRestart w:val="0"/>
      <w:pStyle w:val="ITAufzhlung1Punkt"/>
      <w:lvlText w:val=""/>
      <w:lvlJc w:val="left"/>
      <w:pPr>
        <w:tabs>
          <w:tab w:val="num" w:pos="284"/>
        </w:tabs>
        <w:ind w:left="284" w:hanging="284"/>
      </w:pPr>
      <w:rPr>
        <w:rFonts w:ascii="Symbol" w:hAnsi="Symbol" w:hint="default"/>
        <w:b w:val="0"/>
        <w:i w:val="0"/>
        <w:color w:val="auto"/>
        <w:sz w:val="20"/>
      </w:rPr>
    </w:lvl>
    <w:lvl w:ilvl="1">
      <w:start w:val="1"/>
      <w:numFmt w:val="bullet"/>
      <w:pStyle w:val="ITAufzhlung2Minus"/>
      <w:lvlText w:val="-"/>
      <w:lvlJc w:val="left"/>
      <w:pPr>
        <w:tabs>
          <w:tab w:val="num" w:pos="964"/>
        </w:tabs>
        <w:ind w:left="964" w:hanging="284"/>
      </w:pPr>
      <w:rPr>
        <w:rFonts w:ascii="Arial" w:hAnsi="Arial" w:hint="default"/>
        <w:b w:val="0"/>
        <w:i w:val="0"/>
        <w:color w:val="auto"/>
        <w:sz w:val="24"/>
      </w:rPr>
    </w:lvl>
    <w:lvl w:ilvl="2">
      <w:start w:val="1"/>
      <w:numFmt w:val="bullet"/>
      <w:pStyle w:val="ITAufzhlung3Plus"/>
      <w:lvlText w:val=""/>
      <w:lvlJc w:val="left"/>
      <w:pPr>
        <w:tabs>
          <w:tab w:val="num" w:pos="964"/>
        </w:tabs>
        <w:ind w:left="964" w:hanging="284"/>
      </w:pPr>
      <w:rPr>
        <w:rFonts w:ascii="Symbol" w:hAnsi="Symbol" w:hint="default"/>
        <w:color w:val="auto"/>
      </w:rPr>
    </w:lvl>
    <w:lvl w:ilvl="3">
      <w:start w:val="1"/>
      <w:numFmt w:val="bullet"/>
      <w:pStyle w:val="ITAufzhlung4Pfeil"/>
      <w:lvlText w:val=""/>
      <w:lvlJc w:val="left"/>
      <w:pPr>
        <w:tabs>
          <w:tab w:val="num" w:pos="1247"/>
        </w:tabs>
        <w:ind w:left="1247" w:hanging="283"/>
      </w:pPr>
      <w:rPr>
        <w:rFonts w:ascii="Symbol" w:hAnsi="Symbol" w:hint="default"/>
        <w:color w:val="auto"/>
      </w:rPr>
    </w:lvl>
    <w:lvl w:ilvl="4">
      <w:start w:val="1"/>
      <w:numFmt w:val="bullet"/>
      <w:pStyle w:val="ITAufzhlung5Doppelpfeil"/>
      <w:lvlText w:val=""/>
      <w:lvlJc w:val="left"/>
      <w:pPr>
        <w:tabs>
          <w:tab w:val="num" w:pos="1247"/>
        </w:tabs>
        <w:ind w:left="1247" w:hanging="283"/>
      </w:pPr>
      <w:rPr>
        <w:rFonts w:ascii="Symbol" w:hAnsi="Symbol" w:hint="default"/>
        <w:color w:val="auto"/>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22" w15:restartNumberingAfterBreak="0">
    <w:nsid w:val="4A0F6D7C"/>
    <w:multiLevelType w:val="hybridMultilevel"/>
    <w:tmpl w:val="EBAE2876"/>
    <w:lvl w:ilvl="0" w:tplc="BE7C3C0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79958E6"/>
    <w:multiLevelType w:val="hybridMultilevel"/>
    <w:tmpl w:val="69E4D1DC"/>
    <w:lvl w:ilvl="0" w:tplc="67C0A12A">
      <w:numFmt w:val="bullet"/>
      <w:lvlText w:val=""/>
      <w:lvlJc w:val="left"/>
      <w:pPr>
        <w:ind w:left="1425" w:hanging="360"/>
      </w:pPr>
      <w:rPr>
        <w:rFonts w:ascii="Wingdings" w:eastAsia="Times New Roman" w:hAnsi="Wingdings"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4" w15:restartNumberingAfterBreak="0">
    <w:nsid w:val="5AAD68E3"/>
    <w:multiLevelType w:val="hybridMultilevel"/>
    <w:tmpl w:val="1CA40684"/>
    <w:lvl w:ilvl="0" w:tplc="D4508064">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422DD6"/>
    <w:multiLevelType w:val="hybridMultilevel"/>
    <w:tmpl w:val="9A228B4C"/>
    <w:lvl w:ilvl="0" w:tplc="C06EC9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45689"/>
    <w:multiLevelType w:val="hybridMultilevel"/>
    <w:tmpl w:val="16DEC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C40697"/>
    <w:multiLevelType w:val="hybridMultilevel"/>
    <w:tmpl w:val="121C2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417D8C"/>
    <w:multiLevelType w:val="hybridMultilevel"/>
    <w:tmpl w:val="1A128746"/>
    <w:lvl w:ilvl="0" w:tplc="8946A914">
      <w:start w:val="2019"/>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422FE6"/>
    <w:multiLevelType w:val="hybridMultilevel"/>
    <w:tmpl w:val="CB783C36"/>
    <w:lvl w:ilvl="0" w:tplc="54A0D7A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0E4A8C"/>
    <w:multiLevelType w:val="hybridMultilevel"/>
    <w:tmpl w:val="67F48160"/>
    <w:lvl w:ilvl="0" w:tplc="4BEAA960">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A5EC1"/>
    <w:multiLevelType w:val="multilevel"/>
    <w:tmpl w:val="34C85604"/>
    <w:lvl w:ilvl="0">
      <w:start w:val="1"/>
      <w:numFmt w:val="decimal"/>
      <w:pStyle w:val="N1"/>
      <w:lvlText w:val="%1"/>
      <w:lvlJc w:val="left"/>
      <w:pPr>
        <w:tabs>
          <w:tab w:val="num" w:pos="680"/>
        </w:tabs>
        <w:ind w:left="680" w:hanging="680"/>
      </w:pPr>
      <w:rPr>
        <w:rFonts w:hint="default"/>
      </w:rPr>
    </w:lvl>
    <w:lvl w:ilvl="1">
      <w:start w:val="1"/>
      <w:numFmt w:val="decimal"/>
      <w:pStyle w:val="N2"/>
      <w:lvlText w:val="%1.%2"/>
      <w:lvlJc w:val="left"/>
      <w:pPr>
        <w:tabs>
          <w:tab w:val="num" w:pos="680"/>
        </w:tabs>
        <w:ind w:left="680"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3"/>
      <w:lvlText w:val="%1.%2.%3"/>
      <w:lvlJc w:val="left"/>
      <w:pPr>
        <w:tabs>
          <w:tab w:val="num" w:pos="3545"/>
        </w:tabs>
        <w:ind w:left="3545" w:hanging="851"/>
      </w:pPr>
      <w:rPr>
        <w:rFonts w:hint="default"/>
      </w:rPr>
    </w:lvl>
    <w:lvl w:ilvl="3">
      <w:start w:val="1"/>
      <w:numFmt w:val="decimal"/>
      <w:pStyle w:val="N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7486396"/>
    <w:multiLevelType w:val="hybridMultilevel"/>
    <w:tmpl w:val="938AB7CC"/>
    <w:lvl w:ilvl="0" w:tplc="B3D0DF48">
      <w:numFmt w:val="bullet"/>
      <w:lvlText w:val="•"/>
      <w:lvlJc w:val="left"/>
      <w:pPr>
        <w:ind w:left="1065" w:hanging="705"/>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376DC0"/>
    <w:multiLevelType w:val="hybridMultilevel"/>
    <w:tmpl w:val="BF048628"/>
    <w:lvl w:ilvl="0" w:tplc="17BE3F10">
      <w:start w:val="1"/>
      <w:numFmt w:val="bullet"/>
      <w:lvlRestart w:val="0"/>
      <w:pStyle w:val="ITAnhangAufzhlung"/>
      <w:lvlText w:val=""/>
      <w:lvlJc w:val="left"/>
      <w:pPr>
        <w:tabs>
          <w:tab w:val="num" w:pos="284"/>
        </w:tabs>
        <w:ind w:left="284" w:hanging="284"/>
      </w:pPr>
      <w:rPr>
        <w:rFonts w:ascii="Symbol" w:hAnsi="Symbol" w:hint="default"/>
      </w:rPr>
    </w:lvl>
    <w:lvl w:ilvl="1" w:tplc="7736CE50"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A26FB7"/>
    <w:multiLevelType w:val="hybridMultilevel"/>
    <w:tmpl w:val="38744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B66AEB"/>
    <w:multiLevelType w:val="hybridMultilevel"/>
    <w:tmpl w:val="06A6584A"/>
    <w:lvl w:ilvl="0" w:tplc="EBEEC780">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21"/>
  </w:num>
  <w:num w:numId="4">
    <w:abstractNumId w:val="20"/>
  </w:num>
  <w:num w:numId="5">
    <w:abstractNumId w:val="31"/>
  </w:num>
  <w:num w:numId="6">
    <w:abstractNumId w:val="31"/>
  </w:num>
  <w:num w:numId="7">
    <w:abstractNumId w:val="9"/>
  </w:num>
  <w:num w:numId="8">
    <w:abstractNumId w:val="31"/>
    <w:lvlOverride w:ilvl="0">
      <w:startOverride w:val="5"/>
    </w:lvlOverride>
    <w:lvlOverride w:ilvl="1">
      <w:startOverride w:val="2"/>
    </w:lvlOverride>
  </w:num>
  <w:num w:numId="9">
    <w:abstractNumId w:val="17"/>
  </w:num>
  <w:num w:numId="10">
    <w:abstractNumId w:val="0"/>
  </w:num>
  <w:num w:numId="11">
    <w:abstractNumId w:val="15"/>
  </w:num>
  <w:num w:numId="12">
    <w:abstractNumId w:val="32"/>
  </w:num>
  <w:num w:numId="13">
    <w:abstractNumId w:val="30"/>
  </w:num>
  <w:num w:numId="14">
    <w:abstractNumId w:val="25"/>
  </w:num>
  <w:num w:numId="15">
    <w:abstractNumId w:val="6"/>
  </w:num>
  <w:num w:numId="16">
    <w:abstractNumId w:val="5"/>
  </w:num>
  <w:num w:numId="17">
    <w:abstractNumId w:val="35"/>
  </w:num>
  <w:num w:numId="18">
    <w:abstractNumId w:val="22"/>
  </w:num>
  <w:num w:numId="19">
    <w:abstractNumId w:val="34"/>
  </w:num>
  <w:num w:numId="20">
    <w:abstractNumId w:val="11"/>
  </w:num>
  <w:num w:numId="21">
    <w:abstractNumId w:val="1"/>
  </w:num>
  <w:num w:numId="22">
    <w:abstractNumId w:val="28"/>
  </w:num>
  <w:num w:numId="23">
    <w:abstractNumId w:val="19"/>
  </w:num>
  <w:num w:numId="24">
    <w:abstractNumId w:val="7"/>
  </w:num>
  <w:num w:numId="25">
    <w:abstractNumId w:val="3"/>
  </w:num>
  <w:num w:numId="26">
    <w:abstractNumId w:val="2"/>
  </w:num>
  <w:num w:numId="27">
    <w:abstractNumId w:val="27"/>
  </w:num>
  <w:num w:numId="28">
    <w:abstractNumId w:val="31"/>
  </w:num>
  <w:num w:numId="29">
    <w:abstractNumId w:val="18"/>
  </w:num>
  <w:num w:numId="30">
    <w:abstractNumId w:val="12"/>
  </w:num>
  <w:num w:numId="31">
    <w:abstractNumId w:val="26"/>
  </w:num>
  <w:num w:numId="32">
    <w:abstractNumId w:val="13"/>
  </w:num>
  <w:num w:numId="33">
    <w:abstractNumId w:val="29"/>
  </w:num>
  <w:num w:numId="34">
    <w:abstractNumId w:val="24"/>
  </w:num>
  <w:num w:numId="35">
    <w:abstractNumId w:val="10"/>
  </w:num>
  <w:num w:numId="36">
    <w:abstractNumId w:val="4"/>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BD"/>
    <w:rsid w:val="000003FE"/>
    <w:rsid w:val="000014CA"/>
    <w:rsid w:val="000015B5"/>
    <w:rsid w:val="00003EB8"/>
    <w:rsid w:val="00010BDF"/>
    <w:rsid w:val="00012260"/>
    <w:rsid w:val="00013288"/>
    <w:rsid w:val="00015523"/>
    <w:rsid w:val="000160B8"/>
    <w:rsid w:val="00022BE6"/>
    <w:rsid w:val="00023062"/>
    <w:rsid w:val="000236E8"/>
    <w:rsid w:val="0002399B"/>
    <w:rsid w:val="00025408"/>
    <w:rsid w:val="000267AD"/>
    <w:rsid w:val="000278F6"/>
    <w:rsid w:val="000319E5"/>
    <w:rsid w:val="00033BBF"/>
    <w:rsid w:val="00040305"/>
    <w:rsid w:val="000411E1"/>
    <w:rsid w:val="00041E17"/>
    <w:rsid w:val="0004250A"/>
    <w:rsid w:val="0004432D"/>
    <w:rsid w:val="0004663B"/>
    <w:rsid w:val="000527F7"/>
    <w:rsid w:val="000529C2"/>
    <w:rsid w:val="000531B4"/>
    <w:rsid w:val="0005404C"/>
    <w:rsid w:val="00054780"/>
    <w:rsid w:val="000550D5"/>
    <w:rsid w:val="000553C5"/>
    <w:rsid w:val="00056961"/>
    <w:rsid w:val="00057378"/>
    <w:rsid w:val="00057DF1"/>
    <w:rsid w:val="000626F1"/>
    <w:rsid w:val="00063806"/>
    <w:rsid w:val="00065F93"/>
    <w:rsid w:val="0007013E"/>
    <w:rsid w:val="000747E4"/>
    <w:rsid w:val="000748F3"/>
    <w:rsid w:val="00080203"/>
    <w:rsid w:val="00080960"/>
    <w:rsid w:val="000820CD"/>
    <w:rsid w:val="00083F85"/>
    <w:rsid w:val="00086BAE"/>
    <w:rsid w:val="00087FC0"/>
    <w:rsid w:val="00091C82"/>
    <w:rsid w:val="000932CB"/>
    <w:rsid w:val="00094F6B"/>
    <w:rsid w:val="00095488"/>
    <w:rsid w:val="00095538"/>
    <w:rsid w:val="000956E9"/>
    <w:rsid w:val="000960BD"/>
    <w:rsid w:val="00096541"/>
    <w:rsid w:val="000A2AE6"/>
    <w:rsid w:val="000B0ECE"/>
    <w:rsid w:val="000B168D"/>
    <w:rsid w:val="000B2238"/>
    <w:rsid w:val="000B4918"/>
    <w:rsid w:val="000B7182"/>
    <w:rsid w:val="000B7614"/>
    <w:rsid w:val="000C1BDA"/>
    <w:rsid w:val="000C2891"/>
    <w:rsid w:val="000C3F15"/>
    <w:rsid w:val="000C3FF9"/>
    <w:rsid w:val="000C4A4D"/>
    <w:rsid w:val="000C579D"/>
    <w:rsid w:val="000C60E1"/>
    <w:rsid w:val="000C73D0"/>
    <w:rsid w:val="000D2E0B"/>
    <w:rsid w:val="000D3006"/>
    <w:rsid w:val="000D305E"/>
    <w:rsid w:val="000D478B"/>
    <w:rsid w:val="000D5F06"/>
    <w:rsid w:val="000D7023"/>
    <w:rsid w:val="000D745E"/>
    <w:rsid w:val="000D7F7B"/>
    <w:rsid w:val="000E0B90"/>
    <w:rsid w:val="000E155B"/>
    <w:rsid w:val="000E194F"/>
    <w:rsid w:val="000E2C26"/>
    <w:rsid w:val="000E32C1"/>
    <w:rsid w:val="000E5AC8"/>
    <w:rsid w:val="000F210F"/>
    <w:rsid w:val="000F252C"/>
    <w:rsid w:val="000F2D28"/>
    <w:rsid w:val="000F4493"/>
    <w:rsid w:val="000F5C1C"/>
    <w:rsid w:val="000F6D0C"/>
    <w:rsid w:val="000F70E8"/>
    <w:rsid w:val="0010075F"/>
    <w:rsid w:val="00100B15"/>
    <w:rsid w:val="00101904"/>
    <w:rsid w:val="001019A6"/>
    <w:rsid w:val="00103469"/>
    <w:rsid w:val="001058E4"/>
    <w:rsid w:val="00106881"/>
    <w:rsid w:val="00106937"/>
    <w:rsid w:val="001069C1"/>
    <w:rsid w:val="00106FA0"/>
    <w:rsid w:val="00107420"/>
    <w:rsid w:val="00107AE0"/>
    <w:rsid w:val="00107FC3"/>
    <w:rsid w:val="001133F2"/>
    <w:rsid w:val="0011485C"/>
    <w:rsid w:val="001149DD"/>
    <w:rsid w:val="00114BA3"/>
    <w:rsid w:val="00114E1A"/>
    <w:rsid w:val="00115A6D"/>
    <w:rsid w:val="00116094"/>
    <w:rsid w:val="0011667B"/>
    <w:rsid w:val="00121F6D"/>
    <w:rsid w:val="00122CB9"/>
    <w:rsid w:val="00123762"/>
    <w:rsid w:val="00124C96"/>
    <w:rsid w:val="00127624"/>
    <w:rsid w:val="0012766C"/>
    <w:rsid w:val="00131931"/>
    <w:rsid w:val="0013215E"/>
    <w:rsid w:val="00132A28"/>
    <w:rsid w:val="001341B4"/>
    <w:rsid w:val="00134816"/>
    <w:rsid w:val="00136760"/>
    <w:rsid w:val="00136812"/>
    <w:rsid w:val="00136E30"/>
    <w:rsid w:val="001376B9"/>
    <w:rsid w:val="00140DC9"/>
    <w:rsid w:val="00141B23"/>
    <w:rsid w:val="0014234C"/>
    <w:rsid w:val="00142351"/>
    <w:rsid w:val="0015281E"/>
    <w:rsid w:val="00152866"/>
    <w:rsid w:val="0015348C"/>
    <w:rsid w:val="00153D3B"/>
    <w:rsid w:val="00153E30"/>
    <w:rsid w:val="00155286"/>
    <w:rsid w:val="00155BB9"/>
    <w:rsid w:val="0015639D"/>
    <w:rsid w:val="0015776A"/>
    <w:rsid w:val="001577A2"/>
    <w:rsid w:val="00157DFF"/>
    <w:rsid w:val="00160C59"/>
    <w:rsid w:val="001616A3"/>
    <w:rsid w:val="00161EDE"/>
    <w:rsid w:val="001623F4"/>
    <w:rsid w:val="00162A6C"/>
    <w:rsid w:val="00163174"/>
    <w:rsid w:val="00163852"/>
    <w:rsid w:val="00171552"/>
    <w:rsid w:val="00171915"/>
    <w:rsid w:val="001729B4"/>
    <w:rsid w:val="00176C96"/>
    <w:rsid w:val="00177F38"/>
    <w:rsid w:val="001801A8"/>
    <w:rsid w:val="00182ADE"/>
    <w:rsid w:val="00183AE8"/>
    <w:rsid w:val="00184FE7"/>
    <w:rsid w:val="00185416"/>
    <w:rsid w:val="001877BB"/>
    <w:rsid w:val="00187A8F"/>
    <w:rsid w:val="00191A3B"/>
    <w:rsid w:val="00191F83"/>
    <w:rsid w:val="001926ED"/>
    <w:rsid w:val="00196177"/>
    <w:rsid w:val="001A2438"/>
    <w:rsid w:val="001A39B6"/>
    <w:rsid w:val="001A50E6"/>
    <w:rsid w:val="001A5B0A"/>
    <w:rsid w:val="001A6AC8"/>
    <w:rsid w:val="001B1172"/>
    <w:rsid w:val="001B1A33"/>
    <w:rsid w:val="001B2ECB"/>
    <w:rsid w:val="001C0D6E"/>
    <w:rsid w:val="001C13DA"/>
    <w:rsid w:val="001C350D"/>
    <w:rsid w:val="001C3F4B"/>
    <w:rsid w:val="001C4408"/>
    <w:rsid w:val="001C48F3"/>
    <w:rsid w:val="001C7315"/>
    <w:rsid w:val="001C7E64"/>
    <w:rsid w:val="001D0C1B"/>
    <w:rsid w:val="001D1B14"/>
    <w:rsid w:val="001D3C41"/>
    <w:rsid w:val="001D4449"/>
    <w:rsid w:val="001E06BA"/>
    <w:rsid w:val="001E0C44"/>
    <w:rsid w:val="001E520D"/>
    <w:rsid w:val="001E55C3"/>
    <w:rsid w:val="001E6782"/>
    <w:rsid w:val="001E6C48"/>
    <w:rsid w:val="001E7159"/>
    <w:rsid w:val="001F04C7"/>
    <w:rsid w:val="001F3783"/>
    <w:rsid w:val="001F4358"/>
    <w:rsid w:val="001F5BB9"/>
    <w:rsid w:val="001F7099"/>
    <w:rsid w:val="0020173D"/>
    <w:rsid w:val="00201CDE"/>
    <w:rsid w:val="00201DB0"/>
    <w:rsid w:val="00206CEE"/>
    <w:rsid w:val="0020782C"/>
    <w:rsid w:val="00207B57"/>
    <w:rsid w:val="00207F76"/>
    <w:rsid w:val="0021156A"/>
    <w:rsid w:val="0021183C"/>
    <w:rsid w:val="0021231E"/>
    <w:rsid w:val="00213290"/>
    <w:rsid w:val="00213314"/>
    <w:rsid w:val="00214CE6"/>
    <w:rsid w:val="00221224"/>
    <w:rsid w:val="002231A9"/>
    <w:rsid w:val="00226473"/>
    <w:rsid w:val="0022781E"/>
    <w:rsid w:val="00233AFF"/>
    <w:rsid w:val="0023463D"/>
    <w:rsid w:val="00237E4B"/>
    <w:rsid w:val="002438C1"/>
    <w:rsid w:val="002438C2"/>
    <w:rsid w:val="002451FD"/>
    <w:rsid w:val="0024521D"/>
    <w:rsid w:val="0024527F"/>
    <w:rsid w:val="00250178"/>
    <w:rsid w:val="0025070B"/>
    <w:rsid w:val="00251E16"/>
    <w:rsid w:val="00254FD0"/>
    <w:rsid w:val="00256003"/>
    <w:rsid w:val="00256076"/>
    <w:rsid w:val="00256460"/>
    <w:rsid w:val="00261308"/>
    <w:rsid w:val="002645C2"/>
    <w:rsid w:val="00264830"/>
    <w:rsid w:val="00267FC3"/>
    <w:rsid w:val="002706E3"/>
    <w:rsid w:val="00273718"/>
    <w:rsid w:val="002776D0"/>
    <w:rsid w:val="00277985"/>
    <w:rsid w:val="00277B57"/>
    <w:rsid w:val="00284A8E"/>
    <w:rsid w:val="00284E74"/>
    <w:rsid w:val="00285728"/>
    <w:rsid w:val="0028636E"/>
    <w:rsid w:val="00286DE1"/>
    <w:rsid w:val="00286E1E"/>
    <w:rsid w:val="00292098"/>
    <w:rsid w:val="002950C4"/>
    <w:rsid w:val="002A177C"/>
    <w:rsid w:val="002A2967"/>
    <w:rsid w:val="002A66AA"/>
    <w:rsid w:val="002A7B07"/>
    <w:rsid w:val="002B08B5"/>
    <w:rsid w:val="002B0943"/>
    <w:rsid w:val="002B1723"/>
    <w:rsid w:val="002B187B"/>
    <w:rsid w:val="002B1C0A"/>
    <w:rsid w:val="002B2B97"/>
    <w:rsid w:val="002B3C23"/>
    <w:rsid w:val="002B3D9B"/>
    <w:rsid w:val="002C09CB"/>
    <w:rsid w:val="002C0A10"/>
    <w:rsid w:val="002C1BC2"/>
    <w:rsid w:val="002C3BF4"/>
    <w:rsid w:val="002C4A50"/>
    <w:rsid w:val="002C529C"/>
    <w:rsid w:val="002C59F4"/>
    <w:rsid w:val="002C59F9"/>
    <w:rsid w:val="002C6105"/>
    <w:rsid w:val="002C6664"/>
    <w:rsid w:val="002C6731"/>
    <w:rsid w:val="002D1F71"/>
    <w:rsid w:val="002D666B"/>
    <w:rsid w:val="002E2ECE"/>
    <w:rsid w:val="002E5B06"/>
    <w:rsid w:val="002E6218"/>
    <w:rsid w:val="002F396C"/>
    <w:rsid w:val="002F3D8F"/>
    <w:rsid w:val="002F4B79"/>
    <w:rsid w:val="002F63EA"/>
    <w:rsid w:val="00301C83"/>
    <w:rsid w:val="00301E2B"/>
    <w:rsid w:val="0030212E"/>
    <w:rsid w:val="003047FA"/>
    <w:rsid w:val="00305D2F"/>
    <w:rsid w:val="00306358"/>
    <w:rsid w:val="0031361D"/>
    <w:rsid w:val="00314751"/>
    <w:rsid w:val="00323743"/>
    <w:rsid w:val="003244C4"/>
    <w:rsid w:val="0032535A"/>
    <w:rsid w:val="00325B61"/>
    <w:rsid w:val="00332090"/>
    <w:rsid w:val="00332163"/>
    <w:rsid w:val="003322DB"/>
    <w:rsid w:val="00332D9E"/>
    <w:rsid w:val="003330FF"/>
    <w:rsid w:val="00333361"/>
    <w:rsid w:val="00334543"/>
    <w:rsid w:val="0033552D"/>
    <w:rsid w:val="003358F8"/>
    <w:rsid w:val="00337071"/>
    <w:rsid w:val="003433AD"/>
    <w:rsid w:val="00343F54"/>
    <w:rsid w:val="00344A7E"/>
    <w:rsid w:val="003458A2"/>
    <w:rsid w:val="003555EE"/>
    <w:rsid w:val="00355835"/>
    <w:rsid w:val="00356078"/>
    <w:rsid w:val="00356BE0"/>
    <w:rsid w:val="00360D51"/>
    <w:rsid w:val="003620E2"/>
    <w:rsid w:val="00362762"/>
    <w:rsid w:val="003703B6"/>
    <w:rsid w:val="003706CA"/>
    <w:rsid w:val="0037191D"/>
    <w:rsid w:val="00372BC5"/>
    <w:rsid w:val="00373416"/>
    <w:rsid w:val="00374BDD"/>
    <w:rsid w:val="00376178"/>
    <w:rsid w:val="00382BBC"/>
    <w:rsid w:val="003835CE"/>
    <w:rsid w:val="003845D1"/>
    <w:rsid w:val="00385EEB"/>
    <w:rsid w:val="003872C5"/>
    <w:rsid w:val="00391E1A"/>
    <w:rsid w:val="0039376B"/>
    <w:rsid w:val="0039383A"/>
    <w:rsid w:val="0039616A"/>
    <w:rsid w:val="00397270"/>
    <w:rsid w:val="003A05E2"/>
    <w:rsid w:val="003A3821"/>
    <w:rsid w:val="003A45F3"/>
    <w:rsid w:val="003A66B1"/>
    <w:rsid w:val="003A6B5C"/>
    <w:rsid w:val="003A6EB7"/>
    <w:rsid w:val="003A7D73"/>
    <w:rsid w:val="003B0144"/>
    <w:rsid w:val="003B0D2A"/>
    <w:rsid w:val="003B11DE"/>
    <w:rsid w:val="003B44F6"/>
    <w:rsid w:val="003B715A"/>
    <w:rsid w:val="003B77AE"/>
    <w:rsid w:val="003C0B36"/>
    <w:rsid w:val="003C1021"/>
    <w:rsid w:val="003C2D46"/>
    <w:rsid w:val="003C3BDF"/>
    <w:rsid w:val="003C4C8A"/>
    <w:rsid w:val="003C50AB"/>
    <w:rsid w:val="003C6F0D"/>
    <w:rsid w:val="003D034D"/>
    <w:rsid w:val="003D19C7"/>
    <w:rsid w:val="003D3C12"/>
    <w:rsid w:val="003D3EF3"/>
    <w:rsid w:val="003D6DA7"/>
    <w:rsid w:val="003D71DE"/>
    <w:rsid w:val="003D72B8"/>
    <w:rsid w:val="003E09A0"/>
    <w:rsid w:val="003E2A89"/>
    <w:rsid w:val="003E46BF"/>
    <w:rsid w:val="003E4AF3"/>
    <w:rsid w:val="003E66F3"/>
    <w:rsid w:val="003F14DF"/>
    <w:rsid w:val="003F1C67"/>
    <w:rsid w:val="003F3284"/>
    <w:rsid w:val="003F3559"/>
    <w:rsid w:val="003F3B45"/>
    <w:rsid w:val="003F40E2"/>
    <w:rsid w:val="003F48B8"/>
    <w:rsid w:val="003F6039"/>
    <w:rsid w:val="003F6412"/>
    <w:rsid w:val="004016BE"/>
    <w:rsid w:val="004030E5"/>
    <w:rsid w:val="0040474D"/>
    <w:rsid w:val="0040492B"/>
    <w:rsid w:val="00404C5E"/>
    <w:rsid w:val="00405CFE"/>
    <w:rsid w:val="00406D44"/>
    <w:rsid w:val="00410214"/>
    <w:rsid w:val="00410405"/>
    <w:rsid w:val="00412A3A"/>
    <w:rsid w:val="00412AFE"/>
    <w:rsid w:val="00415369"/>
    <w:rsid w:val="00416334"/>
    <w:rsid w:val="0041680A"/>
    <w:rsid w:val="0042387C"/>
    <w:rsid w:val="00423ED3"/>
    <w:rsid w:val="00424DE4"/>
    <w:rsid w:val="004252D3"/>
    <w:rsid w:val="0042553C"/>
    <w:rsid w:val="004257FC"/>
    <w:rsid w:val="00430B3B"/>
    <w:rsid w:val="00433EC4"/>
    <w:rsid w:val="00435706"/>
    <w:rsid w:val="00440CCB"/>
    <w:rsid w:val="00442FD8"/>
    <w:rsid w:val="00446B0D"/>
    <w:rsid w:val="004510AE"/>
    <w:rsid w:val="004524A6"/>
    <w:rsid w:val="0045385C"/>
    <w:rsid w:val="00453867"/>
    <w:rsid w:val="00454673"/>
    <w:rsid w:val="00454C5D"/>
    <w:rsid w:val="004577DF"/>
    <w:rsid w:val="004642B9"/>
    <w:rsid w:val="004643D7"/>
    <w:rsid w:val="00464C8E"/>
    <w:rsid w:val="004660A4"/>
    <w:rsid w:val="00466404"/>
    <w:rsid w:val="004666B6"/>
    <w:rsid w:val="00467FA0"/>
    <w:rsid w:val="004703A8"/>
    <w:rsid w:val="004703BC"/>
    <w:rsid w:val="00470F8E"/>
    <w:rsid w:val="0047141A"/>
    <w:rsid w:val="0047601E"/>
    <w:rsid w:val="004766EF"/>
    <w:rsid w:val="0047732F"/>
    <w:rsid w:val="00477CF2"/>
    <w:rsid w:val="00477F83"/>
    <w:rsid w:val="00481376"/>
    <w:rsid w:val="00481A1C"/>
    <w:rsid w:val="00482112"/>
    <w:rsid w:val="0048274E"/>
    <w:rsid w:val="00484002"/>
    <w:rsid w:val="004866C8"/>
    <w:rsid w:val="00487282"/>
    <w:rsid w:val="00491B18"/>
    <w:rsid w:val="00493533"/>
    <w:rsid w:val="00497DF7"/>
    <w:rsid w:val="004A0421"/>
    <w:rsid w:val="004A0806"/>
    <w:rsid w:val="004A0FA9"/>
    <w:rsid w:val="004A3FEB"/>
    <w:rsid w:val="004A6B83"/>
    <w:rsid w:val="004B482D"/>
    <w:rsid w:val="004B4860"/>
    <w:rsid w:val="004B559F"/>
    <w:rsid w:val="004B563F"/>
    <w:rsid w:val="004B6F3F"/>
    <w:rsid w:val="004B7277"/>
    <w:rsid w:val="004B76C0"/>
    <w:rsid w:val="004C080B"/>
    <w:rsid w:val="004C145C"/>
    <w:rsid w:val="004C1F9A"/>
    <w:rsid w:val="004C79B4"/>
    <w:rsid w:val="004C7ED4"/>
    <w:rsid w:val="004D0A9A"/>
    <w:rsid w:val="004D168E"/>
    <w:rsid w:val="004D3088"/>
    <w:rsid w:val="004D592B"/>
    <w:rsid w:val="004D606A"/>
    <w:rsid w:val="004D64DC"/>
    <w:rsid w:val="004D7761"/>
    <w:rsid w:val="004D7AFB"/>
    <w:rsid w:val="004E2446"/>
    <w:rsid w:val="004E3B20"/>
    <w:rsid w:val="004E4F4B"/>
    <w:rsid w:val="004E668E"/>
    <w:rsid w:val="004F247D"/>
    <w:rsid w:val="004F3963"/>
    <w:rsid w:val="004F5CAF"/>
    <w:rsid w:val="004F6655"/>
    <w:rsid w:val="00504B99"/>
    <w:rsid w:val="00510EDF"/>
    <w:rsid w:val="00512722"/>
    <w:rsid w:val="005144A4"/>
    <w:rsid w:val="00515243"/>
    <w:rsid w:val="00517248"/>
    <w:rsid w:val="005176FA"/>
    <w:rsid w:val="00522C71"/>
    <w:rsid w:val="00523455"/>
    <w:rsid w:val="00523CD1"/>
    <w:rsid w:val="005245D6"/>
    <w:rsid w:val="00530BD5"/>
    <w:rsid w:val="00530DE3"/>
    <w:rsid w:val="0053119E"/>
    <w:rsid w:val="00531A63"/>
    <w:rsid w:val="00533185"/>
    <w:rsid w:val="0053588E"/>
    <w:rsid w:val="00542A6D"/>
    <w:rsid w:val="005443AA"/>
    <w:rsid w:val="0054458A"/>
    <w:rsid w:val="005468A0"/>
    <w:rsid w:val="00546BAF"/>
    <w:rsid w:val="00547782"/>
    <w:rsid w:val="00552DA4"/>
    <w:rsid w:val="0055531E"/>
    <w:rsid w:val="0055790A"/>
    <w:rsid w:val="00562C8C"/>
    <w:rsid w:val="005671B0"/>
    <w:rsid w:val="00570EDA"/>
    <w:rsid w:val="0057270C"/>
    <w:rsid w:val="00580401"/>
    <w:rsid w:val="00581494"/>
    <w:rsid w:val="00581CB9"/>
    <w:rsid w:val="00581F16"/>
    <w:rsid w:val="00583DE6"/>
    <w:rsid w:val="0058428F"/>
    <w:rsid w:val="00585422"/>
    <w:rsid w:val="0058647D"/>
    <w:rsid w:val="0058655D"/>
    <w:rsid w:val="005865F2"/>
    <w:rsid w:val="0058699A"/>
    <w:rsid w:val="00587EFF"/>
    <w:rsid w:val="00587F8B"/>
    <w:rsid w:val="00590EB9"/>
    <w:rsid w:val="0059163B"/>
    <w:rsid w:val="00592595"/>
    <w:rsid w:val="00592D8E"/>
    <w:rsid w:val="00594660"/>
    <w:rsid w:val="00597F73"/>
    <w:rsid w:val="005A24C9"/>
    <w:rsid w:val="005A4CC4"/>
    <w:rsid w:val="005A51AE"/>
    <w:rsid w:val="005A7669"/>
    <w:rsid w:val="005B0F27"/>
    <w:rsid w:val="005B50B5"/>
    <w:rsid w:val="005B71DD"/>
    <w:rsid w:val="005B74C5"/>
    <w:rsid w:val="005C26D6"/>
    <w:rsid w:val="005C4821"/>
    <w:rsid w:val="005C787E"/>
    <w:rsid w:val="005D0265"/>
    <w:rsid w:val="005D1A31"/>
    <w:rsid w:val="005D1E33"/>
    <w:rsid w:val="005D3A99"/>
    <w:rsid w:val="005D3B52"/>
    <w:rsid w:val="005D681F"/>
    <w:rsid w:val="005D7741"/>
    <w:rsid w:val="005D7B5E"/>
    <w:rsid w:val="005E2502"/>
    <w:rsid w:val="005E4D40"/>
    <w:rsid w:val="005E6DD5"/>
    <w:rsid w:val="005E7E95"/>
    <w:rsid w:val="005F006B"/>
    <w:rsid w:val="005F1926"/>
    <w:rsid w:val="005F19EB"/>
    <w:rsid w:val="005F2F0E"/>
    <w:rsid w:val="005F4D4F"/>
    <w:rsid w:val="005F4F58"/>
    <w:rsid w:val="005F57A6"/>
    <w:rsid w:val="005F7FB3"/>
    <w:rsid w:val="00601045"/>
    <w:rsid w:val="006010FB"/>
    <w:rsid w:val="0060118F"/>
    <w:rsid w:val="00601F1F"/>
    <w:rsid w:val="00603EA5"/>
    <w:rsid w:val="0060473B"/>
    <w:rsid w:val="006069F6"/>
    <w:rsid w:val="006079EC"/>
    <w:rsid w:val="006100E3"/>
    <w:rsid w:val="00610931"/>
    <w:rsid w:val="0061452A"/>
    <w:rsid w:val="00616582"/>
    <w:rsid w:val="0061698D"/>
    <w:rsid w:val="006262FC"/>
    <w:rsid w:val="00631B63"/>
    <w:rsid w:val="00634792"/>
    <w:rsid w:val="006416BB"/>
    <w:rsid w:val="00641A48"/>
    <w:rsid w:val="006431E8"/>
    <w:rsid w:val="0064432B"/>
    <w:rsid w:val="00644D3A"/>
    <w:rsid w:val="006463DF"/>
    <w:rsid w:val="00646DEE"/>
    <w:rsid w:val="00646ED2"/>
    <w:rsid w:val="00650072"/>
    <w:rsid w:val="00652643"/>
    <w:rsid w:val="0065461A"/>
    <w:rsid w:val="00657574"/>
    <w:rsid w:val="006621E1"/>
    <w:rsid w:val="006633EF"/>
    <w:rsid w:val="006669CB"/>
    <w:rsid w:val="00666F54"/>
    <w:rsid w:val="00670728"/>
    <w:rsid w:val="00671C53"/>
    <w:rsid w:val="00673BF3"/>
    <w:rsid w:val="00674267"/>
    <w:rsid w:val="00677834"/>
    <w:rsid w:val="0068046D"/>
    <w:rsid w:val="0068280A"/>
    <w:rsid w:val="00682E3B"/>
    <w:rsid w:val="00684606"/>
    <w:rsid w:val="006847E3"/>
    <w:rsid w:val="00685BF8"/>
    <w:rsid w:val="00687501"/>
    <w:rsid w:val="006953D3"/>
    <w:rsid w:val="00696777"/>
    <w:rsid w:val="006A0181"/>
    <w:rsid w:val="006A21AF"/>
    <w:rsid w:val="006A35DC"/>
    <w:rsid w:val="006A3625"/>
    <w:rsid w:val="006A4D06"/>
    <w:rsid w:val="006A5172"/>
    <w:rsid w:val="006A5C96"/>
    <w:rsid w:val="006B0D94"/>
    <w:rsid w:val="006B3845"/>
    <w:rsid w:val="006B42D1"/>
    <w:rsid w:val="006B4395"/>
    <w:rsid w:val="006B46FF"/>
    <w:rsid w:val="006B6DD0"/>
    <w:rsid w:val="006B7B6F"/>
    <w:rsid w:val="006C0E12"/>
    <w:rsid w:val="006C3EA6"/>
    <w:rsid w:val="006C4D9E"/>
    <w:rsid w:val="006C5020"/>
    <w:rsid w:val="006C66BE"/>
    <w:rsid w:val="006D2DAF"/>
    <w:rsid w:val="006D373E"/>
    <w:rsid w:val="006D39E1"/>
    <w:rsid w:val="006D3D66"/>
    <w:rsid w:val="006E5725"/>
    <w:rsid w:val="006E5D5F"/>
    <w:rsid w:val="006E5E01"/>
    <w:rsid w:val="006E70B5"/>
    <w:rsid w:val="006E76B9"/>
    <w:rsid w:val="006E7B20"/>
    <w:rsid w:val="006F10A6"/>
    <w:rsid w:val="006F1757"/>
    <w:rsid w:val="006F1C09"/>
    <w:rsid w:val="006F1D4B"/>
    <w:rsid w:val="006F260E"/>
    <w:rsid w:val="006F48DE"/>
    <w:rsid w:val="006F588A"/>
    <w:rsid w:val="006F7E83"/>
    <w:rsid w:val="0070308C"/>
    <w:rsid w:val="00705CF1"/>
    <w:rsid w:val="00716583"/>
    <w:rsid w:val="00721E43"/>
    <w:rsid w:val="00724635"/>
    <w:rsid w:val="00724DD2"/>
    <w:rsid w:val="00730A71"/>
    <w:rsid w:val="00730B54"/>
    <w:rsid w:val="007310E7"/>
    <w:rsid w:val="00734D64"/>
    <w:rsid w:val="0073746A"/>
    <w:rsid w:val="0074023E"/>
    <w:rsid w:val="007461DE"/>
    <w:rsid w:val="00747122"/>
    <w:rsid w:val="00747366"/>
    <w:rsid w:val="007510C4"/>
    <w:rsid w:val="00752B8B"/>
    <w:rsid w:val="00753AAA"/>
    <w:rsid w:val="00754557"/>
    <w:rsid w:val="0075774A"/>
    <w:rsid w:val="00757A9C"/>
    <w:rsid w:val="00757FA3"/>
    <w:rsid w:val="007603A0"/>
    <w:rsid w:val="007631B5"/>
    <w:rsid w:val="00763556"/>
    <w:rsid w:val="007649DA"/>
    <w:rsid w:val="00765154"/>
    <w:rsid w:val="0076612B"/>
    <w:rsid w:val="00766F37"/>
    <w:rsid w:val="007676B7"/>
    <w:rsid w:val="00774884"/>
    <w:rsid w:val="00774E9E"/>
    <w:rsid w:val="00776395"/>
    <w:rsid w:val="00776545"/>
    <w:rsid w:val="00776C48"/>
    <w:rsid w:val="007827BD"/>
    <w:rsid w:val="00782801"/>
    <w:rsid w:val="00784B41"/>
    <w:rsid w:val="00784FE3"/>
    <w:rsid w:val="00785648"/>
    <w:rsid w:val="0078625D"/>
    <w:rsid w:val="00786E31"/>
    <w:rsid w:val="007874ED"/>
    <w:rsid w:val="0079153A"/>
    <w:rsid w:val="00791544"/>
    <w:rsid w:val="007953AA"/>
    <w:rsid w:val="007956FA"/>
    <w:rsid w:val="0079572F"/>
    <w:rsid w:val="00797CC0"/>
    <w:rsid w:val="007A280F"/>
    <w:rsid w:val="007A2F86"/>
    <w:rsid w:val="007A6608"/>
    <w:rsid w:val="007A674D"/>
    <w:rsid w:val="007A713A"/>
    <w:rsid w:val="007B000A"/>
    <w:rsid w:val="007B221B"/>
    <w:rsid w:val="007B344B"/>
    <w:rsid w:val="007B5007"/>
    <w:rsid w:val="007B56C9"/>
    <w:rsid w:val="007C0E58"/>
    <w:rsid w:val="007C13B3"/>
    <w:rsid w:val="007C57D6"/>
    <w:rsid w:val="007C7282"/>
    <w:rsid w:val="007C7A69"/>
    <w:rsid w:val="007C7C16"/>
    <w:rsid w:val="007C7EA1"/>
    <w:rsid w:val="007D0832"/>
    <w:rsid w:val="007D3960"/>
    <w:rsid w:val="007D77BD"/>
    <w:rsid w:val="007E2262"/>
    <w:rsid w:val="007E2EC8"/>
    <w:rsid w:val="007E42EE"/>
    <w:rsid w:val="007E4A11"/>
    <w:rsid w:val="007E6A1A"/>
    <w:rsid w:val="007E7C22"/>
    <w:rsid w:val="007F20E6"/>
    <w:rsid w:val="007F2CCF"/>
    <w:rsid w:val="007F6295"/>
    <w:rsid w:val="007F6378"/>
    <w:rsid w:val="007F7456"/>
    <w:rsid w:val="007F759A"/>
    <w:rsid w:val="008013BF"/>
    <w:rsid w:val="008025E1"/>
    <w:rsid w:val="00805EAF"/>
    <w:rsid w:val="00815645"/>
    <w:rsid w:val="00815DAD"/>
    <w:rsid w:val="00820A48"/>
    <w:rsid w:val="008224BF"/>
    <w:rsid w:val="00824034"/>
    <w:rsid w:val="00824810"/>
    <w:rsid w:val="008250B0"/>
    <w:rsid w:val="0083130A"/>
    <w:rsid w:val="00831717"/>
    <w:rsid w:val="00831B19"/>
    <w:rsid w:val="00832278"/>
    <w:rsid w:val="00833053"/>
    <w:rsid w:val="008348C6"/>
    <w:rsid w:val="00834A31"/>
    <w:rsid w:val="00836270"/>
    <w:rsid w:val="0083756C"/>
    <w:rsid w:val="00842468"/>
    <w:rsid w:val="008428C5"/>
    <w:rsid w:val="00843296"/>
    <w:rsid w:val="00845584"/>
    <w:rsid w:val="008460BA"/>
    <w:rsid w:val="0084627C"/>
    <w:rsid w:val="00846D28"/>
    <w:rsid w:val="00850AF7"/>
    <w:rsid w:val="00851567"/>
    <w:rsid w:val="008528FB"/>
    <w:rsid w:val="00853DAF"/>
    <w:rsid w:val="00854656"/>
    <w:rsid w:val="008546DA"/>
    <w:rsid w:val="00854B80"/>
    <w:rsid w:val="0085547A"/>
    <w:rsid w:val="00857AF8"/>
    <w:rsid w:val="008619D1"/>
    <w:rsid w:val="00862531"/>
    <w:rsid w:val="00862D4F"/>
    <w:rsid w:val="00864A29"/>
    <w:rsid w:val="008664B7"/>
    <w:rsid w:val="00866EB2"/>
    <w:rsid w:val="0086728C"/>
    <w:rsid w:val="00867477"/>
    <w:rsid w:val="0087060E"/>
    <w:rsid w:val="00874799"/>
    <w:rsid w:val="00875066"/>
    <w:rsid w:val="00875203"/>
    <w:rsid w:val="00876766"/>
    <w:rsid w:val="0087676C"/>
    <w:rsid w:val="00876921"/>
    <w:rsid w:val="0087761C"/>
    <w:rsid w:val="00880071"/>
    <w:rsid w:val="00880ABB"/>
    <w:rsid w:val="00880D34"/>
    <w:rsid w:val="00882695"/>
    <w:rsid w:val="00885820"/>
    <w:rsid w:val="008868F9"/>
    <w:rsid w:val="008876AC"/>
    <w:rsid w:val="00896256"/>
    <w:rsid w:val="008974EC"/>
    <w:rsid w:val="008A0AE4"/>
    <w:rsid w:val="008A1012"/>
    <w:rsid w:val="008A1349"/>
    <w:rsid w:val="008A243F"/>
    <w:rsid w:val="008A3EF2"/>
    <w:rsid w:val="008A432E"/>
    <w:rsid w:val="008A437C"/>
    <w:rsid w:val="008A47E8"/>
    <w:rsid w:val="008A5C49"/>
    <w:rsid w:val="008A6C79"/>
    <w:rsid w:val="008A7AB3"/>
    <w:rsid w:val="008B11DE"/>
    <w:rsid w:val="008B18DB"/>
    <w:rsid w:val="008B67D0"/>
    <w:rsid w:val="008C2C60"/>
    <w:rsid w:val="008C510F"/>
    <w:rsid w:val="008D129C"/>
    <w:rsid w:val="008D1917"/>
    <w:rsid w:val="008D297A"/>
    <w:rsid w:val="008D2AF1"/>
    <w:rsid w:val="008D69BC"/>
    <w:rsid w:val="008E06A8"/>
    <w:rsid w:val="008E1FBF"/>
    <w:rsid w:val="008E37D2"/>
    <w:rsid w:val="008E3ACB"/>
    <w:rsid w:val="008E5BBA"/>
    <w:rsid w:val="008E7966"/>
    <w:rsid w:val="008F09C9"/>
    <w:rsid w:val="008F1F5C"/>
    <w:rsid w:val="008F2BAD"/>
    <w:rsid w:val="008F2D6D"/>
    <w:rsid w:val="008F56E4"/>
    <w:rsid w:val="008F5C76"/>
    <w:rsid w:val="008F6019"/>
    <w:rsid w:val="00902113"/>
    <w:rsid w:val="00904B88"/>
    <w:rsid w:val="0090694D"/>
    <w:rsid w:val="0091040F"/>
    <w:rsid w:val="00912B07"/>
    <w:rsid w:val="00913079"/>
    <w:rsid w:val="00914685"/>
    <w:rsid w:val="009154BB"/>
    <w:rsid w:val="00920BFB"/>
    <w:rsid w:val="00920F15"/>
    <w:rsid w:val="009218AD"/>
    <w:rsid w:val="0092318D"/>
    <w:rsid w:val="009232CB"/>
    <w:rsid w:val="00925C8E"/>
    <w:rsid w:val="00930381"/>
    <w:rsid w:val="0093062E"/>
    <w:rsid w:val="00931CFF"/>
    <w:rsid w:val="0093358A"/>
    <w:rsid w:val="00934C97"/>
    <w:rsid w:val="00934FC1"/>
    <w:rsid w:val="0093572E"/>
    <w:rsid w:val="009357B9"/>
    <w:rsid w:val="009413D9"/>
    <w:rsid w:val="00943DD2"/>
    <w:rsid w:val="009466DC"/>
    <w:rsid w:val="00950E6A"/>
    <w:rsid w:val="009510DB"/>
    <w:rsid w:val="009513AD"/>
    <w:rsid w:val="00951918"/>
    <w:rsid w:val="00951CAD"/>
    <w:rsid w:val="009521EF"/>
    <w:rsid w:val="00954FA3"/>
    <w:rsid w:val="00961565"/>
    <w:rsid w:val="00963CFA"/>
    <w:rsid w:val="00964357"/>
    <w:rsid w:val="00964B26"/>
    <w:rsid w:val="00966449"/>
    <w:rsid w:val="00971396"/>
    <w:rsid w:val="00971B9E"/>
    <w:rsid w:val="00973DA5"/>
    <w:rsid w:val="00974785"/>
    <w:rsid w:val="00976721"/>
    <w:rsid w:val="009767BE"/>
    <w:rsid w:val="00976AFD"/>
    <w:rsid w:val="00976D44"/>
    <w:rsid w:val="009803C2"/>
    <w:rsid w:val="00980620"/>
    <w:rsid w:val="0098085A"/>
    <w:rsid w:val="009817A1"/>
    <w:rsid w:val="009845CB"/>
    <w:rsid w:val="00984B81"/>
    <w:rsid w:val="00987DB3"/>
    <w:rsid w:val="00987DEF"/>
    <w:rsid w:val="009916E4"/>
    <w:rsid w:val="00992306"/>
    <w:rsid w:val="00992872"/>
    <w:rsid w:val="009944BE"/>
    <w:rsid w:val="0099728A"/>
    <w:rsid w:val="00997422"/>
    <w:rsid w:val="009A18AF"/>
    <w:rsid w:val="009A1C91"/>
    <w:rsid w:val="009A2618"/>
    <w:rsid w:val="009A26D0"/>
    <w:rsid w:val="009A354C"/>
    <w:rsid w:val="009A3910"/>
    <w:rsid w:val="009A44BA"/>
    <w:rsid w:val="009A6682"/>
    <w:rsid w:val="009A7180"/>
    <w:rsid w:val="009B07DF"/>
    <w:rsid w:val="009B09A2"/>
    <w:rsid w:val="009B1B0E"/>
    <w:rsid w:val="009B1BD6"/>
    <w:rsid w:val="009B437D"/>
    <w:rsid w:val="009B5289"/>
    <w:rsid w:val="009B58D7"/>
    <w:rsid w:val="009B5B8B"/>
    <w:rsid w:val="009C1921"/>
    <w:rsid w:val="009C29C7"/>
    <w:rsid w:val="009C2C7A"/>
    <w:rsid w:val="009C3817"/>
    <w:rsid w:val="009C5620"/>
    <w:rsid w:val="009C5BD8"/>
    <w:rsid w:val="009C7EDE"/>
    <w:rsid w:val="009D0602"/>
    <w:rsid w:val="009D116D"/>
    <w:rsid w:val="009D1200"/>
    <w:rsid w:val="009D1DCF"/>
    <w:rsid w:val="009D4A36"/>
    <w:rsid w:val="009D4C51"/>
    <w:rsid w:val="009D6A0E"/>
    <w:rsid w:val="009D6AFF"/>
    <w:rsid w:val="009E0CE2"/>
    <w:rsid w:val="009E328A"/>
    <w:rsid w:val="009E3D64"/>
    <w:rsid w:val="009E4031"/>
    <w:rsid w:val="009F0A37"/>
    <w:rsid w:val="009F50A8"/>
    <w:rsid w:val="009F582F"/>
    <w:rsid w:val="00A0058C"/>
    <w:rsid w:val="00A0079D"/>
    <w:rsid w:val="00A00995"/>
    <w:rsid w:val="00A04215"/>
    <w:rsid w:val="00A04895"/>
    <w:rsid w:val="00A04B9B"/>
    <w:rsid w:val="00A054DE"/>
    <w:rsid w:val="00A055DF"/>
    <w:rsid w:val="00A0592A"/>
    <w:rsid w:val="00A067D1"/>
    <w:rsid w:val="00A0684E"/>
    <w:rsid w:val="00A07266"/>
    <w:rsid w:val="00A10687"/>
    <w:rsid w:val="00A13711"/>
    <w:rsid w:val="00A14F5A"/>
    <w:rsid w:val="00A165A5"/>
    <w:rsid w:val="00A16672"/>
    <w:rsid w:val="00A17CC7"/>
    <w:rsid w:val="00A21D11"/>
    <w:rsid w:val="00A24658"/>
    <w:rsid w:val="00A24CE1"/>
    <w:rsid w:val="00A256FD"/>
    <w:rsid w:val="00A25DB2"/>
    <w:rsid w:val="00A2616D"/>
    <w:rsid w:val="00A274BD"/>
    <w:rsid w:val="00A30039"/>
    <w:rsid w:val="00A30806"/>
    <w:rsid w:val="00A317C6"/>
    <w:rsid w:val="00A32C3F"/>
    <w:rsid w:val="00A33D8E"/>
    <w:rsid w:val="00A42873"/>
    <w:rsid w:val="00A42893"/>
    <w:rsid w:val="00A43558"/>
    <w:rsid w:val="00A45482"/>
    <w:rsid w:val="00A458C9"/>
    <w:rsid w:val="00A4619E"/>
    <w:rsid w:val="00A501CC"/>
    <w:rsid w:val="00A50B11"/>
    <w:rsid w:val="00A5359A"/>
    <w:rsid w:val="00A53A01"/>
    <w:rsid w:val="00A53F87"/>
    <w:rsid w:val="00A570BF"/>
    <w:rsid w:val="00A60198"/>
    <w:rsid w:val="00A62440"/>
    <w:rsid w:val="00A62B83"/>
    <w:rsid w:val="00A63232"/>
    <w:rsid w:val="00A65768"/>
    <w:rsid w:val="00A71FE5"/>
    <w:rsid w:val="00A72B03"/>
    <w:rsid w:val="00A7498B"/>
    <w:rsid w:val="00A760D9"/>
    <w:rsid w:val="00A770F1"/>
    <w:rsid w:val="00A80B53"/>
    <w:rsid w:val="00A8268D"/>
    <w:rsid w:val="00A82E37"/>
    <w:rsid w:val="00A83AE9"/>
    <w:rsid w:val="00A85E46"/>
    <w:rsid w:val="00A86742"/>
    <w:rsid w:val="00A87F61"/>
    <w:rsid w:val="00A92CE0"/>
    <w:rsid w:val="00A9420A"/>
    <w:rsid w:val="00A9459A"/>
    <w:rsid w:val="00A9597B"/>
    <w:rsid w:val="00AA0163"/>
    <w:rsid w:val="00AA1370"/>
    <w:rsid w:val="00AA1AD7"/>
    <w:rsid w:val="00AA2692"/>
    <w:rsid w:val="00AA2C1D"/>
    <w:rsid w:val="00AA3AE7"/>
    <w:rsid w:val="00AA46F5"/>
    <w:rsid w:val="00AA6022"/>
    <w:rsid w:val="00AA68AA"/>
    <w:rsid w:val="00AB0C35"/>
    <w:rsid w:val="00AB16B2"/>
    <w:rsid w:val="00AB42F4"/>
    <w:rsid w:val="00AC0F49"/>
    <w:rsid w:val="00AC22B5"/>
    <w:rsid w:val="00AC4BCB"/>
    <w:rsid w:val="00AC5EA8"/>
    <w:rsid w:val="00AC6DDF"/>
    <w:rsid w:val="00AD0BB3"/>
    <w:rsid w:val="00AD1990"/>
    <w:rsid w:val="00AD2243"/>
    <w:rsid w:val="00AD2E93"/>
    <w:rsid w:val="00AD3D62"/>
    <w:rsid w:val="00AD623C"/>
    <w:rsid w:val="00AD6721"/>
    <w:rsid w:val="00AD6BDB"/>
    <w:rsid w:val="00AE148C"/>
    <w:rsid w:val="00AE2F84"/>
    <w:rsid w:val="00AE3261"/>
    <w:rsid w:val="00AE55A2"/>
    <w:rsid w:val="00AF0522"/>
    <w:rsid w:val="00AF19A0"/>
    <w:rsid w:val="00AF1DA8"/>
    <w:rsid w:val="00AF1DC1"/>
    <w:rsid w:val="00AF396F"/>
    <w:rsid w:val="00AF3CEE"/>
    <w:rsid w:val="00AF5322"/>
    <w:rsid w:val="00AF5A55"/>
    <w:rsid w:val="00AF6626"/>
    <w:rsid w:val="00B02576"/>
    <w:rsid w:val="00B02BC8"/>
    <w:rsid w:val="00B03BE0"/>
    <w:rsid w:val="00B03C8C"/>
    <w:rsid w:val="00B102BD"/>
    <w:rsid w:val="00B11716"/>
    <w:rsid w:val="00B12092"/>
    <w:rsid w:val="00B13AE1"/>
    <w:rsid w:val="00B14044"/>
    <w:rsid w:val="00B15157"/>
    <w:rsid w:val="00B151CF"/>
    <w:rsid w:val="00B16ABB"/>
    <w:rsid w:val="00B16E4E"/>
    <w:rsid w:val="00B1798A"/>
    <w:rsid w:val="00B22F1C"/>
    <w:rsid w:val="00B2528A"/>
    <w:rsid w:val="00B31779"/>
    <w:rsid w:val="00B326DA"/>
    <w:rsid w:val="00B32D04"/>
    <w:rsid w:val="00B33ECF"/>
    <w:rsid w:val="00B346A1"/>
    <w:rsid w:val="00B3537D"/>
    <w:rsid w:val="00B3652C"/>
    <w:rsid w:val="00B3705C"/>
    <w:rsid w:val="00B4244C"/>
    <w:rsid w:val="00B52E90"/>
    <w:rsid w:val="00B5378D"/>
    <w:rsid w:val="00B53CEA"/>
    <w:rsid w:val="00B54DE4"/>
    <w:rsid w:val="00B55D32"/>
    <w:rsid w:val="00B571C7"/>
    <w:rsid w:val="00B576F2"/>
    <w:rsid w:val="00B61B17"/>
    <w:rsid w:val="00B62279"/>
    <w:rsid w:val="00B6313F"/>
    <w:rsid w:val="00B70BFD"/>
    <w:rsid w:val="00B71543"/>
    <w:rsid w:val="00B75D6B"/>
    <w:rsid w:val="00B76CDA"/>
    <w:rsid w:val="00B7753D"/>
    <w:rsid w:val="00B811BC"/>
    <w:rsid w:val="00B8163D"/>
    <w:rsid w:val="00B81D14"/>
    <w:rsid w:val="00B83076"/>
    <w:rsid w:val="00B850F9"/>
    <w:rsid w:val="00B86C8F"/>
    <w:rsid w:val="00B9033D"/>
    <w:rsid w:val="00B928B8"/>
    <w:rsid w:val="00B93E6E"/>
    <w:rsid w:val="00B942C5"/>
    <w:rsid w:val="00B96E94"/>
    <w:rsid w:val="00BA03A7"/>
    <w:rsid w:val="00BA1AB7"/>
    <w:rsid w:val="00BA1CE8"/>
    <w:rsid w:val="00BA6F45"/>
    <w:rsid w:val="00BA717D"/>
    <w:rsid w:val="00BB1408"/>
    <w:rsid w:val="00BB16E4"/>
    <w:rsid w:val="00BB24B7"/>
    <w:rsid w:val="00BB288A"/>
    <w:rsid w:val="00BB581D"/>
    <w:rsid w:val="00BB727E"/>
    <w:rsid w:val="00BC160C"/>
    <w:rsid w:val="00BC2700"/>
    <w:rsid w:val="00BC3252"/>
    <w:rsid w:val="00BC406D"/>
    <w:rsid w:val="00BC6B69"/>
    <w:rsid w:val="00BD1368"/>
    <w:rsid w:val="00BD2EB3"/>
    <w:rsid w:val="00BD4261"/>
    <w:rsid w:val="00BD5439"/>
    <w:rsid w:val="00BD5601"/>
    <w:rsid w:val="00BD5B90"/>
    <w:rsid w:val="00BE0EDC"/>
    <w:rsid w:val="00BE1715"/>
    <w:rsid w:val="00BE52A0"/>
    <w:rsid w:val="00BE5DBE"/>
    <w:rsid w:val="00BE5EE6"/>
    <w:rsid w:val="00BF0165"/>
    <w:rsid w:val="00BF2B8E"/>
    <w:rsid w:val="00BF3086"/>
    <w:rsid w:val="00BF4A90"/>
    <w:rsid w:val="00BF7CA7"/>
    <w:rsid w:val="00C0205D"/>
    <w:rsid w:val="00C032C2"/>
    <w:rsid w:val="00C03FDB"/>
    <w:rsid w:val="00C059CE"/>
    <w:rsid w:val="00C07289"/>
    <w:rsid w:val="00C0742B"/>
    <w:rsid w:val="00C124C5"/>
    <w:rsid w:val="00C125C5"/>
    <w:rsid w:val="00C142C1"/>
    <w:rsid w:val="00C14800"/>
    <w:rsid w:val="00C14F7F"/>
    <w:rsid w:val="00C15E80"/>
    <w:rsid w:val="00C21BF0"/>
    <w:rsid w:val="00C228BB"/>
    <w:rsid w:val="00C240C6"/>
    <w:rsid w:val="00C25166"/>
    <w:rsid w:val="00C254AB"/>
    <w:rsid w:val="00C26617"/>
    <w:rsid w:val="00C34FCB"/>
    <w:rsid w:val="00C352CA"/>
    <w:rsid w:val="00C36F72"/>
    <w:rsid w:val="00C377C3"/>
    <w:rsid w:val="00C4092C"/>
    <w:rsid w:val="00C42AE3"/>
    <w:rsid w:val="00C43180"/>
    <w:rsid w:val="00C43624"/>
    <w:rsid w:val="00C4441D"/>
    <w:rsid w:val="00C454AC"/>
    <w:rsid w:val="00C51DCA"/>
    <w:rsid w:val="00C52825"/>
    <w:rsid w:val="00C53CAA"/>
    <w:rsid w:val="00C55D58"/>
    <w:rsid w:val="00C603E7"/>
    <w:rsid w:val="00C61167"/>
    <w:rsid w:val="00C6370D"/>
    <w:rsid w:val="00C6605C"/>
    <w:rsid w:val="00C7414B"/>
    <w:rsid w:val="00C7419C"/>
    <w:rsid w:val="00C7449B"/>
    <w:rsid w:val="00C74FC8"/>
    <w:rsid w:val="00C75A2C"/>
    <w:rsid w:val="00C77852"/>
    <w:rsid w:val="00C80747"/>
    <w:rsid w:val="00C8140C"/>
    <w:rsid w:val="00C84348"/>
    <w:rsid w:val="00C85D0D"/>
    <w:rsid w:val="00C92884"/>
    <w:rsid w:val="00C95371"/>
    <w:rsid w:val="00CA13C4"/>
    <w:rsid w:val="00CA1DDB"/>
    <w:rsid w:val="00CA3145"/>
    <w:rsid w:val="00CA4CD3"/>
    <w:rsid w:val="00CB1244"/>
    <w:rsid w:val="00CB1702"/>
    <w:rsid w:val="00CB36B5"/>
    <w:rsid w:val="00CB52FA"/>
    <w:rsid w:val="00CB623F"/>
    <w:rsid w:val="00CB640C"/>
    <w:rsid w:val="00CB7641"/>
    <w:rsid w:val="00CC2E74"/>
    <w:rsid w:val="00CC3987"/>
    <w:rsid w:val="00CC3AD2"/>
    <w:rsid w:val="00CC4F43"/>
    <w:rsid w:val="00CC51F5"/>
    <w:rsid w:val="00CC525E"/>
    <w:rsid w:val="00CC59B7"/>
    <w:rsid w:val="00CC7449"/>
    <w:rsid w:val="00CD04F3"/>
    <w:rsid w:val="00CD2D85"/>
    <w:rsid w:val="00CD3A69"/>
    <w:rsid w:val="00CD4800"/>
    <w:rsid w:val="00CD4B9A"/>
    <w:rsid w:val="00CD53F1"/>
    <w:rsid w:val="00CD7318"/>
    <w:rsid w:val="00CE30DB"/>
    <w:rsid w:val="00CE31B2"/>
    <w:rsid w:val="00CE3C7F"/>
    <w:rsid w:val="00CE49A6"/>
    <w:rsid w:val="00CE4AB4"/>
    <w:rsid w:val="00CE6227"/>
    <w:rsid w:val="00CE6E69"/>
    <w:rsid w:val="00CF0708"/>
    <w:rsid w:val="00CF41E9"/>
    <w:rsid w:val="00CF5581"/>
    <w:rsid w:val="00CF6EF9"/>
    <w:rsid w:val="00CF70B0"/>
    <w:rsid w:val="00CF779D"/>
    <w:rsid w:val="00D004B3"/>
    <w:rsid w:val="00D00B23"/>
    <w:rsid w:val="00D01BD8"/>
    <w:rsid w:val="00D0356A"/>
    <w:rsid w:val="00D0412E"/>
    <w:rsid w:val="00D13521"/>
    <w:rsid w:val="00D13B37"/>
    <w:rsid w:val="00D15591"/>
    <w:rsid w:val="00D1602B"/>
    <w:rsid w:val="00D22703"/>
    <w:rsid w:val="00D2332D"/>
    <w:rsid w:val="00D23925"/>
    <w:rsid w:val="00D23A5E"/>
    <w:rsid w:val="00D247E4"/>
    <w:rsid w:val="00D2533D"/>
    <w:rsid w:val="00D2548F"/>
    <w:rsid w:val="00D26292"/>
    <w:rsid w:val="00D33545"/>
    <w:rsid w:val="00D3383F"/>
    <w:rsid w:val="00D3767D"/>
    <w:rsid w:val="00D37BA2"/>
    <w:rsid w:val="00D4456A"/>
    <w:rsid w:val="00D445A3"/>
    <w:rsid w:val="00D45C64"/>
    <w:rsid w:val="00D47BFD"/>
    <w:rsid w:val="00D5046B"/>
    <w:rsid w:val="00D50975"/>
    <w:rsid w:val="00D50C60"/>
    <w:rsid w:val="00D511DC"/>
    <w:rsid w:val="00D546C6"/>
    <w:rsid w:val="00D54E66"/>
    <w:rsid w:val="00D55F10"/>
    <w:rsid w:val="00D56065"/>
    <w:rsid w:val="00D5689C"/>
    <w:rsid w:val="00D56952"/>
    <w:rsid w:val="00D56BEE"/>
    <w:rsid w:val="00D61AF0"/>
    <w:rsid w:val="00D65366"/>
    <w:rsid w:val="00D659FC"/>
    <w:rsid w:val="00D66E39"/>
    <w:rsid w:val="00D67B89"/>
    <w:rsid w:val="00D73D60"/>
    <w:rsid w:val="00D74767"/>
    <w:rsid w:val="00D769DE"/>
    <w:rsid w:val="00D81830"/>
    <w:rsid w:val="00D82F3C"/>
    <w:rsid w:val="00D834E9"/>
    <w:rsid w:val="00D840FF"/>
    <w:rsid w:val="00D85790"/>
    <w:rsid w:val="00D867F9"/>
    <w:rsid w:val="00D87B31"/>
    <w:rsid w:val="00D92FB1"/>
    <w:rsid w:val="00D9516B"/>
    <w:rsid w:val="00D97857"/>
    <w:rsid w:val="00DA1782"/>
    <w:rsid w:val="00DA1EFC"/>
    <w:rsid w:val="00DA23AC"/>
    <w:rsid w:val="00DA4517"/>
    <w:rsid w:val="00DA663E"/>
    <w:rsid w:val="00DB200C"/>
    <w:rsid w:val="00DB218E"/>
    <w:rsid w:val="00DB5F85"/>
    <w:rsid w:val="00DB6FDC"/>
    <w:rsid w:val="00DC0368"/>
    <w:rsid w:val="00DC044A"/>
    <w:rsid w:val="00DC138F"/>
    <w:rsid w:val="00DC1797"/>
    <w:rsid w:val="00DC209B"/>
    <w:rsid w:val="00DC77AF"/>
    <w:rsid w:val="00DD1606"/>
    <w:rsid w:val="00DD3DEA"/>
    <w:rsid w:val="00DD5ED5"/>
    <w:rsid w:val="00DD63CF"/>
    <w:rsid w:val="00DD6527"/>
    <w:rsid w:val="00DE02EB"/>
    <w:rsid w:val="00DE13A9"/>
    <w:rsid w:val="00DE242C"/>
    <w:rsid w:val="00DE4057"/>
    <w:rsid w:val="00DE456B"/>
    <w:rsid w:val="00DE6ED1"/>
    <w:rsid w:val="00DE772F"/>
    <w:rsid w:val="00DF2EEC"/>
    <w:rsid w:val="00DF4BA0"/>
    <w:rsid w:val="00DF4F27"/>
    <w:rsid w:val="00DF547D"/>
    <w:rsid w:val="00E005C3"/>
    <w:rsid w:val="00E04588"/>
    <w:rsid w:val="00E04AD8"/>
    <w:rsid w:val="00E04F3D"/>
    <w:rsid w:val="00E053B1"/>
    <w:rsid w:val="00E07C90"/>
    <w:rsid w:val="00E1110C"/>
    <w:rsid w:val="00E20162"/>
    <w:rsid w:val="00E22CA8"/>
    <w:rsid w:val="00E22E96"/>
    <w:rsid w:val="00E2308F"/>
    <w:rsid w:val="00E27562"/>
    <w:rsid w:val="00E27F83"/>
    <w:rsid w:val="00E318C1"/>
    <w:rsid w:val="00E32694"/>
    <w:rsid w:val="00E3387F"/>
    <w:rsid w:val="00E34091"/>
    <w:rsid w:val="00E34C37"/>
    <w:rsid w:val="00E36445"/>
    <w:rsid w:val="00E36D06"/>
    <w:rsid w:val="00E37A5E"/>
    <w:rsid w:val="00E45652"/>
    <w:rsid w:val="00E46046"/>
    <w:rsid w:val="00E46993"/>
    <w:rsid w:val="00E47832"/>
    <w:rsid w:val="00E50502"/>
    <w:rsid w:val="00E507D6"/>
    <w:rsid w:val="00E5148F"/>
    <w:rsid w:val="00E51D5B"/>
    <w:rsid w:val="00E525E5"/>
    <w:rsid w:val="00E53D1E"/>
    <w:rsid w:val="00E54ADC"/>
    <w:rsid w:val="00E55E9C"/>
    <w:rsid w:val="00E55F03"/>
    <w:rsid w:val="00E619D4"/>
    <w:rsid w:val="00E61E31"/>
    <w:rsid w:val="00E736AD"/>
    <w:rsid w:val="00E74611"/>
    <w:rsid w:val="00E75E40"/>
    <w:rsid w:val="00E77C67"/>
    <w:rsid w:val="00E80957"/>
    <w:rsid w:val="00E80D75"/>
    <w:rsid w:val="00E82936"/>
    <w:rsid w:val="00E82941"/>
    <w:rsid w:val="00E829C1"/>
    <w:rsid w:val="00E83D89"/>
    <w:rsid w:val="00E85E57"/>
    <w:rsid w:val="00E8677F"/>
    <w:rsid w:val="00E87153"/>
    <w:rsid w:val="00E907D8"/>
    <w:rsid w:val="00E91583"/>
    <w:rsid w:val="00E92344"/>
    <w:rsid w:val="00E927A3"/>
    <w:rsid w:val="00E938FA"/>
    <w:rsid w:val="00E9392F"/>
    <w:rsid w:val="00E93E28"/>
    <w:rsid w:val="00E95276"/>
    <w:rsid w:val="00E95AEA"/>
    <w:rsid w:val="00E95B71"/>
    <w:rsid w:val="00E97BB9"/>
    <w:rsid w:val="00EA3661"/>
    <w:rsid w:val="00EA378C"/>
    <w:rsid w:val="00EA3AFD"/>
    <w:rsid w:val="00EA405B"/>
    <w:rsid w:val="00EA421E"/>
    <w:rsid w:val="00EA433C"/>
    <w:rsid w:val="00EA5851"/>
    <w:rsid w:val="00EA70FC"/>
    <w:rsid w:val="00EA74BF"/>
    <w:rsid w:val="00EA7A6F"/>
    <w:rsid w:val="00EB10B7"/>
    <w:rsid w:val="00EB11F2"/>
    <w:rsid w:val="00EB1ADA"/>
    <w:rsid w:val="00EB1B69"/>
    <w:rsid w:val="00EB535F"/>
    <w:rsid w:val="00EB5A78"/>
    <w:rsid w:val="00EB5F61"/>
    <w:rsid w:val="00EC043A"/>
    <w:rsid w:val="00EC14A0"/>
    <w:rsid w:val="00EC281C"/>
    <w:rsid w:val="00EC498C"/>
    <w:rsid w:val="00EC6B29"/>
    <w:rsid w:val="00ED1E1B"/>
    <w:rsid w:val="00ED2952"/>
    <w:rsid w:val="00ED3610"/>
    <w:rsid w:val="00ED4AA2"/>
    <w:rsid w:val="00ED5289"/>
    <w:rsid w:val="00ED5871"/>
    <w:rsid w:val="00EE064F"/>
    <w:rsid w:val="00EE1367"/>
    <w:rsid w:val="00EE5D9D"/>
    <w:rsid w:val="00EE6309"/>
    <w:rsid w:val="00EF0666"/>
    <w:rsid w:val="00EF201C"/>
    <w:rsid w:val="00EF41D9"/>
    <w:rsid w:val="00F0289E"/>
    <w:rsid w:val="00F03C07"/>
    <w:rsid w:val="00F0650F"/>
    <w:rsid w:val="00F116A4"/>
    <w:rsid w:val="00F15482"/>
    <w:rsid w:val="00F15D70"/>
    <w:rsid w:val="00F17CCE"/>
    <w:rsid w:val="00F17FF5"/>
    <w:rsid w:val="00F2008F"/>
    <w:rsid w:val="00F21F33"/>
    <w:rsid w:val="00F227D5"/>
    <w:rsid w:val="00F2403D"/>
    <w:rsid w:val="00F261FA"/>
    <w:rsid w:val="00F26A18"/>
    <w:rsid w:val="00F302EB"/>
    <w:rsid w:val="00F31223"/>
    <w:rsid w:val="00F327F2"/>
    <w:rsid w:val="00F32FE9"/>
    <w:rsid w:val="00F3315A"/>
    <w:rsid w:val="00F354E4"/>
    <w:rsid w:val="00F365FD"/>
    <w:rsid w:val="00F36A98"/>
    <w:rsid w:val="00F37363"/>
    <w:rsid w:val="00F379AE"/>
    <w:rsid w:val="00F407AE"/>
    <w:rsid w:val="00F4163E"/>
    <w:rsid w:val="00F456A5"/>
    <w:rsid w:val="00F52C4D"/>
    <w:rsid w:val="00F548CE"/>
    <w:rsid w:val="00F56383"/>
    <w:rsid w:val="00F63297"/>
    <w:rsid w:val="00F63ED2"/>
    <w:rsid w:val="00F6690D"/>
    <w:rsid w:val="00F674D2"/>
    <w:rsid w:val="00F67EA9"/>
    <w:rsid w:val="00F70AC3"/>
    <w:rsid w:val="00F70B3F"/>
    <w:rsid w:val="00F724B2"/>
    <w:rsid w:val="00F742BD"/>
    <w:rsid w:val="00F7579E"/>
    <w:rsid w:val="00F7694B"/>
    <w:rsid w:val="00F7719E"/>
    <w:rsid w:val="00F7721C"/>
    <w:rsid w:val="00F77FE2"/>
    <w:rsid w:val="00F80DBF"/>
    <w:rsid w:val="00F8185F"/>
    <w:rsid w:val="00F81A2F"/>
    <w:rsid w:val="00F8586A"/>
    <w:rsid w:val="00F90814"/>
    <w:rsid w:val="00F90A9C"/>
    <w:rsid w:val="00F90E52"/>
    <w:rsid w:val="00F9115D"/>
    <w:rsid w:val="00F96B3D"/>
    <w:rsid w:val="00F97CEE"/>
    <w:rsid w:val="00FA5CA3"/>
    <w:rsid w:val="00FA6526"/>
    <w:rsid w:val="00FB00CF"/>
    <w:rsid w:val="00FB08CE"/>
    <w:rsid w:val="00FB178A"/>
    <w:rsid w:val="00FB186A"/>
    <w:rsid w:val="00FB1B94"/>
    <w:rsid w:val="00FB3DBF"/>
    <w:rsid w:val="00FB49F5"/>
    <w:rsid w:val="00FB4B6A"/>
    <w:rsid w:val="00FB6255"/>
    <w:rsid w:val="00FB71D8"/>
    <w:rsid w:val="00FC13B9"/>
    <w:rsid w:val="00FC775C"/>
    <w:rsid w:val="00FD089F"/>
    <w:rsid w:val="00FD187C"/>
    <w:rsid w:val="00FD1C94"/>
    <w:rsid w:val="00FD2F2A"/>
    <w:rsid w:val="00FD5D36"/>
    <w:rsid w:val="00FD5EA3"/>
    <w:rsid w:val="00FD62B4"/>
    <w:rsid w:val="00FD636D"/>
    <w:rsid w:val="00FE00D7"/>
    <w:rsid w:val="00FE1B3C"/>
    <w:rsid w:val="00FE2503"/>
    <w:rsid w:val="00FF3656"/>
    <w:rsid w:val="00FF51C7"/>
    <w:rsid w:val="00FF56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6193"/>
  <w15:docId w15:val="{0DB278A6-B74C-4263-9819-0D023E8A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274BD"/>
    <w:pPr>
      <w:spacing w:after="0"/>
    </w:pPr>
    <w:rPr>
      <w:rFonts w:ascii="Arial" w:hAnsi="Arial" w:cs="Times New Roman"/>
      <w:sz w:val="20"/>
      <w:szCs w:val="20"/>
      <w:lang w:eastAsia="de-DE"/>
    </w:rPr>
  </w:style>
  <w:style w:type="paragraph" w:styleId="Heading1">
    <w:name w:val="heading 1"/>
    <w:basedOn w:val="Normal"/>
    <w:next w:val="Normal"/>
    <w:link w:val="Heading1Char"/>
    <w:uiPriority w:val="9"/>
    <w:rsid w:val="001D0C1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1D0C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877B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aliases w:val="IT Abbildungsverzeichnis"/>
    <w:basedOn w:val="Normal"/>
    <w:next w:val="Normal"/>
    <w:link w:val="TableofFiguresChar"/>
    <w:uiPriority w:val="99"/>
    <w:rsid w:val="001623F4"/>
    <w:pPr>
      <w:keepLines/>
      <w:tabs>
        <w:tab w:val="left" w:pos="1418"/>
        <w:tab w:val="right" w:pos="8505"/>
      </w:tabs>
      <w:spacing w:after="80"/>
      <w:ind w:left="1418" w:right="454" w:hanging="1418"/>
    </w:pPr>
  </w:style>
  <w:style w:type="character" w:customStyle="1" w:styleId="Heading1Char">
    <w:name w:val="Heading 1 Char"/>
    <w:basedOn w:val="DefaultParagraphFont"/>
    <w:link w:val="Heading1"/>
    <w:uiPriority w:val="9"/>
    <w:rsid w:val="001D0C1B"/>
    <w:rPr>
      <w:rFonts w:asciiTheme="majorHAnsi" w:eastAsiaTheme="majorEastAsia" w:hAnsiTheme="majorHAnsi" w:cstheme="majorBidi"/>
      <w:b/>
      <w:bCs/>
      <w:color w:val="365F91" w:themeColor="accent1" w:themeShade="BF"/>
      <w:sz w:val="28"/>
      <w:szCs w:val="28"/>
      <w:lang w:eastAsia="de-DE"/>
    </w:rPr>
  </w:style>
  <w:style w:type="character" w:customStyle="1" w:styleId="Heading2Char">
    <w:name w:val="Heading 2 Char"/>
    <w:basedOn w:val="DefaultParagraphFont"/>
    <w:link w:val="Heading2"/>
    <w:uiPriority w:val="9"/>
    <w:semiHidden/>
    <w:rsid w:val="001D0C1B"/>
    <w:rPr>
      <w:rFonts w:asciiTheme="majorHAnsi" w:eastAsiaTheme="majorEastAsia" w:hAnsiTheme="majorHAnsi" w:cstheme="majorBidi"/>
      <w:b/>
      <w:bCs/>
      <w:color w:val="4F81BD" w:themeColor="accent1"/>
      <w:sz w:val="26"/>
      <w:szCs w:val="26"/>
      <w:lang w:eastAsia="de-DE"/>
    </w:rPr>
  </w:style>
  <w:style w:type="character" w:customStyle="1" w:styleId="TableofFiguresChar">
    <w:name w:val="Table of Figures Char"/>
    <w:aliases w:val="IT Abbildungsverzeichnis Char"/>
    <w:basedOn w:val="DefaultParagraphFont"/>
    <w:link w:val="TableofFigures"/>
    <w:rsid w:val="001623F4"/>
    <w:rPr>
      <w:rFonts w:ascii="Arial" w:hAnsi="Arial" w:cs="Times New Roman"/>
      <w:sz w:val="20"/>
      <w:szCs w:val="20"/>
      <w:lang w:eastAsia="de-DE"/>
    </w:rPr>
  </w:style>
  <w:style w:type="paragraph" w:styleId="ListBullet2">
    <w:name w:val="List Bullet 2"/>
    <w:aliases w:val="IT Minus Ebene 2"/>
    <w:basedOn w:val="Normal"/>
    <w:rsid w:val="00A00995"/>
    <w:pPr>
      <w:tabs>
        <w:tab w:val="num" w:pos="964"/>
      </w:tabs>
      <w:ind w:left="964" w:hanging="284"/>
    </w:pPr>
  </w:style>
  <w:style w:type="paragraph" w:styleId="ListBullet3">
    <w:name w:val="List Bullet 3"/>
    <w:aliases w:val="IT Plus Ebene 2"/>
    <w:basedOn w:val="Normal"/>
    <w:next w:val="ListBullet2"/>
    <w:rsid w:val="00A00995"/>
    <w:pPr>
      <w:tabs>
        <w:tab w:val="num" w:pos="964"/>
      </w:tabs>
      <w:ind w:left="964" w:hanging="284"/>
    </w:pPr>
  </w:style>
  <w:style w:type="paragraph" w:styleId="ListBullet4">
    <w:name w:val="List Bullet 4"/>
    <w:aliases w:val="IT Doppelpfeil Ebene 3"/>
    <w:basedOn w:val="Normal"/>
    <w:rsid w:val="00A00995"/>
    <w:pPr>
      <w:tabs>
        <w:tab w:val="num" w:pos="1247"/>
      </w:tabs>
      <w:ind w:left="1247" w:hanging="283"/>
    </w:pPr>
  </w:style>
  <w:style w:type="paragraph" w:styleId="ListBullet5">
    <w:name w:val="List Bullet 5"/>
    <w:aliases w:val="IT Pfeil Ebene 3"/>
    <w:basedOn w:val="Normal"/>
    <w:rsid w:val="00A00995"/>
    <w:pPr>
      <w:tabs>
        <w:tab w:val="num" w:pos="1247"/>
      </w:tabs>
      <w:ind w:left="1247" w:hanging="283"/>
    </w:pPr>
  </w:style>
  <w:style w:type="paragraph" w:styleId="Caption">
    <w:name w:val="caption"/>
    <w:aliases w:val="IT Beschriftung"/>
    <w:basedOn w:val="Normal"/>
    <w:next w:val="Normal"/>
    <w:link w:val="CaptionChar"/>
    <w:rsid w:val="003C1021"/>
    <w:pPr>
      <w:spacing w:before="160" w:after="240"/>
    </w:pPr>
    <w:rPr>
      <w:bCs/>
      <w:i/>
      <w:lang w:val="en-GB"/>
    </w:rPr>
  </w:style>
  <w:style w:type="character" w:customStyle="1" w:styleId="CaptionChar">
    <w:name w:val="Caption Char"/>
    <w:aliases w:val="IT Beschriftung Char"/>
    <w:basedOn w:val="DefaultParagraphFont"/>
    <w:link w:val="Caption"/>
    <w:rsid w:val="003C1021"/>
    <w:rPr>
      <w:rFonts w:ascii="Arial" w:hAnsi="Arial" w:cs="Times New Roman"/>
      <w:bCs/>
      <w:i/>
      <w:sz w:val="20"/>
      <w:szCs w:val="20"/>
      <w:lang w:val="en-GB" w:eastAsia="de-DE"/>
    </w:rPr>
  </w:style>
  <w:style w:type="paragraph" w:customStyle="1" w:styleId="FormatvorlageBeschriftung">
    <w:name w:val="Formatvorlage Beschriftung"/>
    <w:aliases w:val="IT Beschriftung + Fett"/>
    <w:basedOn w:val="Caption"/>
    <w:link w:val="FormatvorlageBeschriftungZchn"/>
    <w:rsid w:val="00A00995"/>
  </w:style>
  <w:style w:type="character" w:customStyle="1" w:styleId="FormatvorlageBeschriftungZchn">
    <w:name w:val="Formatvorlage Beschriftung Zchn"/>
    <w:aliases w:val="IT Beschriftung + Fett Zchn"/>
    <w:basedOn w:val="CaptionChar"/>
    <w:link w:val="FormatvorlageBeschriftung"/>
    <w:rsid w:val="00A00995"/>
    <w:rPr>
      <w:rFonts w:ascii="Arial" w:hAnsi="Arial" w:cs="Times New Roman"/>
      <w:bCs/>
      <w:i/>
      <w:sz w:val="16"/>
      <w:szCs w:val="20"/>
      <w:lang w:val="en-GB" w:eastAsia="de-DE"/>
    </w:rPr>
  </w:style>
  <w:style w:type="paragraph" w:customStyle="1" w:styleId="ITberschriftCohneNr">
    <w:name w:val="IT Überschrift C ohne Nr."/>
    <w:next w:val="Normal"/>
    <w:rsid w:val="00A00995"/>
    <w:pPr>
      <w:spacing w:before="120" w:after="80" w:line="240" w:lineRule="auto"/>
    </w:pPr>
    <w:rPr>
      <w:rFonts w:ascii="Arial" w:hAnsi="Arial" w:cs="Times New Roman"/>
      <w:b/>
      <w:sz w:val="20"/>
      <w:szCs w:val="20"/>
      <w:lang w:eastAsia="de-DE"/>
    </w:rPr>
  </w:style>
  <w:style w:type="paragraph" w:customStyle="1" w:styleId="ITDeckblattKleinsteSchrift">
    <w:name w:val="IT Deckblatt Kleinste Schrift"/>
    <w:basedOn w:val="ITberschriftCohneNr"/>
    <w:rsid w:val="00A00995"/>
    <w:pPr>
      <w:ind w:left="618"/>
    </w:pPr>
    <w:rPr>
      <w:rFonts w:cs="Arial"/>
      <w:b w:val="0"/>
    </w:rPr>
  </w:style>
  <w:style w:type="paragraph" w:customStyle="1" w:styleId="FormatvorlageITDeckblattKleinsteSchriftFett">
    <w:name w:val="Formatvorlage IT Deckblatt Kleinste Schrift + Fett"/>
    <w:basedOn w:val="ITDeckblattKleinsteSchrift"/>
    <w:rsid w:val="00A00995"/>
    <w:rPr>
      <w:b/>
      <w:bCs/>
    </w:rPr>
  </w:style>
  <w:style w:type="paragraph" w:customStyle="1" w:styleId="ITberschriftAohneNr">
    <w:name w:val="IT Überschrift A ohne Nr."/>
    <w:next w:val="Normal"/>
    <w:rsid w:val="00A00995"/>
    <w:pPr>
      <w:spacing w:before="480" w:after="320" w:line="240" w:lineRule="auto"/>
      <w:contextualSpacing/>
    </w:pPr>
    <w:rPr>
      <w:rFonts w:ascii="Arial" w:hAnsi="Arial" w:cs="Times New Roman"/>
      <w:b/>
      <w:sz w:val="32"/>
      <w:szCs w:val="20"/>
      <w:lang w:eastAsia="de-DE"/>
    </w:rPr>
  </w:style>
  <w:style w:type="paragraph" w:customStyle="1" w:styleId="FormatvorlageITberschriftAohneNrVor0pt">
    <w:name w:val="Formatvorlage IT Überschrift A ohne Nr. + Vor:  0 pt"/>
    <w:basedOn w:val="ITberschriftAohneNr"/>
    <w:rsid w:val="00A00995"/>
    <w:pPr>
      <w:spacing w:before="0"/>
    </w:pPr>
    <w:rPr>
      <w:bCs/>
    </w:rPr>
  </w:style>
  <w:style w:type="paragraph" w:styleId="TOC1">
    <w:name w:val="toc 1"/>
    <w:aliases w:val="IT Verzeichnis 1"/>
    <w:basedOn w:val="ITberschriftAohneNr"/>
    <w:next w:val="ITberschriftAohneNr"/>
    <w:uiPriority w:val="39"/>
    <w:rsid w:val="00FB08CE"/>
    <w:pPr>
      <w:keepNext/>
      <w:tabs>
        <w:tab w:val="left" w:pos="397"/>
        <w:tab w:val="right" w:leader="dot" w:pos="8505"/>
      </w:tabs>
      <w:spacing w:before="80" w:after="40" w:line="280" w:lineRule="exact"/>
      <w:ind w:left="397" w:hanging="397"/>
      <w:contextualSpacing w:val="0"/>
    </w:pPr>
    <w:rPr>
      <w:bCs/>
      <w:noProof/>
      <w:sz w:val="24"/>
    </w:rPr>
  </w:style>
  <w:style w:type="paragraph" w:customStyle="1" w:styleId="FormatvorlageVerzeichnis1">
    <w:name w:val="Formatvorlage Verzeichnis 1"/>
    <w:aliases w:val="IT Verzeichnis 1 + Rechts:  -019 cm"/>
    <w:basedOn w:val="TOC1"/>
    <w:rsid w:val="00A00995"/>
    <w:rPr>
      <w:rFonts w:cs="Arial"/>
    </w:rPr>
  </w:style>
  <w:style w:type="paragraph" w:styleId="TOC2">
    <w:name w:val="toc 2"/>
    <w:aliases w:val="IT Verzeichnis 2"/>
    <w:uiPriority w:val="39"/>
    <w:rsid w:val="00A00995"/>
    <w:pPr>
      <w:tabs>
        <w:tab w:val="left" w:pos="1021"/>
        <w:tab w:val="right" w:leader="dot" w:pos="8504"/>
      </w:tabs>
      <w:spacing w:after="0" w:line="240" w:lineRule="exact"/>
      <w:ind w:left="964" w:hanging="567"/>
    </w:pPr>
    <w:rPr>
      <w:rFonts w:ascii="Arial" w:hAnsi="Arial" w:cs="Times New Roman"/>
      <w:bCs/>
      <w:iCs/>
      <w:noProof/>
      <w:sz w:val="20"/>
      <w:szCs w:val="20"/>
      <w:lang w:eastAsia="de-DE"/>
    </w:rPr>
  </w:style>
  <w:style w:type="paragraph" w:customStyle="1" w:styleId="FormatvorlageVerzeichnis2">
    <w:name w:val="Formatvorlage Verzeichnis 2"/>
    <w:aliases w:val="IT Verzeichnis 2 + Links:  072 cm Hängend:  1..."/>
    <w:basedOn w:val="TOC2"/>
    <w:rsid w:val="00A00995"/>
    <w:pPr>
      <w:tabs>
        <w:tab w:val="clear" w:pos="1021"/>
        <w:tab w:val="left" w:pos="964"/>
      </w:tabs>
    </w:pPr>
    <w:rPr>
      <w:iCs w:val="0"/>
    </w:rPr>
  </w:style>
  <w:style w:type="paragraph" w:styleId="TOC3">
    <w:name w:val="toc 3"/>
    <w:aliases w:val="IT Verzeichnis 3"/>
    <w:uiPriority w:val="39"/>
    <w:rsid w:val="00A00995"/>
    <w:pPr>
      <w:tabs>
        <w:tab w:val="left" w:pos="1701"/>
        <w:tab w:val="right" w:leader="dot" w:pos="8505"/>
      </w:tabs>
      <w:spacing w:before="40" w:after="0" w:line="240" w:lineRule="auto"/>
      <w:ind w:left="1672" w:hanging="680"/>
    </w:pPr>
    <w:rPr>
      <w:rFonts w:ascii="Arial" w:hAnsi="Arial" w:cs="Times New Roman"/>
      <w:sz w:val="20"/>
      <w:szCs w:val="20"/>
      <w:lang w:eastAsia="de-DE"/>
    </w:rPr>
  </w:style>
  <w:style w:type="paragraph" w:customStyle="1" w:styleId="FormatvorlageVerzeichnis3">
    <w:name w:val="Formatvorlage Verzeichnis 3"/>
    <w:aliases w:val="IT Verzeichnis 3 + Links:  075 cm Hängend:  1..."/>
    <w:basedOn w:val="TOC3"/>
    <w:rsid w:val="00A00995"/>
    <w:pPr>
      <w:tabs>
        <w:tab w:val="clear" w:pos="1701"/>
      </w:tabs>
      <w:ind w:left="1588" w:hanging="1021"/>
    </w:pPr>
  </w:style>
  <w:style w:type="paragraph" w:styleId="FootnoteText">
    <w:name w:val="footnote text"/>
    <w:aliases w:val="IT Fußnotentext"/>
    <w:basedOn w:val="Normal"/>
    <w:link w:val="FootnoteTextChar"/>
    <w:uiPriority w:val="99"/>
    <w:rsid w:val="00A00995"/>
    <w:pPr>
      <w:keepLines/>
      <w:spacing w:after="120"/>
      <w:ind w:left="102" w:hanging="102"/>
    </w:pPr>
    <w:rPr>
      <w:sz w:val="16"/>
    </w:rPr>
  </w:style>
  <w:style w:type="character" w:customStyle="1" w:styleId="FootnoteTextChar">
    <w:name w:val="Footnote Text Char"/>
    <w:aliases w:val="IT Fußnotentext Char"/>
    <w:basedOn w:val="DefaultParagraphFont"/>
    <w:link w:val="FootnoteText"/>
    <w:uiPriority w:val="99"/>
    <w:rsid w:val="00A00995"/>
    <w:rPr>
      <w:rFonts w:ascii="Arial" w:hAnsi="Arial" w:cs="Times New Roman"/>
      <w:sz w:val="16"/>
      <w:szCs w:val="20"/>
      <w:lang w:eastAsia="de-DE"/>
    </w:rPr>
  </w:style>
  <w:style w:type="character" w:styleId="FootnoteReference">
    <w:name w:val="footnote reference"/>
    <w:aliases w:val="IT Fußnotenzeichen,Footnote symbol,Times 10 Point,Exposant 3 Point,Appel note de bas de p,Footnote Reference Superscript,PBO Footnote Reference,FR + (Complex) Arial,(Latin) 9 pt,(Complex) 10 pt + (Compl..."/>
    <w:basedOn w:val="DefaultParagraphFont"/>
    <w:link w:val="Footnotenumber"/>
    <w:uiPriority w:val="99"/>
    <w:qFormat/>
    <w:rsid w:val="00A00995"/>
    <w:rPr>
      <w:position w:val="6"/>
      <w:sz w:val="16"/>
      <w:vertAlign w:val="superscript"/>
    </w:rPr>
  </w:style>
  <w:style w:type="character" w:styleId="Hyperlink">
    <w:name w:val="Hyperlink"/>
    <w:aliases w:val="IT Hyperlink"/>
    <w:basedOn w:val="DefaultParagraphFont"/>
    <w:uiPriority w:val="99"/>
    <w:rsid w:val="00A00995"/>
    <w:rPr>
      <w:color w:val="000080"/>
      <w:u w:val="single"/>
    </w:rPr>
  </w:style>
  <w:style w:type="paragraph" w:customStyle="1" w:styleId="ITAbsatz">
    <w:name w:val="IT Absatz"/>
    <w:link w:val="ITAbsatzZchnZchn"/>
    <w:rsid w:val="00A00995"/>
    <w:pPr>
      <w:numPr>
        <w:numId w:val="1"/>
      </w:numPr>
      <w:spacing w:after="120" w:line="280" w:lineRule="exact"/>
    </w:pPr>
    <w:rPr>
      <w:rFonts w:ascii="Arial" w:hAnsi="Arial" w:cs="Times New Roman"/>
      <w:sz w:val="20"/>
      <w:szCs w:val="20"/>
      <w:lang w:eastAsia="de-DE"/>
    </w:rPr>
  </w:style>
  <w:style w:type="character" w:customStyle="1" w:styleId="ITAbsatzZchnZchn">
    <w:name w:val="IT Absatz Zchn Zchn"/>
    <w:basedOn w:val="DefaultParagraphFont"/>
    <w:link w:val="ITAbsatz"/>
    <w:rsid w:val="00A00995"/>
    <w:rPr>
      <w:rFonts w:ascii="Arial" w:hAnsi="Arial" w:cs="Times New Roman"/>
      <w:sz w:val="20"/>
      <w:szCs w:val="20"/>
      <w:lang w:eastAsia="de-DE"/>
    </w:rPr>
  </w:style>
  <w:style w:type="paragraph" w:customStyle="1" w:styleId="ITAbsatzohneNr">
    <w:name w:val="IT Absatz ohne Nr."/>
    <w:basedOn w:val="ITAbsatz"/>
    <w:link w:val="ITAbsatzohneNrZchn"/>
    <w:rsid w:val="002C3BF4"/>
    <w:pPr>
      <w:numPr>
        <w:numId w:val="0"/>
      </w:numPr>
      <w:spacing w:after="0"/>
    </w:pPr>
  </w:style>
  <w:style w:type="character" w:customStyle="1" w:styleId="ITAbsatzohneNrZchn">
    <w:name w:val="IT Absatz ohne Nr. Zchn"/>
    <w:basedOn w:val="ITAbsatzZchnZchn"/>
    <w:link w:val="ITAbsatzohneNr"/>
    <w:rsid w:val="002C3BF4"/>
    <w:rPr>
      <w:rFonts w:ascii="Arial" w:hAnsi="Arial" w:cs="Times New Roman"/>
      <w:sz w:val="20"/>
      <w:szCs w:val="20"/>
      <w:lang w:eastAsia="de-DE"/>
    </w:rPr>
  </w:style>
  <w:style w:type="paragraph" w:customStyle="1" w:styleId="ITStandard">
    <w:name w:val="IT Standard"/>
    <w:link w:val="ITStandardZchn"/>
    <w:qFormat/>
    <w:rsid w:val="00F674D2"/>
    <w:pPr>
      <w:spacing w:after="240"/>
      <w:jc w:val="both"/>
    </w:pPr>
    <w:rPr>
      <w:rFonts w:ascii="Arial" w:hAnsi="Arial" w:cs="Times New Roman"/>
      <w:szCs w:val="20"/>
      <w:lang w:val="en-GB" w:eastAsia="de-DE"/>
    </w:rPr>
  </w:style>
  <w:style w:type="character" w:customStyle="1" w:styleId="ITStandardZchn">
    <w:name w:val="IT Standard Zchn"/>
    <w:basedOn w:val="DefaultParagraphFont"/>
    <w:link w:val="ITStandard"/>
    <w:rsid w:val="00F674D2"/>
    <w:rPr>
      <w:rFonts w:ascii="Arial" w:hAnsi="Arial" w:cs="Times New Roman"/>
      <w:szCs w:val="20"/>
      <w:lang w:val="en-GB" w:eastAsia="de-DE"/>
    </w:rPr>
  </w:style>
  <w:style w:type="paragraph" w:customStyle="1" w:styleId="ITAbsatztextimRahmen">
    <w:name w:val="IT Absatztext im Rahmen"/>
    <w:basedOn w:val="ITStandard"/>
    <w:next w:val="ITStandard"/>
    <w:rsid w:val="00A00995"/>
    <w:pPr>
      <w:framePr w:w="8505" w:hSpace="284" w:wrap="notBeside" w:vAnchor="text" w:hAnchor="page" w:x="2269" w:y="1" w:anchorLock="1"/>
      <w:pBdr>
        <w:top w:val="thinThickSmallGap" w:sz="12" w:space="2" w:color="auto"/>
        <w:left w:val="thinThickSmallGap" w:sz="12" w:space="2" w:color="auto"/>
        <w:bottom w:val="thickThinSmallGap" w:sz="12" w:space="4" w:color="auto"/>
        <w:right w:val="thickThinSmallGap" w:sz="12" w:space="2" w:color="auto"/>
      </w:pBdr>
    </w:pPr>
  </w:style>
  <w:style w:type="paragraph" w:customStyle="1" w:styleId="ITAnhangAufzhlung">
    <w:name w:val="IT Anhang Aufzählung"/>
    <w:rsid w:val="00A00995"/>
    <w:pPr>
      <w:numPr>
        <w:numId w:val="2"/>
      </w:numPr>
      <w:spacing w:after="80" w:line="240" w:lineRule="auto"/>
    </w:pPr>
    <w:rPr>
      <w:rFonts w:ascii="Arial" w:hAnsi="Arial" w:cs="Times New Roman"/>
      <w:sz w:val="20"/>
      <w:szCs w:val="20"/>
      <w:lang w:eastAsia="de-DE"/>
    </w:rPr>
  </w:style>
  <w:style w:type="paragraph" w:customStyle="1" w:styleId="ITAnhangberschrift1">
    <w:name w:val="IT Anhang Überschrift 1"/>
    <w:rsid w:val="00A00995"/>
    <w:pPr>
      <w:spacing w:before="480" w:after="240" w:line="240" w:lineRule="auto"/>
    </w:pPr>
    <w:rPr>
      <w:rFonts w:ascii="Arial" w:hAnsi="Arial" w:cs="Times New Roman"/>
      <w:b/>
      <w:sz w:val="32"/>
      <w:szCs w:val="20"/>
      <w:lang w:eastAsia="de-DE"/>
    </w:rPr>
  </w:style>
  <w:style w:type="paragraph" w:customStyle="1" w:styleId="ITAufzhlung">
    <w:name w:val="IT Aufzählung ."/>
    <w:rsid w:val="00A00995"/>
    <w:pPr>
      <w:tabs>
        <w:tab w:val="num" w:pos="284"/>
      </w:tabs>
      <w:spacing w:after="120" w:line="240" w:lineRule="auto"/>
      <w:ind w:left="284" w:hanging="284"/>
    </w:pPr>
    <w:rPr>
      <w:rFonts w:ascii="Arial" w:hAnsi="Arial" w:cs="Times New Roman"/>
      <w:sz w:val="20"/>
      <w:szCs w:val="20"/>
      <w:lang w:eastAsia="de-DE"/>
    </w:rPr>
  </w:style>
  <w:style w:type="paragraph" w:customStyle="1" w:styleId="ITAufzhlung1Punkt">
    <w:name w:val="IT Aufzählung 1 Punkt"/>
    <w:basedOn w:val="ITAbsatzohneNr"/>
    <w:rsid w:val="00A00995"/>
    <w:pPr>
      <w:numPr>
        <w:numId w:val="3"/>
      </w:numPr>
      <w:spacing w:line="240" w:lineRule="auto"/>
    </w:pPr>
  </w:style>
  <w:style w:type="paragraph" w:customStyle="1" w:styleId="ITAufzhlung2Minus">
    <w:name w:val="IT Aufzählung 2 Minus"/>
    <w:basedOn w:val="ITAbsatzohneNr"/>
    <w:rsid w:val="00A00995"/>
    <w:pPr>
      <w:numPr>
        <w:ilvl w:val="1"/>
        <w:numId w:val="3"/>
      </w:numPr>
      <w:spacing w:after="60" w:line="240" w:lineRule="auto"/>
    </w:pPr>
  </w:style>
  <w:style w:type="paragraph" w:customStyle="1" w:styleId="ITAufzhlung3Plus">
    <w:name w:val="IT Aufzählung 3 Plus"/>
    <w:basedOn w:val="ITAufzhlung2Minus"/>
    <w:rsid w:val="00A00995"/>
    <w:pPr>
      <w:numPr>
        <w:ilvl w:val="2"/>
      </w:numPr>
    </w:pPr>
  </w:style>
  <w:style w:type="paragraph" w:customStyle="1" w:styleId="ITAufzhlung4Pfeil">
    <w:name w:val="IT Aufzählung 4 Pfeil"/>
    <w:basedOn w:val="ITAufzhlung2Minus"/>
    <w:rsid w:val="00A00995"/>
    <w:pPr>
      <w:numPr>
        <w:ilvl w:val="3"/>
      </w:numPr>
    </w:pPr>
  </w:style>
  <w:style w:type="paragraph" w:customStyle="1" w:styleId="ITAufzhlung5Doppelpfeil">
    <w:name w:val="IT Aufzählung 5 Doppelpfeil"/>
    <w:basedOn w:val="ITAufzhlung2Minus"/>
    <w:rsid w:val="00A00995"/>
    <w:pPr>
      <w:numPr>
        <w:ilvl w:val="4"/>
      </w:numPr>
    </w:pPr>
  </w:style>
  <w:style w:type="paragraph" w:customStyle="1" w:styleId="ITDeckblattGrteSchrift">
    <w:name w:val="IT Deckblatt Größte Schrift"/>
    <w:basedOn w:val="ITberschriftAohneNr"/>
    <w:rsid w:val="00A00995"/>
    <w:pPr>
      <w:spacing w:line="288" w:lineRule="auto"/>
      <w:jc w:val="right"/>
    </w:pPr>
    <w:rPr>
      <w:rFonts w:cs="Arial"/>
      <w:sz w:val="40"/>
    </w:rPr>
  </w:style>
  <w:style w:type="paragraph" w:customStyle="1" w:styleId="ITDeckblattKleinereSchrift">
    <w:name w:val="IT Deckblatt Kleinere Schrift"/>
    <w:basedOn w:val="ITberschriftCohneNr"/>
    <w:rsid w:val="00A00995"/>
    <w:pPr>
      <w:jc w:val="right"/>
    </w:pPr>
    <w:rPr>
      <w:rFonts w:cs="Arial"/>
      <w:b w:val="0"/>
      <w:sz w:val="24"/>
    </w:rPr>
  </w:style>
  <w:style w:type="paragraph" w:customStyle="1" w:styleId="ITberschriftBohneNr">
    <w:name w:val="IT Überschrift B ohne Nr."/>
    <w:next w:val="ITAbsatzohneNr"/>
    <w:link w:val="ITberschriftBohneNrZchnZchn"/>
    <w:rsid w:val="00A00995"/>
    <w:pPr>
      <w:spacing w:before="180" w:after="120" w:line="240" w:lineRule="auto"/>
      <w:contextualSpacing/>
    </w:pPr>
    <w:rPr>
      <w:rFonts w:ascii="Arial" w:hAnsi="Arial" w:cs="Times New Roman"/>
      <w:b/>
      <w:sz w:val="24"/>
      <w:szCs w:val="20"/>
      <w:lang w:eastAsia="de-DE"/>
    </w:rPr>
  </w:style>
  <w:style w:type="character" w:customStyle="1" w:styleId="ITberschriftBohneNrZchnZchn">
    <w:name w:val="IT Überschrift B ohne Nr. Zchn Zchn"/>
    <w:basedOn w:val="DefaultParagraphFont"/>
    <w:link w:val="ITberschriftBohneNr"/>
    <w:rsid w:val="00A00995"/>
    <w:rPr>
      <w:rFonts w:ascii="Arial" w:hAnsi="Arial" w:cs="Times New Roman"/>
      <w:b/>
      <w:sz w:val="24"/>
      <w:szCs w:val="20"/>
      <w:lang w:eastAsia="de-DE"/>
    </w:rPr>
  </w:style>
  <w:style w:type="paragraph" w:customStyle="1" w:styleId="ITDeckblattMittlereSchrift">
    <w:name w:val="IT Deckblatt Mittlere Schrift"/>
    <w:basedOn w:val="ITberschriftBohneNr"/>
    <w:rsid w:val="00A00995"/>
    <w:pPr>
      <w:jc w:val="right"/>
    </w:pPr>
    <w:rPr>
      <w:sz w:val="28"/>
    </w:rPr>
  </w:style>
  <w:style w:type="paragraph" w:customStyle="1" w:styleId="ITFuzeile">
    <w:name w:val="IT Fußzeile"/>
    <w:link w:val="ITFuzeileZchn"/>
    <w:autoRedefine/>
    <w:rsid w:val="00A00995"/>
    <w:pPr>
      <w:tabs>
        <w:tab w:val="right" w:pos="8500"/>
        <w:tab w:val="right" w:pos="13181"/>
      </w:tabs>
      <w:spacing w:after="0" w:line="240" w:lineRule="auto"/>
      <w:ind w:right="604"/>
    </w:pPr>
    <w:rPr>
      <w:rFonts w:ascii="Arial" w:hAnsi="Arial" w:cs="Times New Roman"/>
      <w:color w:val="808080"/>
      <w:sz w:val="20"/>
      <w:szCs w:val="20"/>
      <w:lang w:eastAsia="de-DE"/>
    </w:rPr>
  </w:style>
  <w:style w:type="character" w:customStyle="1" w:styleId="ITFuzeileZchn">
    <w:name w:val="IT Fußzeile Zchn"/>
    <w:basedOn w:val="DefaultParagraphFont"/>
    <w:link w:val="ITFuzeile"/>
    <w:rsid w:val="00A00995"/>
    <w:rPr>
      <w:rFonts w:ascii="Arial" w:hAnsi="Arial" w:cs="Times New Roman"/>
      <w:color w:val="808080"/>
      <w:sz w:val="20"/>
      <w:szCs w:val="20"/>
      <w:lang w:eastAsia="de-DE"/>
    </w:rPr>
  </w:style>
  <w:style w:type="character" w:customStyle="1" w:styleId="ITHochgestellt">
    <w:name w:val="IT Hochgestellt"/>
    <w:rsid w:val="00A00995"/>
    <w:rPr>
      <w:bCs/>
      <w:vertAlign w:val="superscript"/>
    </w:rPr>
  </w:style>
  <w:style w:type="character" w:customStyle="1" w:styleId="ITMarkierungblau">
    <w:name w:val="IT Markierung blau"/>
    <w:basedOn w:val="DefaultParagraphFont"/>
    <w:rsid w:val="00A00995"/>
    <w:rPr>
      <w:bdr w:val="none" w:sz="0" w:space="0" w:color="auto"/>
      <w:shd w:val="clear" w:color="auto" w:fill="00FFFF"/>
      <w:lang w:val="de-DE"/>
    </w:rPr>
  </w:style>
  <w:style w:type="character" w:customStyle="1" w:styleId="ITMarkierunggelb">
    <w:name w:val="IT Markierung gelb"/>
    <w:basedOn w:val="DefaultParagraphFont"/>
    <w:rsid w:val="00A00995"/>
    <w:rPr>
      <w:bdr w:val="none" w:sz="0" w:space="0" w:color="auto"/>
      <w:shd w:val="clear" w:color="auto" w:fill="FFFF00"/>
    </w:rPr>
  </w:style>
  <w:style w:type="character" w:customStyle="1" w:styleId="ITMarkierungrot">
    <w:name w:val="IT Markierung rot"/>
    <w:basedOn w:val="DefaultParagraphFont"/>
    <w:rsid w:val="00A00995"/>
    <w:rPr>
      <w:bdr w:val="none" w:sz="0" w:space="0" w:color="auto"/>
      <w:shd w:val="clear" w:color="auto" w:fill="FF0000"/>
    </w:rPr>
  </w:style>
  <w:style w:type="character" w:customStyle="1" w:styleId="ITMarkierungrckgngig">
    <w:name w:val="IT Markierung rückgängig"/>
    <w:basedOn w:val="DefaultParagraphFont"/>
    <w:rsid w:val="00A00995"/>
    <w:rPr>
      <w:shd w:val="clear" w:color="auto" w:fill="auto"/>
    </w:rPr>
  </w:style>
  <w:style w:type="paragraph" w:customStyle="1" w:styleId="ITNummerierung">
    <w:name w:val="IT Nummerierung"/>
    <w:basedOn w:val="Normal"/>
    <w:rsid w:val="00A00995"/>
    <w:pPr>
      <w:widowControl w:val="0"/>
      <w:numPr>
        <w:numId w:val="4"/>
      </w:numPr>
      <w:spacing w:after="120"/>
    </w:pPr>
  </w:style>
  <w:style w:type="paragraph" w:customStyle="1" w:styleId="ITNummerierung2Ebenea">
    <w:name w:val="IT Nummerierung 2. Ebene a)"/>
    <w:basedOn w:val="Normal"/>
    <w:rsid w:val="00A00995"/>
    <w:pPr>
      <w:widowControl w:val="0"/>
      <w:numPr>
        <w:ilvl w:val="1"/>
        <w:numId w:val="4"/>
      </w:numPr>
      <w:spacing w:after="60"/>
    </w:pPr>
    <w:rPr>
      <w:rFonts w:cs="Arial"/>
    </w:rPr>
  </w:style>
  <w:style w:type="paragraph" w:customStyle="1" w:styleId="ITStandardausgeblendet">
    <w:name w:val="IT Standard ausgeblendet"/>
    <w:rsid w:val="00A00995"/>
    <w:pPr>
      <w:spacing w:after="0" w:line="240" w:lineRule="auto"/>
    </w:pPr>
    <w:rPr>
      <w:rFonts w:ascii="Arial" w:hAnsi="Arial" w:cs="Times New Roman"/>
      <w:vanish/>
      <w:color w:val="2CB2AF"/>
      <w:sz w:val="20"/>
      <w:szCs w:val="20"/>
      <w:lang w:eastAsia="de-DE"/>
    </w:rPr>
  </w:style>
  <w:style w:type="character" w:customStyle="1" w:styleId="ITStandard1">
    <w:name w:val="IT Standard1"/>
    <w:basedOn w:val="ITStandardZchn"/>
    <w:rsid w:val="00A00995"/>
    <w:rPr>
      <w:rFonts w:ascii="Arial" w:eastAsia="Times New Roman" w:hAnsi="Arial" w:cs="Times New Roman"/>
      <w:sz w:val="20"/>
      <w:szCs w:val="20"/>
      <w:lang w:val="de-DE" w:eastAsia="de-DE" w:bidi="ar-SA"/>
    </w:rPr>
  </w:style>
  <w:style w:type="paragraph" w:customStyle="1" w:styleId="ITTabelleErsteZeile">
    <w:name w:val="IT Tabelle Erste Zeile"/>
    <w:rsid w:val="00A00995"/>
    <w:pPr>
      <w:framePr w:hSpace="142" w:wrap="notBeside" w:vAnchor="text" w:hAnchor="text" w:y="1"/>
      <w:spacing w:before="120" w:after="120" w:line="240" w:lineRule="auto"/>
    </w:pPr>
    <w:rPr>
      <w:rFonts w:ascii="Arial" w:hAnsi="Arial" w:cs="Times New Roman"/>
      <w:b/>
      <w:bCs/>
      <w:sz w:val="20"/>
      <w:szCs w:val="20"/>
      <w:lang w:eastAsia="de-DE"/>
    </w:rPr>
  </w:style>
  <w:style w:type="paragraph" w:customStyle="1" w:styleId="ITTabelleErsteSpalte">
    <w:name w:val="IT Tabelle Erste Spalte"/>
    <w:basedOn w:val="ITTabelleErsteZeile"/>
    <w:rsid w:val="00A00995"/>
    <w:pPr>
      <w:framePr w:wrap="notBeside"/>
    </w:pPr>
  </w:style>
  <w:style w:type="paragraph" w:customStyle="1" w:styleId="ITTabelleZellen">
    <w:name w:val="IT Tabelle Zellen"/>
    <w:basedOn w:val="ITTabelleErsteZeile"/>
    <w:rsid w:val="00A00995"/>
    <w:pPr>
      <w:framePr w:wrap="notBeside"/>
    </w:pPr>
    <w:rPr>
      <w:b w:val="0"/>
    </w:rPr>
  </w:style>
  <w:style w:type="paragraph" w:customStyle="1" w:styleId="N1">
    <w:name w:val="N1"/>
    <w:next w:val="ITAbsatzohneNr"/>
    <w:link w:val="N1Car"/>
    <w:qFormat/>
    <w:rsid w:val="0042387C"/>
    <w:pPr>
      <w:pageBreakBefore/>
      <w:widowControl w:val="0"/>
      <w:numPr>
        <w:numId w:val="6"/>
      </w:numPr>
      <w:spacing w:before="120" w:after="440" w:line="240" w:lineRule="auto"/>
      <w:outlineLvl w:val="0"/>
    </w:pPr>
    <w:rPr>
      <w:rFonts w:ascii="Arial" w:hAnsi="Arial" w:cs="Times New Roman"/>
      <w:b/>
      <w:sz w:val="32"/>
      <w:szCs w:val="20"/>
      <w:lang w:val="en-GB" w:eastAsia="de-DE"/>
    </w:rPr>
  </w:style>
  <w:style w:type="character" w:customStyle="1" w:styleId="N1Car">
    <w:name w:val="N1 Car"/>
    <w:basedOn w:val="DefaultParagraphFont"/>
    <w:link w:val="N1"/>
    <w:rsid w:val="0042387C"/>
    <w:rPr>
      <w:rFonts w:ascii="Arial" w:hAnsi="Arial" w:cs="Times New Roman"/>
      <w:b/>
      <w:sz w:val="32"/>
      <w:szCs w:val="20"/>
      <w:lang w:val="en-GB" w:eastAsia="de-DE"/>
    </w:rPr>
  </w:style>
  <w:style w:type="paragraph" w:customStyle="1" w:styleId="N2">
    <w:name w:val="N2"/>
    <w:next w:val="ITAbsatzohneNr"/>
    <w:link w:val="N2Car"/>
    <w:autoRedefine/>
    <w:qFormat/>
    <w:rsid w:val="009944BE"/>
    <w:pPr>
      <w:keepNext/>
      <w:numPr>
        <w:ilvl w:val="1"/>
        <w:numId w:val="6"/>
      </w:numPr>
      <w:spacing w:before="420" w:after="360" w:line="240" w:lineRule="auto"/>
      <w:outlineLvl w:val="1"/>
    </w:pPr>
    <w:rPr>
      <w:rFonts w:ascii="Arial" w:hAnsi="Arial" w:cs="Times New Roman"/>
      <w:b/>
      <w:sz w:val="24"/>
      <w:szCs w:val="20"/>
      <w:lang w:val="en-GB" w:eastAsia="de-DE"/>
    </w:rPr>
  </w:style>
  <w:style w:type="character" w:customStyle="1" w:styleId="N2Car">
    <w:name w:val="N2 Car"/>
    <w:basedOn w:val="DefaultParagraphFont"/>
    <w:link w:val="N2"/>
    <w:rsid w:val="009944BE"/>
    <w:rPr>
      <w:rFonts w:ascii="Arial" w:hAnsi="Arial" w:cs="Times New Roman"/>
      <w:b/>
      <w:sz w:val="24"/>
      <w:szCs w:val="20"/>
      <w:lang w:val="en-GB" w:eastAsia="de-DE"/>
    </w:rPr>
  </w:style>
  <w:style w:type="paragraph" w:customStyle="1" w:styleId="N3">
    <w:name w:val="N3"/>
    <w:next w:val="ITAbsatzohneNr"/>
    <w:autoRedefine/>
    <w:qFormat/>
    <w:rsid w:val="00A65768"/>
    <w:pPr>
      <w:numPr>
        <w:ilvl w:val="2"/>
        <w:numId w:val="6"/>
      </w:numPr>
      <w:tabs>
        <w:tab w:val="clear" w:pos="3545"/>
        <w:tab w:val="num" w:pos="851"/>
      </w:tabs>
      <w:spacing w:before="400" w:after="360" w:line="280" w:lineRule="exact"/>
      <w:ind w:left="851"/>
      <w:outlineLvl w:val="2"/>
    </w:pPr>
    <w:rPr>
      <w:rFonts w:ascii="Arial" w:hAnsi="Arial" w:cs="Times New Roman"/>
      <w:b/>
      <w:szCs w:val="20"/>
      <w:lang w:val="en-GB" w:eastAsia="de-DE"/>
    </w:rPr>
  </w:style>
  <w:style w:type="paragraph" w:customStyle="1" w:styleId="ITZeilenabstandeinfgen">
    <w:name w:val="IT Zeilenabstand einfügen"/>
    <w:basedOn w:val="Normal"/>
    <w:rsid w:val="00A00995"/>
    <w:rPr>
      <w:sz w:val="12"/>
    </w:rPr>
  </w:style>
  <w:style w:type="character" w:customStyle="1" w:styleId="ITZitat">
    <w:name w:val="IT Zitat"/>
    <w:basedOn w:val="DefaultParagraphFont"/>
    <w:rsid w:val="00A00995"/>
    <w:rPr>
      <w:rFonts w:ascii="Arial" w:hAnsi="Arial"/>
      <w:i/>
      <w:spacing w:val="0"/>
    </w:rPr>
  </w:style>
  <w:style w:type="paragraph" w:styleId="CommentText">
    <w:name w:val="annotation text"/>
    <w:aliases w:val="IT Kommentartext"/>
    <w:basedOn w:val="Normal"/>
    <w:link w:val="CommentTextChar"/>
    <w:semiHidden/>
    <w:rsid w:val="00757A9C"/>
    <w:rPr>
      <w:lang w:val="en-GB"/>
    </w:rPr>
  </w:style>
  <w:style w:type="character" w:customStyle="1" w:styleId="CommentTextChar">
    <w:name w:val="Comment Text Char"/>
    <w:aliases w:val="IT Kommentartext Char"/>
    <w:basedOn w:val="DefaultParagraphFont"/>
    <w:link w:val="CommentText"/>
    <w:semiHidden/>
    <w:rsid w:val="00757A9C"/>
    <w:rPr>
      <w:rFonts w:ascii="Arial" w:hAnsi="Arial" w:cs="Times New Roman"/>
      <w:sz w:val="20"/>
      <w:szCs w:val="20"/>
      <w:lang w:val="en-GB" w:eastAsia="de-DE"/>
    </w:rPr>
  </w:style>
  <w:style w:type="paragraph" w:styleId="CommentSubject">
    <w:name w:val="annotation subject"/>
    <w:aliases w:val="IT Kommentarthema"/>
    <w:basedOn w:val="CommentText"/>
    <w:next w:val="CommentText"/>
    <w:link w:val="CommentSubjectChar"/>
    <w:semiHidden/>
    <w:rsid w:val="00A00995"/>
    <w:rPr>
      <w:b/>
      <w:bCs/>
    </w:rPr>
  </w:style>
  <w:style w:type="character" w:customStyle="1" w:styleId="CommentSubjectChar">
    <w:name w:val="Comment Subject Char"/>
    <w:aliases w:val="IT Kommentarthema Char"/>
    <w:basedOn w:val="CommentTextChar"/>
    <w:link w:val="CommentSubject"/>
    <w:semiHidden/>
    <w:rsid w:val="00A00995"/>
    <w:rPr>
      <w:rFonts w:ascii="Arial" w:hAnsi="Arial" w:cs="Times New Roman"/>
      <w:b/>
      <w:bCs/>
      <w:sz w:val="20"/>
      <w:szCs w:val="20"/>
      <w:lang w:val="en-GB" w:eastAsia="de-DE"/>
    </w:rPr>
  </w:style>
  <w:style w:type="character" w:styleId="CommentReference">
    <w:name w:val="annotation reference"/>
    <w:aliases w:val="IT Kommentarzeichen"/>
    <w:basedOn w:val="DefaultParagraphFont"/>
    <w:semiHidden/>
    <w:rsid w:val="00A00995"/>
    <w:rPr>
      <w:sz w:val="16"/>
      <w:szCs w:val="16"/>
    </w:rPr>
  </w:style>
  <w:style w:type="paragraph" w:styleId="Header">
    <w:name w:val="header"/>
    <w:aliases w:val="IT Kopfzeile"/>
    <w:link w:val="HeaderChar"/>
    <w:rsid w:val="00A00995"/>
    <w:pPr>
      <w:tabs>
        <w:tab w:val="left" w:pos="1247"/>
      </w:tabs>
      <w:spacing w:after="0" w:line="240" w:lineRule="auto"/>
    </w:pPr>
    <w:rPr>
      <w:rFonts w:ascii="Arial" w:hAnsi="Arial" w:cs="Times New Roman"/>
      <w:b/>
      <w:color w:val="808080"/>
      <w:sz w:val="20"/>
      <w:szCs w:val="20"/>
      <w:lang w:eastAsia="de-DE"/>
    </w:rPr>
  </w:style>
  <w:style w:type="character" w:customStyle="1" w:styleId="HeaderChar">
    <w:name w:val="Header Char"/>
    <w:aliases w:val="IT Kopfzeile Char"/>
    <w:basedOn w:val="DefaultParagraphFont"/>
    <w:link w:val="Header"/>
    <w:rsid w:val="00A00995"/>
    <w:rPr>
      <w:rFonts w:ascii="Arial" w:hAnsi="Arial" w:cs="Times New Roman"/>
      <w:b/>
      <w:color w:val="808080"/>
      <w:sz w:val="20"/>
      <w:szCs w:val="20"/>
      <w:lang w:eastAsia="de-DE"/>
    </w:rPr>
  </w:style>
  <w:style w:type="paragraph" w:styleId="TOC4">
    <w:name w:val="toc 4"/>
    <w:aliases w:val="IT Verzeichnis Anhänge"/>
    <w:basedOn w:val="TOC1"/>
    <w:next w:val="Normal"/>
    <w:rsid w:val="00A00995"/>
  </w:style>
  <w:style w:type="paragraph" w:styleId="BalloonText">
    <w:name w:val="Balloon Text"/>
    <w:basedOn w:val="Normal"/>
    <w:link w:val="BalloonTextChar"/>
    <w:uiPriority w:val="99"/>
    <w:semiHidden/>
    <w:unhideWhenUsed/>
    <w:rsid w:val="00A274B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4BD"/>
    <w:rPr>
      <w:rFonts w:ascii="Tahoma" w:hAnsi="Tahoma" w:cs="Tahoma"/>
      <w:sz w:val="16"/>
      <w:szCs w:val="16"/>
      <w:lang w:eastAsia="de-DE"/>
    </w:rPr>
  </w:style>
  <w:style w:type="paragraph" w:customStyle="1" w:styleId="Default">
    <w:name w:val="Default"/>
    <w:rsid w:val="00A274BD"/>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EA3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D1368"/>
    <w:pPr>
      <w:tabs>
        <w:tab w:val="center" w:pos="4536"/>
        <w:tab w:val="right" w:pos="9072"/>
      </w:tabs>
      <w:spacing w:line="240" w:lineRule="auto"/>
    </w:pPr>
  </w:style>
  <w:style w:type="character" w:customStyle="1" w:styleId="FooterChar">
    <w:name w:val="Footer Char"/>
    <w:basedOn w:val="DefaultParagraphFont"/>
    <w:link w:val="Footer"/>
    <w:uiPriority w:val="99"/>
    <w:rsid w:val="00BD1368"/>
    <w:rPr>
      <w:rFonts w:ascii="Arial" w:hAnsi="Arial" w:cs="Times New Roman"/>
      <w:sz w:val="20"/>
      <w:szCs w:val="20"/>
      <w:lang w:eastAsia="de-DE"/>
    </w:rPr>
  </w:style>
  <w:style w:type="paragraph" w:styleId="ListParagraph">
    <w:name w:val="List Paragraph"/>
    <w:aliases w:val="Bullet List,FooterText"/>
    <w:basedOn w:val="Normal"/>
    <w:link w:val="ListParagraphChar"/>
    <w:uiPriority w:val="34"/>
    <w:qFormat/>
    <w:rsid w:val="00592595"/>
    <w:pPr>
      <w:ind w:left="720"/>
      <w:contextualSpacing/>
    </w:pPr>
  </w:style>
  <w:style w:type="paragraph" w:styleId="PlainText">
    <w:name w:val="Plain Text"/>
    <w:basedOn w:val="Normal"/>
    <w:link w:val="PlainTextChar"/>
    <w:uiPriority w:val="99"/>
    <w:unhideWhenUsed/>
    <w:rsid w:val="00A4619E"/>
    <w:pPr>
      <w:spacing w:line="240" w:lineRule="auto"/>
    </w:pPr>
    <w:rPr>
      <w:rFonts w:ascii="Calibri" w:eastAsiaTheme="minorHAnsi" w:hAnsi="Calibri"/>
      <w:sz w:val="22"/>
      <w:szCs w:val="22"/>
      <w:lang w:val="fr-FR" w:eastAsia="en-US"/>
    </w:rPr>
  </w:style>
  <w:style w:type="character" w:customStyle="1" w:styleId="PlainTextChar">
    <w:name w:val="Plain Text Char"/>
    <w:basedOn w:val="DefaultParagraphFont"/>
    <w:link w:val="PlainText"/>
    <w:uiPriority w:val="99"/>
    <w:rsid w:val="00A4619E"/>
    <w:rPr>
      <w:rFonts w:ascii="Calibri" w:eastAsiaTheme="minorHAnsi" w:hAnsi="Calibri" w:cs="Times New Roman"/>
      <w:lang w:val="fr-FR"/>
    </w:rPr>
  </w:style>
  <w:style w:type="character" w:customStyle="1" w:styleId="ITberschrift11Car">
    <w:name w:val="IT Überschrift 1.1 Car"/>
    <w:basedOn w:val="DefaultParagraphFont"/>
    <w:rsid w:val="00477F83"/>
    <w:rPr>
      <w:rFonts w:ascii="Arial" w:hAnsi="Arial" w:cs="Times New Roman"/>
      <w:b/>
      <w:sz w:val="24"/>
      <w:szCs w:val="20"/>
      <w:lang w:val="en-GB" w:eastAsia="de-DE"/>
    </w:rPr>
  </w:style>
  <w:style w:type="paragraph" w:customStyle="1" w:styleId="N4">
    <w:name w:val="N4"/>
    <w:basedOn w:val="ListParagraph"/>
    <w:link w:val="N4Car"/>
    <w:qFormat/>
    <w:rsid w:val="00EB10B7"/>
    <w:pPr>
      <w:numPr>
        <w:ilvl w:val="3"/>
        <w:numId w:val="6"/>
      </w:numPr>
      <w:spacing w:before="240" w:after="240"/>
      <w:ind w:left="862" w:hanging="862"/>
    </w:pPr>
    <w:rPr>
      <w:b/>
      <w:sz w:val="22"/>
      <w:lang w:val="en-GB"/>
    </w:rPr>
  </w:style>
  <w:style w:type="character" w:customStyle="1" w:styleId="Heading4Char">
    <w:name w:val="Heading 4 Char"/>
    <w:basedOn w:val="DefaultParagraphFont"/>
    <w:link w:val="Heading4"/>
    <w:uiPriority w:val="9"/>
    <w:semiHidden/>
    <w:rsid w:val="001877BB"/>
    <w:rPr>
      <w:rFonts w:asciiTheme="majorHAnsi" w:eastAsiaTheme="majorEastAsia" w:hAnsiTheme="majorHAnsi" w:cstheme="majorBidi"/>
      <w:i/>
      <w:iCs/>
      <w:color w:val="365F91" w:themeColor="accent1" w:themeShade="BF"/>
      <w:sz w:val="20"/>
      <w:szCs w:val="20"/>
      <w:lang w:eastAsia="de-DE"/>
    </w:rPr>
  </w:style>
  <w:style w:type="character" w:customStyle="1" w:styleId="ListParagraphChar">
    <w:name w:val="List Paragraph Char"/>
    <w:aliases w:val="Bullet List Char,FooterText Char"/>
    <w:basedOn w:val="DefaultParagraphFont"/>
    <w:link w:val="ListParagraph"/>
    <w:uiPriority w:val="34"/>
    <w:rsid w:val="00EB10B7"/>
    <w:rPr>
      <w:rFonts w:ascii="Arial" w:hAnsi="Arial" w:cs="Times New Roman"/>
      <w:sz w:val="20"/>
      <w:szCs w:val="20"/>
      <w:lang w:eastAsia="de-DE"/>
    </w:rPr>
  </w:style>
  <w:style w:type="character" w:customStyle="1" w:styleId="N4Car">
    <w:name w:val="N4 Car"/>
    <w:basedOn w:val="ListParagraphChar"/>
    <w:link w:val="N4"/>
    <w:rsid w:val="00EB10B7"/>
    <w:rPr>
      <w:rFonts w:ascii="Arial" w:hAnsi="Arial" w:cs="Times New Roman"/>
      <w:b/>
      <w:sz w:val="20"/>
      <w:szCs w:val="20"/>
      <w:lang w:val="en-GB" w:eastAsia="de-DE"/>
    </w:rPr>
  </w:style>
  <w:style w:type="paragraph" w:customStyle="1" w:styleId="Style1">
    <w:name w:val="Style1"/>
    <w:basedOn w:val="N3"/>
    <w:qFormat/>
    <w:rsid w:val="001877BB"/>
    <w:pPr>
      <w:numPr>
        <w:ilvl w:val="0"/>
        <w:numId w:val="10"/>
      </w:numPr>
    </w:pPr>
  </w:style>
  <w:style w:type="paragraph" w:customStyle="1" w:styleId="Footnotenumber">
    <w:name w:val="Footnote number"/>
    <w:aliases w:val="fr"/>
    <w:basedOn w:val="Normal"/>
    <w:link w:val="FootnoteReference"/>
    <w:uiPriority w:val="99"/>
    <w:rsid w:val="00F674D2"/>
    <w:pPr>
      <w:spacing w:after="160" w:line="240" w:lineRule="exact"/>
    </w:pPr>
    <w:rPr>
      <w:rFonts w:asciiTheme="minorHAnsi" w:hAnsiTheme="minorHAnsi" w:cstheme="minorBidi"/>
      <w:position w:val="6"/>
      <w:sz w:val="16"/>
      <w:szCs w:val="22"/>
      <w:vertAlign w:val="superscript"/>
      <w:lang w:eastAsia="en-US"/>
    </w:rPr>
  </w:style>
  <w:style w:type="paragraph" w:styleId="Revision">
    <w:name w:val="Revision"/>
    <w:hidden/>
    <w:uiPriority w:val="99"/>
    <w:semiHidden/>
    <w:rsid w:val="00987DB3"/>
    <w:pPr>
      <w:spacing w:after="0" w:line="240" w:lineRule="auto"/>
    </w:pPr>
    <w:rPr>
      <w:rFonts w:ascii="Arial" w:hAnsi="Arial" w:cs="Times New Roman"/>
      <w:sz w:val="20"/>
      <w:szCs w:val="20"/>
      <w:lang w:eastAsia="de-DE"/>
    </w:rPr>
  </w:style>
  <w:style w:type="paragraph" w:customStyle="1" w:styleId="Standard">
    <w:name w:val="Standard"/>
    <w:rsid w:val="001F5BB9"/>
    <w:pPr>
      <w:suppressAutoHyphens/>
      <w:autoSpaceDN w:val="0"/>
      <w:spacing w:after="160" w:line="259" w:lineRule="auto"/>
      <w:textAlignment w:val="baseline"/>
    </w:pPr>
    <w:rPr>
      <w:rFonts w:ascii="Calibri" w:eastAsia="SimSun" w:hAnsi="Calibri" w:cs="F"/>
      <w:kern w:val="3"/>
      <w:lang w:val="fr-FR"/>
    </w:rPr>
  </w:style>
  <w:style w:type="paragraph" w:styleId="NormalWeb">
    <w:name w:val="Normal (Web)"/>
    <w:basedOn w:val="Normal"/>
    <w:uiPriority w:val="99"/>
    <w:semiHidden/>
    <w:unhideWhenUsed/>
    <w:rsid w:val="00B02BC8"/>
    <w:pPr>
      <w:spacing w:before="100" w:beforeAutospacing="1" w:after="100" w:afterAutospacing="1" w:line="240" w:lineRule="auto"/>
    </w:pPr>
    <w:rPr>
      <w:rFonts w:ascii="Times New Roman" w:hAnsi="Times New Roman"/>
      <w:sz w:val="24"/>
      <w:szCs w:val="24"/>
      <w:lang w:val="fr-FR" w:eastAsia="fr-FR"/>
    </w:rPr>
  </w:style>
  <w:style w:type="paragraph" w:customStyle="1" w:styleId="Normal1">
    <w:name w:val="Normal1"/>
    <w:basedOn w:val="Normal"/>
    <w:rsid w:val="008A432E"/>
    <w:pPr>
      <w:spacing w:before="100" w:beforeAutospacing="1" w:after="100" w:afterAutospacing="1" w:line="240" w:lineRule="auto"/>
    </w:pPr>
    <w:rPr>
      <w:rFonts w:ascii="Times New Roman" w:hAnsi="Times New Roman"/>
      <w:sz w:val="24"/>
      <w:szCs w:val="24"/>
      <w:lang w:val="fr-FR" w:eastAsia="fr-FR"/>
    </w:rPr>
  </w:style>
  <w:style w:type="paragraph" w:customStyle="1" w:styleId="typedudocumentcp">
    <w:name w:val="typedudocument_cp"/>
    <w:basedOn w:val="Normal"/>
    <w:rsid w:val="005E2502"/>
    <w:pPr>
      <w:spacing w:before="100" w:beforeAutospacing="1" w:after="100" w:afterAutospacing="1" w:line="240" w:lineRule="auto"/>
    </w:pPr>
    <w:rPr>
      <w:rFonts w:ascii="Times New Roman" w:hAnsi="Times New Roman"/>
      <w:sz w:val="24"/>
      <w:szCs w:val="24"/>
      <w:lang w:val="fr-FR" w:eastAsia="fr-FR"/>
    </w:rPr>
  </w:style>
  <w:style w:type="paragraph" w:customStyle="1" w:styleId="titreobjetcp">
    <w:name w:val="titreobjet_cp"/>
    <w:basedOn w:val="Normal"/>
    <w:rsid w:val="005E2502"/>
    <w:pPr>
      <w:spacing w:before="100" w:beforeAutospacing="1" w:after="100" w:afterAutospacing="1" w:line="240" w:lineRule="auto"/>
    </w:pPr>
    <w:rPr>
      <w:rFonts w:ascii="Times New Roman" w:hAnsi="Times New Roman"/>
      <w:sz w:val="24"/>
      <w:szCs w:val="24"/>
      <w:lang w:val="fr-FR" w:eastAsia="fr-FR"/>
    </w:rPr>
  </w:style>
  <w:style w:type="paragraph" w:styleId="EndnoteText">
    <w:name w:val="endnote text"/>
    <w:basedOn w:val="Normal"/>
    <w:link w:val="EndnoteTextChar"/>
    <w:uiPriority w:val="99"/>
    <w:semiHidden/>
    <w:unhideWhenUsed/>
    <w:rsid w:val="006B0D94"/>
    <w:pPr>
      <w:spacing w:line="240" w:lineRule="auto"/>
    </w:pPr>
  </w:style>
  <w:style w:type="character" w:customStyle="1" w:styleId="EndnoteTextChar">
    <w:name w:val="Endnote Text Char"/>
    <w:basedOn w:val="DefaultParagraphFont"/>
    <w:link w:val="EndnoteText"/>
    <w:uiPriority w:val="99"/>
    <w:semiHidden/>
    <w:rsid w:val="006B0D94"/>
    <w:rPr>
      <w:rFonts w:ascii="Arial" w:hAnsi="Arial" w:cs="Times New Roman"/>
      <w:sz w:val="20"/>
      <w:szCs w:val="20"/>
      <w:lang w:eastAsia="de-DE"/>
    </w:rPr>
  </w:style>
  <w:style w:type="character" w:styleId="EndnoteReference">
    <w:name w:val="endnote reference"/>
    <w:basedOn w:val="DefaultParagraphFont"/>
    <w:uiPriority w:val="99"/>
    <w:semiHidden/>
    <w:unhideWhenUsed/>
    <w:rsid w:val="006B0D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6512">
      <w:bodyDiv w:val="1"/>
      <w:marLeft w:val="0"/>
      <w:marRight w:val="0"/>
      <w:marTop w:val="0"/>
      <w:marBottom w:val="0"/>
      <w:divBdr>
        <w:top w:val="none" w:sz="0" w:space="0" w:color="auto"/>
        <w:left w:val="none" w:sz="0" w:space="0" w:color="auto"/>
        <w:bottom w:val="none" w:sz="0" w:space="0" w:color="auto"/>
        <w:right w:val="none" w:sz="0" w:space="0" w:color="auto"/>
      </w:divBdr>
    </w:div>
    <w:div w:id="223877244">
      <w:bodyDiv w:val="1"/>
      <w:marLeft w:val="0"/>
      <w:marRight w:val="0"/>
      <w:marTop w:val="0"/>
      <w:marBottom w:val="0"/>
      <w:divBdr>
        <w:top w:val="none" w:sz="0" w:space="0" w:color="auto"/>
        <w:left w:val="none" w:sz="0" w:space="0" w:color="auto"/>
        <w:bottom w:val="none" w:sz="0" w:space="0" w:color="auto"/>
        <w:right w:val="none" w:sz="0" w:space="0" w:color="auto"/>
      </w:divBdr>
    </w:div>
    <w:div w:id="283007386">
      <w:bodyDiv w:val="1"/>
      <w:marLeft w:val="0"/>
      <w:marRight w:val="0"/>
      <w:marTop w:val="0"/>
      <w:marBottom w:val="0"/>
      <w:divBdr>
        <w:top w:val="none" w:sz="0" w:space="0" w:color="auto"/>
        <w:left w:val="none" w:sz="0" w:space="0" w:color="auto"/>
        <w:bottom w:val="none" w:sz="0" w:space="0" w:color="auto"/>
        <w:right w:val="none" w:sz="0" w:space="0" w:color="auto"/>
      </w:divBdr>
    </w:div>
    <w:div w:id="299117626">
      <w:bodyDiv w:val="1"/>
      <w:marLeft w:val="0"/>
      <w:marRight w:val="0"/>
      <w:marTop w:val="0"/>
      <w:marBottom w:val="0"/>
      <w:divBdr>
        <w:top w:val="none" w:sz="0" w:space="0" w:color="auto"/>
        <w:left w:val="none" w:sz="0" w:space="0" w:color="auto"/>
        <w:bottom w:val="none" w:sz="0" w:space="0" w:color="auto"/>
        <w:right w:val="none" w:sz="0" w:space="0" w:color="auto"/>
      </w:divBdr>
    </w:div>
    <w:div w:id="303970771">
      <w:bodyDiv w:val="1"/>
      <w:marLeft w:val="0"/>
      <w:marRight w:val="0"/>
      <w:marTop w:val="0"/>
      <w:marBottom w:val="0"/>
      <w:divBdr>
        <w:top w:val="none" w:sz="0" w:space="0" w:color="auto"/>
        <w:left w:val="none" w:sz="0" w:space="0" w:color="auto"/>
        <w:bottom w:val="none" w:sz="0" w:space="0" w:color="auto"/>
        <w:right w:val="none" w:sz="0" w:space="0" w:color="auto"/>
      </w:divBdr>
    </w:div>
    <w:div w:id="321861075">
      <w:bodyDiv w:val="1"/>
      <w:marLeft w:val="0"/>
      <w:marRight w:val="0"/>
      <w:marTop w:val="0"/>
      <w:marBottom w:val="0"/>
      <w:divBdr>
        <w:top w:val="none" w:sz="0" w:space="0" w:color="auto"/>
        <w:left w:val="none" w:sz="0" w:space="0" w:color="auto"/>
        <w:bottom w:val="none" w:sz="0" w:space="0" w:color="auto"/>
        <w:right w:val="none" w:sz="0" w:space="0" w:color="auto"/>
      </w:divBdr>
    </w:div>
    <w:div w:id="346174356">
      <w:bodyDiv w:val="1"/>
      <w:marLeft w:val="0"/>
      <w:marRight w:val="0"/>
      <w:marTop w:val="0"/>
      <w:marBottom w:val="0"/>
      <w:divBdr>
        <w:top w:val="none" w:sz="0" w:space="0" w:color="auto"/>
        <w:left w:val="none" w:sz="0" w:space="0" w:color="auto"/>
        <w:bottom w:val="none" w:sz="0" w:space="0" w:color="auto"/>
        <w:right w:val="none" w:sz="0" w:space="0" w:color="auto"/>
      </w:divBdr>
    </w:div>
    <w:div w:id="390230951">
      <w:bodyDiv w:val="1"/>
      <w:marLeft w:val="0"/>
      <w:marRight w:val="0"/>
      <w:marTop w:val="0"/>
      <w:marBottom w:val="0"/>
      <w:divBdr>
        <w:top w:val="none" w:sz="0" w:space="0" w:color="auto"/>
        <w:left w:val="none" w:sz="0" w:space="0" w:color="auto"/>
        <w:bottom w:val="none" w:sz="0" w:space="0" w:color="auto"/>
        <w:right w:val="none" w:sz="0" w:space="0" w:color="auto"/>
      </w:divBdr>
    </w:div>
    <w:div w:id="393282234">
      <w:bodyDiv w:val="1"/>
      <w:marLeft w:val="0"/>
      <w:marRight w:val="0"/>
      <w:marTop w:val="0"/>
      <w:marBottom w:val="0"/>
      <w:divBdr>
        <w:top w:val="none" w:sz="0" w:space="0" w:color="auto"/>
        <w:left w:val="none" w:sz="0" w:space="0" w:color="auto"/>
        <w:bottom w:val="none" w:sz="0" w:space="0" w:color="auto"/>
        <w:right w:val="none" w:sz="0" w:space="0" w:color="auto"/>
      </w:divBdr>
    </w:div>
    <w:div w:id="408649696">
      <w:bodyDiv w:val="1"/>
      <w:marLeft w:val="0"/>
      <w:marRight w:val="0"/>
      <w:marTop w:val="0"/>
      <w:marBottom w:val="0"/>
      <w:divBdr>
        <w:top w:val="none" w:sz="0" w:space="0" w:color="auto"/>
        <w:left w:val="none" w:sz="0" w:space="0" w:color="auto"/>
        <w:bottom w:val="none" w:sz="0" w:space="0" w:color="auto"/>
        <w:right w:val="none" w:sz="0" w:space="0" w:color="auto"/>
      </w:divBdr>
    </w:div>
    <w:div w:id="425922551">
      <w:bodyDiv w:val="1"/>
      <w:marLeft w:val="0"/>
      <w:marRight w:val="0"/>
      <w:marTop w:val="0"/>
      <w:marBottom w:val="0"/>
      <w:divBdr>
        <w:top w:val="none" w:sz="0" w:space="0" w:color="auto"/>
        <w:left w:val="none" w:sz="0" w:space="0" w:color="auto"/>
        <w:bottom w:val="none" w:sz="0" w:space="0" w:color="auto"/>
        <w:right w:val="none" w:sz="0" w:space="0" w:color="auto"/>
      </w:divBdr>
    </w:div>
    <w:div w:id="482502369">
      <w:bodyDiv w:val="1"/>
      <w:marLeft w:val="0"/>
      <w:marRight w:val="0"/>
      <w:marTop w:val="0"/>
      <w:marBottom w:val="0"/>
      <w:divBdr>
        <w:top w:val="none" w:sz="0" w:space="0" w:color="auto"/>
        <w:left w:val="none" w:sz="0" w:space="0" w:color="auto"/>
        <w:bottom w:val="none" w:sz="0" w:space="0" w:color="auto"/>
        <w:right w:val="none" w:sz="0" w:space="0" w:color="auto"/>
      </w:divBdr>
    </w:div>
    <w:div w:id="504903305">
      <w:bodyDiv w:val="1"/>
      <w:marLeft w:val="0"/>
      <w:marRight w:val="0"/>
      <w:marTop w:val="0"/>
      <w:marBottom w:val="0"/>
      <w:divBdr>
        <w:top w:val="none" w:sz="0" w:space="0" w:color="auto"/>
        <w:left w:val="none" w:sz="0" w:space="0" w:color="auto"/>
        <w:bottom w:val="none" w:sz="0" w:space="0" w:color="auto"/>
        <w:right w:val="none" w:sz="0" w:space="0" w:color="auto"/>
      </w:divBdr>
    </w:div>
    <w:div w:id="517238957">
      <w:bodyDiv w:val="1"/>
      <w:marLeft w:val="0"/>
      <w:marRight w:val="0"/>
      <w:marTop w:val="0"/>
      <w:marBottom w:val="0"/>
      <w:divBdr>
        <w:top w:val="none" w:sz="0" w:space="0" w:color="auto"/>
        <w:left w:val="none" w:sz="0" w:space="0" w:color="auto"/>
        <w:bottom w:val="none" w:sz="0" w:space="0" w:color="auto"/>
        <w:right w:val="none" w:sz="0" w:space="0" w:color="auto"/>
      </w:divBdr>
    </w:div>
    <w:div w:id="587885047">
      <w:bodyDiv w:val="1"/>
      <w:marLeft w:val="0"/>
      <w:marRight w:val="0"/>
      <w:marTop w:val="0"/>
      <w:marBottom w:val="0"/>
      <w:divBdr>
        <w:top w:val="none" w:sz="0" w:space="0" w:color="auto"/>
        <w:left w:val="none" w:sz="0" w:space="0" w:color="auto"/>
        <w:bottom w:val="none" w:sz="0" w:space="0" w:color="auto"/>
        <w:right w:val="none" w:sz="0" w:space="0" w:color="auto"/>
      </w:divBdr>
    </w:div>
    <w:div w:id="632369792">
      <w:bodyDiv w:val="1"/>
      <w:marLeft w:val="0"/>
      <w:marRight w:val="0"/>
      <w:marTop w:val="0"/>
      <w:marBottom w:val="0"/>
      <w:divBdr>
        <w:top w:val="none" w:sz="0" w:space="0" w:color="auto"/>
        <w:left w:val="none" w:sz="0" w:space="0" w:color="auto"/>
        <w:bottom w:val="none" w:sz="0" w:space="0" w:color="auto"/>
        <w:right w:val="none" w:sz="0" w:space="0" w:color="auto"/>
      </w:divBdr>
    </w:div>
    <w:div w:id="633026129">
      <w:bodyDiv w:val="1"/>
      <w:marLeft w:val="0"/>
      <w:marRight w:val="0"/>
      <w:marTop w:val="0"/>
      <w:marBottom w:val="0"/>
      <w:divBdr>
        <w:top w:val="none" w:sz="0" w:space="0" w:color="auto"/>
        <w:left w:val="none" w:sz="0" w:space="0" w:color="auto"/>
        <w:bottom w:val="none" w:sz="0" w:space="0" w:color="auto"/>
        <w:right w:val="none" w:sz="0" w:space="0" w:color="auto"/>
      </w:divBdr>
      <w:divsChild>
        <w:div w:id="25371221">
          <w:marLeft w:val="1166"/>
          <w:marRight w:val="0"/>
          <w:marTop w:val="0"/>
          <w:marBottom w:val="0"/>
          <w:divBdr>
            <w:top w:val="none" w:sz="0" w:space="0" w:color="auto"/>
            <w:left w:val="none" w:sz="0" w:space="0" w:color="auto"/>
            <w:bottom w:val="none" w:sz="0" w:space="0" w:color="auto"/>
            <w:right w:val="none" w:sz="0" w:space="0" w:color="auto"/>
          </w:divBdr>
        </w:div>
      </w:divsChild>
    </w:div>
    <w:div w:id="698093388">
      <w:bodyDiv w:val="1"/>
      <w:marLeft w:val="0"/>
      <w:marRight w:val="0"/>
      <w:marTop w:val="0"/>
      <w:marBottom w:val="0"/>
      <w:divBdr>
        <w:top w:val="none" w:sz="0" w:space="0" w:color="auto"/>
        <w:left w:val="none" w:sz="0" w:space="0" w:color="auto"/>
        <w:bottom w:val="none" w:sz="0" w:space="0" w:color="auto"/>
        <w:right w:val="none" w:sz="0" w:space="0" w:color="auto"/>
      </w:divBdr>
    </w:div>
    <w:div w:id="788672139">
      <w:bodyDiv w:val="1"/>
      <w:marLeft w:val="0"/>
      <w:marRight w:val="0"/>
      <w:marTop w:val="0"/>
      <w:marBottom w:val="0"/>
      <w:divBdr>
        <w:top w:val="none" w:sz="0" w:space="0" w:color="auto"/>
        <w:left w:val="none" w:sz="0" w:space="0" w:color="auto"/>
        <w:bottom w:val="none" w:sz="0" w:space="0" w:color="auto"/>
        <w:right w:val="none" w:sz="0" w:space="0" w:color="auto"/>
      </w:divBdr>
    </w:div>
    <w:div w:id="839855830">
      <w:bodyDiv w:val="1"/>
      <w:marLeft w:val="0"/>
      <w:marRight w:val="0"/>
      <w:marTop w:val="0"/>
      <w:marBottom w:val="0"/>
      <w:divBdr>
        <w:top w:val="none" w:sz="0" w:space="0" w:color="auto"/>
        <w:left w:val="none" w:sz="0" w:space="0" w:color="auto"/>
        <w:bottom w:val="none" w:sz="0" w:space="0" w:color="auto"/>
        <w:right w:val="none" w:sz="0" w:space="0" w:color="auto"/>
      </w:divBdr>
    </w:div>
    <w:div w:id="841704437">
      <w:bodyDiv w:val="1"/>
      <w:marLeft w:val="0"/>
      <w:marRight w:val="0"/>
      <w:marTop w:val="0"/>
      <w:marBottom w:val="0"/>
      <w:divBdr>
        <w:top w:val="none" w:sz="0" w:space="0" w:color="auto"/>
        <w:left w:val="none" w:sz="0" w:space="0" w:color="auto"/>
        <w:bottom w:val="none" w:sz="0" w:space="0" w:color="auto"/>
        <w:right w:val="none" w:sz="0" w:space="0" w:color="auto"/>
      </w:divBdr>
    </w:div>
    <w:div w:id="843202939">
      <w:bodyDiv w:val="1"/>
      <w:marLeft w:val="0"/>
      <w:marRight w:val="0"/>
      <w:marTop w:val="0"/>
      <w:marBottom w:val="0"/>
      <w:divBdr>
        <w:top w:val="none" w:sz="0" w:space="0" w:color="auto"/>
        <w:left w:val="none" w:sz="0" w:space="0" w:color="auto"/>
        <w:bottom w:val="none" w:sz="0" w:space="0" w:color="auto"/>
        <w:right w:val="none" w:sz="0" w:space="0" w:color="auto"/>
      </w:divBdr>
    </w:div>
    <w:div w:id="860901851">
      <w:bodyDiv w:val="1"/>
      <w:marLeft w:val="0"/>
      <w:marRight w:val="0"/>
      <w:marTop w:val="0"/>
      <w:marBottom w:val="0"/>
      <w:divBdr>
        <w:top w:val="none" w:sz="0" w:space="0" w:color="auto"/>
        <w:left w:val="none" w:sz="0" w:space="0" w:color="auto"/>
        <w:bottom w:val="none" w:sz="0" w:space="0" w:color="auto"/>
        <w:right w:val="none" w:sz="0" w:space="0" w:color="auto"/>
      </w:divBdr>
      <w:divsChild>
        <w:div w:id="1196305514">
          <w:marLeft w:val="274"/>
          <w:marRight w:val="0"/>
          <w:marTop w:val="0"/>
          <w:marBottom w:val="120"/>
          <w:divBdr>
            <w:top w:val="none" w:sz="0" w:space="0" w:color="auto"/>
            <w:left w:val="none" w:sz="0" w:space="0" w:color="auto"/>
            <w:bottom w:val="none" w:sz="0" w:space="0" w:color="auto"/>
            <w:right w:val="none" w:sz="0" w:space="0" w:color="auto"/>
          </w:divBdr>
        </w:div>
        <w:div w:id="1736124808">
          <w:marLeft w:val="274"/>
          <w:marRight w:val="0"/>
          <w:marTop w:val="0"/>
          <w:marBottom w:val="120"/>
          <w:divBdr>
            <w:top w:val="none" w:sz="0" w:space="0" w:color="auto"/>
            <w:left w:val="none" w:sz="0" w:space="0" w:color="auto"/>
            <w:bottom w:val="none" w:sz="0" w:space="0" w:color="auto"/>
            <w:right w:val="none" w:sz="0" w:space="0" w:color="auto"/>
          </w:divBdr>
        </w:div>
        <w:div w:id="1390495513">
          <w:marLeft w:val="547"/>
          <w:marRight w:val="0"/>
          <w:marTop w:val="0"/>
          <w:marBottom w:val="120"/>
          <w:divBdr>
            <w:top w:val="none" w:sz="0" w:space="0" w:color="auto"/>
            <w:left w:val="none" w:sz="0" w:space="0" w:color="auto"/>
            <w:bottom w:val="none" w:sz="0" w:space="0" w:color="auto"/>
            <w:right w:val="none" w:sz="0" w:space="0" w:color="auto"/>
          </w:divBdr>
        </w:div>
        <w:div w:id="1631279042">
          <w:marLeft w:val="547"/>
          <w:marRight w:val="0"/>
          <w:marTop w:val="0"/>
          <w:marBottom w:val="120"/>
          <w:divBdr>
            <w:top w:val="none" w:sz="0" w:space="0" w:color="auto"/>
            <w:left w:val="none" w:sz="0" w:space="0" w:color="auto"/>
            <w:bottom w:val="none" w:sz="0" w:space="0" w:color="auto"/>
            <w:right w:val="none" w:sz="0" w:space="0" w:color="auto"/>
          </w:divBdr>
        </w:div>
        <w:div w:id="1436292417">
          <w:marLeft w:val="547"/>
          <w:marRight w:val="0"/>
          <w:marTop w:val="0"/>
          <w:marBottom w:val="120"/>
          <w:divBdr>
            <w:top w:val="none" w:sz="0" w:space="0" w:color="auto"/>
            <w:left w:val="none" w:sz="0" w:space="0" w:color="auto"/>
            <w:bottom w:val="none" w:sz="0" w:space="0" w:color="auto"/>
            <w:right w:val="none" w:sz="0" w:space="0" w:color="auto"/>
          </w:divBdr>
        </w:div>
        <w:div w:id="624969878">
          <w:marLeft w:val="274"/>
          <w:marRight w:val="0"/>
          <w:marTop w:val="0"/>
          <w:marBottom w:val="120"/>
          <w:divBdr>
            <w:top w:val="none" w:sz="0" w:space="0" w:color="auto"/>
            <w:left w:val="none" w:sz="0" w:space="0" w:color="auto"/>
            <w:bottom w:val="none" w:sz="0" w:space="0" w:color="auto"/>
            <w:right w:val="none" w:sz="0" w:space="0" w:color="auto"/>
          </w:divBdr>
        </w:div>
      </w:divsChild>
    </w:div>
    <w:div w:id="892741745">
      <w:bodyDiv w:val="1"/>
      <w:marLeft w:val="0"/>
      <w:marRight w:val="0"/>
      <w:marTop w:val="0"/>
      <w:marBottom w:val="0"/>
      <w:divBdr>
        <w:top w:val="none" w:sz="0" w:space="0" w:color="auto"/>
        <w:left w:val="none" w:sz="0" w:space="0" w:color="auto"/>
        <w:bottom w:val="none" w:sz="0" w:space="0" w:color="auto"/>
        <w:right w:val="none" w:sz="0" w:space="0" w:color="auto"/>
      </w:divBdr>
    </w:div>
    <w:div w:id="914782877">
      <w:bodyDiv w:val="1"/>
      <w:marLeft w:val="0"/>
      <w:marRight w:val="0"/>
      <w:marTop w:val="0"/>
      <w:marBottom w:val="0"/>
      <w:divBdr>
        <w:top w:val="none" w:sz="0" w:space="0" w:color="auto"/>
        <w:left w:val="none" w:sz="0" w:space="0" w:color="auto"/>
        <w:bottom w:val="none" w:sz="0" w:space="0" w:color="auto"/>
        <w:right w:val="none" w:sz="0" w:space="0" w:color="auto"/>
      </w:divBdr>
    </w:div>
    <w:div w:id="960842881">
      <w:bodyDiv w:val="1"/>
      <w:marLeft w:val="0"/>
      <w:marRight w:val="0"/>
      <w:marTop w:val="0"/>
      <w:marBottom w:val="0"/>
      <w:divBdr>
        <w:top w:val="none" w:sz="0" w:space="0" w:color="auto"/>
        <w:left w:val="none" w:sz="0" w:space="0" w:color="auto"/>
        <w:bottom w:val="none" w:sz="0" w:space="0" w:color="auto"/>
        <w:right w:val="none" w:sz="0" w:space="0" w:color="auto"/>
      </w:divBdr>
    </w:div>
    <w:div w:id="1057050159">
      <w:bodyDiv w:val="1"/>
      <w:marLeft w:val="0"/>
      <w:marRight w:val="0"/>
      <w:marTop w:val="0"/>
      <w:marBottom w:val="0"/>
      <w:divBdr>
        <w:top w:val="none" w:sz="0" w:space="0" w:color="auto"/>
        <w:left w:val="none" w:sz="0" w:space="0" w:color="auto"/>
        <w:bottom w:val="none" w:sz="0" w:space="0" w:color="auto"/>
        <w:right w:val="none" w:sz="0" w:space="0" w:color="auto"/>
      </w:divBdr>
    </w:div>
    <w:div w:id="1058435637">
      <w:bodyDiv w:val="1"/>
      <w:marLeft w:val="0"/>
      <w:marRight w:val="0"/>
      <w:marTop w:val="0"/>
      <w:marBottom w:val="0"/>
      <w:divBdr>
        <w:top w:val="none" w:sz="0" w:space="0" w:color="auto"/>
        <w:left w:val="none" w:sz="0" w:space="0" w:color="auto"/>
        <w:bottom w:val="none" w:sz="0" w:space="0" w:color="auto"/>
        <w:right w:val="none" w:sz="0" w:space="0" w:color="auto"/>
      </w:divBdr>
    </w:div>
    <w:div w:id="1107190532">
      <w:bodyDiv w:val="1"/>
      <w:marLeft w:val="0"/>
      <w:marRight w:val="0"/>
      <w:marTop w:val="0"/>
      <w:marBottom w:val="0"/>
      <w:divBdr>
        <w:top w:val="none" w:sz="0" w:space="0" w:color="auto"/>
        <w:left w:val="none" w:sz="0" w:space="0" w:color="auto"/>
        <w:bottom w:val="none" w:sz="0" w:space="0" w:color="auto"/>
        <w:right w:val="none" w:sz="0" w:space="0" w:color="auto"/>
      </w:divBdr>
    </w:div>
    <w:div w:id="1144467877">
      <w:bodyDiv w:val="1"/>
      <w:marLeft w:val="0"/>
      <w:marRight w:val="0"/>
      <w:marTop w:val="0"/>
      <w:marBottom w:val="0"/>
      <w:divBdr>
        <w:top w:val="none" w:sz="0" w:space="0" w:color="auto"/>
        <w:left w:val="none" w:sz="0" w:space="0" w:color="auto"/>
        <w:bottom w:val="none" w:sz="0" w:space="0" w:color="auto"/>
        <w:right w:val="none" w:sz="0" w:space="0" w:color="auto"/>
      </w:divBdr>
    </w:div>
    <w:div w:id="1205487025">
      <w:bodyDiv w:val="1"/>
      <w:marLeft w:val="0"/>
      <w:marRight w:val="0"/>
      <w:marTop w:val="0"/>
      <w:marBottom w:val="0"/>
      <w:divBdr>
        <w:top w:val="none" w:sz="0" w:space="0" w:color="auto"/>
        <w:left w:val="none" w:sz="0" w:space="0" w:color="auto"/>
        <w:bottom w:val="none" w:sz="0" w:space="0" w:color="auto"/>
        <w:right w:val="none" w:sz="0" w:space="0" w:color="auto"/>
      </w:divBdr>
    </w:div>
    <w:div w:id="1218054507">
      <w:bodyDiv w:val="1"/>
      <w:marLeft w:val="0"/>
      <w:marRight w:val="0"/>
      <w:marTop w:val="0"/>
      <w:marBottom w:val="0"/>
      <w:divBdr>
        <w:top w:val="none" w:sz="0" w:space="0" w:color="auto"/>
        <w:left w:val="none" w:sz="0" w:space="0" w:color="auto"/>
        <w:bottom w:val="none" w:sz="0" w:space="0" w:color="auto"/>
        <w:right w:val="none" w:sz="0" w:space="0" w:color="auto"/>
      </w:divBdr>
    </w:div>
    <w:div w:id="1245918493">
      <w:bodyDiv w:val="1"/>
      <w:marLeft w:val="0"/>
      <w:marRight w:val="0"/>
      <w:marTop w:val="0"/>
      <w:marBottom w:val="0"/>
      <w:divBdr>
        <w:top w:val="none" w:sz="0" w:space="0" w:color="auto"/>
        <w:left w:val="none" w:sz="0" w:space="0" w:color="auto"/>
        <w:bottom w:val="none" w:sz="0" w:space="0" w:color="auto"/>
        <w:right w:val="none" w:sz="0" w:space="0" w:color="auto"/>
      </w:divBdr>
    </w:div>
    <w:div w:id="1313484440">
      <w:bodyDiv w:val="1"/>
      <w:marLeft w:val="0"/>
      <w:marRight w:val="0"/>
      <w:marTop w:val="0"/>
      <w:marBottom w:val="0"/>
      <w:divBdr>
        <w:top w:val="none" w:sz="0" w:space="0" w:color="auto"/>
        <w:left w:val="none" w:sz="0" w:space="0" w:color="auto"/>
        <w:bottom w:val="none" w:sz="0" w:space="0" w:color="auto"/>
        <w:right w:val="none" w:sz="0" w:space="0" w:color="auto"/>
      </w:divBdr>
    </w:div>
    <w:div w:id="1336422303">
      <w:bodyDiv w:val="1"/>
      <w:marLeft w:val="0"/>
      <w:marRight w:val="0"/>
      <w:marTop w:val="0"/>
      <w:marBottom w:val="0"/>
      <w:divBdr>
        <w:top w:val="none" w:sz="0" w:space="0" w:color="auto"/>
        <w:left w:val="none" w:sz="0" w:space="0" w:color="auto"/>
        <w:bottom w:val="none" w:sz="0" w:space="0" w:color="auto"/>
        <w:right w:val="none" w:sz="0" w:space="0" w:color="auto"/>
      </w:divBdr>
    </w:div>
    <w:div w:id="1426805389">
      <w:bodyDiv w:val="1"/>
      <w:marLeft w:val="0"/>
      <w:marRight w:val="0"/>
      <w:marTop w:val="0"/>
      <w:marBottom w:val="0"/>
      <w:divBdr>
        <w:top w:val="none" w:sz="0" w:space="0" w:color="auto"/>
        <w:left w:val="none" w:sz="0" w:space="0" w:color="auto"/>
        <w:bottom w:val="none" w:sz="0" w:space="0" w:color="auto"/>
        <w:right w:val="none" w:sz="0" w:space="0" w:color="auto"/>
      </w:divBdr>
    </w:div>
    <w:div w:id="1596206000">
      <w:bodyDiv w:val="1"/>
      <w:marLeft w:val="0"/>
      <w:marRight w:val="0"/>
      <w:marTop w:val="0"/>
      <w:marBottom w:val="0"/>
      <w:divBdr>
        <w:top w:val="none" w:sz="0" w:space="0" w:color="auto"/>
        <w:left w:val="none" w:sz="0" w:space="0" w:color="auto"/>
        <w:bottom w:val="none" w:sz="0" w:space="0" w:color="auto"/>
        <w:right w:val="none" w:sz="0" w:space="0" w:color="auto"/>
      </w:divBdr>
    </w:div>
    <w:div w:id="1661888364">
      <w:bodyDiv w:val="1"/>
      <w:marLeft w:val="0"/>
      <w:marRight w:val="0"/>
      <w:marTop w:val="0"/>
      <w:marBottom w:val="0"/>
      <w:divBdr>
        <w:top w:val="none" w:sz="0" w:space="0" w:color="auto"/>
        <w:left w:val="none" w:sz="0" w:space="0" w:color="auto"/>
        <w:bottom w:val="none" w:sz="0" w:space="0" w:color="auto"/>
        <w:right w:val="none" w:sz="0" w:space="0" w:color="auto"/>
      </w:divBdr>
      <w:divsChild>
        <w:div w:id="454493822">
          <w:marLeft w:val="446"/>
          <w:marRight w:val="0"/>
          <w:marTop w:val="0"/>
          <w:marBottom w:val="0"/>
          <w:divBdr>
            <w:top w:val="none" w:sz="0" w:space="0" w:color="auto"/>
            <w:left w:val="none" w:sz="0" w:space="0" w:color="auto"/>
            <w:bottom w:val="none" w:sz="0" w:space="0" w:color="auto"/>
            <w:right w:val="none" w:sz="0" w:space="0" w:color="auto"/>
          </w:divBdr>
        </w:div>
        <w:div w:id="1098209856">
          <w:marLeft w:val="446"/>
          <w:marRight w:val="0"/>
          <w:marTop w:val="0"/>
          <w:marBottom w:val="0"/>
          <w:divBdr>
            <w:top w:val="none" w:sz="0" w:space="0" w:color="auto"/>
            <w:left w:val="none" w:sz="0" w:space="0" w:color="auto"/>
            <w:bottom w:val="none" w:sz="0" w:space="0" w:color="auto"/>
            <w:right w:val="none" w:sz="0" w:space="0" w:color="auto"/>
          </w:divBdr>
        </w:div>
        <w:div w:id="2119913472">
          <w:marLeft w:val="446"/>
          <w:marRight w:val="0"/>
          <w:marTop w:val="0"/>
          <w:marBottom w:val="0"/>
          <w:divBdr>
            <w:top w:val="none" w:sz="0" w:space="0" w:color="auto"/>
            <w:left w:val="none" w:sz="0" w:space="0" w:color="auto"/>
            <w:bottom w:val="none" w:sz="0" w:space="0" w:color="auto"/>
            <w:right w:val="none" w:sz="0" w:space="0" w:color="auto"/>
          </w:divBdr>
        </w:div>
      </w:divsChild>
    </w:div>
    <w:div w:id="1687100528">
      <w:bodyDiv w:val="1"/>
      <w:marLeft w:val="0"/>
      <w:marRight w:val="0"/>
      <w:marTop w:val="0"/>
      <w:marBottom w:val="0"/>
      <w:divBdr>
        <w:top w:val="none" w:sz="0" w:space="0" w:color="auto"/>
        <w:left w:val="none" w:sz="0" w:space="0" w:color="auto"/>
        <w:bottom w:val="none" w:sz="0" w:space="0" w:color="auto"/>
        <w:right w:val="none" w:sz="0" w:space="0" w:color="auto"/>
      </w:divBdr>
    </w:div>
    <w:div w:id="1695958436">
      <w:bodyDiv w:val="1"/>
      <w:marLeft w:val="0"/>
      <w:marRight w:val="0"/>
      <w:marTop w:val="0"/>
      <w:marBottom w:val="0"/>
      <w:divBdr>
        <w:top w:val="none" w:sz="0" w:space="0" w:color="auto"/>
        <w:left w:val="none" w:sz="0" w:space="0" w:color="auto"/>
        <w:bottom w:val="none" w:sz="0" w:space="0" w:color="auto"/>
        <w:right w:val="none" w:sz="0" w:space="0" w:color="auto"/>
      </w:divBdr>
    </w:div>
    <w:div w:id="1798789494">
      <w:bodyDiv w:val="1"/>
      <w:marLeft w:val="0"/>
      <w:marRight w:val="0"/>
      <w:marTop w:val="0"/>
      <w:marBottom w:val="0"/>
      <w:divBdr>
        <w:top w:val="none" w:sz="0" w:space="0" w:color="auto"/>
        <w:left w:val="none" w:sz="0" w:space="0" w:color="auto"/>
        <w:bottom w:val="none" w:sz="0" w:space="0" w:color="auto"/>
        <w:right w:val="none" w:sz="0" w:space="0" w:color="auto"/>
      </w:divBdr>
    </w:div>
    <w:div w:id="1800487726">
      <w:bodyDiv w:val="1"/>
      <w:marLeft w:val="0"/>
      <w:marRight w:val="0"/>
      <w:marTop w:val="0"/>
      <w:marBottom w:val="0"/>
      <w:divBdr>
        <w:top w:val="none" w:sz="0" w:space="0" w:color="auto"/>
        <w:left w:val="none" w:sz="0" w:space="0" w:color="auto"/>
        <w:bottom w:val="none" w:sz="0" w:space="0" w:color="auto"/>
        <w:right w:val="none" w:sz="0" w:space="0" w:color="auto"/>
      </w:divBdr>
      <w:divsChild>
        <w:div w:id="1286348680">
          <w:marLeft w:val="446"/>
          <w:marRight w:val="0"/>
          <w:marTop w:val="0"/>
          <w:marBottom w:val="0"/>
          <w:divBdr>
            <w:top w:val="none" w:sz="0" w:space="0" w:color="auto"/>
            <w:left w:val="none" w:sz="0" w:space="0" w:color="auto"/>
            <w:bottom w:val="none" w:sz="0" w:space="0" w:color="auto"/>
            <w:right w:val="none" w:sz="0" w:space="0" w:color="auto"/>
          </w:divBdr>
        </w:div>
        <w:div w:id="1332106399">
          <w:marLeft w:val="446"/>
          <w:marRight w:val="0"/>
          <w:marTop w:val="0"/>
          <w:marBottom w:val="0"/>
          <w:divBdr>
            <w:top w:val="none" w:sz="0" w:space="0" w:color="auto"/>
            <w:left w:val="none" w:sz="0" w:space="0" w:color="auto"/>
            <w:bottom w:val="none" w:sz="0" w:space="0" w:color="auto"/>
            <w:right w:val="none" w:sz="0" w:space="0" w:color="auto"/>
          </w:divBdr>
        </w:div>
        <w:div w:id="1393969112">
          <w:marLeft w:val="446"/>
          <w:marRight w:val="0"/>
          <w:marTop w:val="0"/>
          <w:marBottom w:val="0"/>
          <w:divBdr>
            <w:top w:val="none" w:sz="0" w:space="0" w:color="auto"/>
            <w:left w:val="none" w:sz="0" w:space="0" w:color="auto"/>
            <w:bottom w:val="none" w:sz="0" w:space="0" w:color="auto"/>
            <w:right w:val="none" w:sz="0" w:space="0" w:color="auto"/>
          </w:divBdr>
        </w:div>
        <w:div w:id="1632130612">
          <w:marLeft w:val="446"/>
          <w:marRight w:val="0"/>
          <w:marTop w:val="0"/>
          <w:marBottom w:val="0"/>
          <w:divBdr>
            <w:top w:val="none" w:sz="0" w:space="0" w:color="auto"/>
            <w:left w:val="none" w:sz="0" w:space="0" w:color="auto"/>
            <w:bottom w:val="none" w:sz="0" w:space="0" w:color="auto"/>
            <w:right w:val="none" w:sz="0" w:space="0" w:color="auto"/>
          </w:divBdr>
        </w:div>
      </w:divsChild>
    </w:div>
    <w:div w:id="1857034753">
      <w:bodyDiv w:val="1"/>
      <w:marLeft w:val="0"/>
      <w:marRight w:val="0"/>
      <w:marTop w:val="0"/>
      <w:marBottom w:val="0"/>
      <w:divBdr>
        <w:top w:val="none" w:sz="0" w:space="0" w:color="auto"/>
        <w:left w:val="none" w:sz="0" w:space="0" w:color="auto"/>
        <w:bottom w:val="none" w:sz="0" w:space="0" w:color="auto"/>
        <w:right w:val="none" w:sz="0" w:space="0" w:color="auto"/>
      </w:divBdr>
    </w:div>
    <w:div w:id="1866290832">
      <w:bodyDiv w:val="1"/>
      <w:marLeft w:val="0"/>
      <w:marRight w:val="0"/>
      <w:marTop w:val="0"/>
      <w:marBottom w:val="0"/>
      <w:divBdr>
        <w:top w:val="none" w:sz="0" w:space="0" w:color="auto"/>
        <w:left w:val="none" w:sz="0" w:space="0" w:color="auto"/>
        <w:bottom w:val="none" w:sz="0" w:space="0" w:color="auto"/>
        <w:right w:val="none" w:sz="0" w:space="0" w:color="auto"/>
      </w:divBdr>
    </w:div>
    <w:div w:id="1907954607">
      <w:bodyDiv w:val="1"/>
      <w:marLeft w:val="0"/>
      <w:marRight w:val="0"/>
      <w:marTop w:val="0"/>
      <w:marBottom w:val="0"/>
      <w:divBdr>
        <w:top w:val="none" w:sz="0" w:space="0" w:color="auto"/>
        <w:left w:val="none" w:sz="0" w:space="0" w:color="auto"/>
        <w:bottom w:val="none" w:sz="0" w:space="0" w:color="auto"/>
        <w:right w:val="none" w:sz="0" w:space="0" w:color="auto"/>
      </w:divBdr>
    </w:div>
    <w:div w:id="1908421567">
      <w:bodyDiv w:val="1"/>
      <w:marLeft w:val="0"/>
      <w:marRight w:val="0"/>
      <w:marTop w:val="0"/>
      <w:marBottom w:val="0"/>
      <w:divBdr>
        <w:top w:val="none" w:sz="0" w:space="0" w:color="auto"/>
        <w:left w:val="none" w:sz="0" w:space="0" w:color="auto"/>
        <w:bottom w:val="none" w:sz="0" w:space="0" w:color="auto"/>
        <w:right w:val="none" w:sz="0" w:space="0" w:color="auto"/>
      </w:divBdr>
    </w:div>
    <w:div w:id="1962809424">
      <w:bodyDiv w:val="1"/>
      <w:marLeft w:val="0"/>
      <w:marRight w:val="0"/>
      <w:marTop w:val="0"/>
      <w:marBottom w:val="0"/>
      <w:divBdr>
        <w:top w:val="none" w:sz="0" w:space="0" w:color="auto"/>
        <w:left w:val="none" w:sz="0" w:space="0" w:color="auto"/>
        <w:bottom w:val="none" w:sz="0" w:space="0" w:color="auto"/>
        <w:right w:val="none" w:sz="0" w:space="0" w:color="auto"/>
      </w:divBdr>
    </w:div>
    <w:div w:id="1977487884">
      <w:bodyDiv w:val="1"/>
      <w:marLeft w:val="0"/>
      <w:marRight w:val="0"/>
      <w:marTop w:val="0"/>
      <w:marBottom w:val="0"/>
      <w:divBdr>
        <w:top w:val="none" w:sz="0" w:space="0" w:color="auto"/>
        <w:left w:val="none" w:sz="0" w:space="0" w:color="auto"/>
        <w:bottom w:val="none" w:sz="0" w:space="0" w:color="auto"/>
        <w:right w:val="none" w:sz="0" w:space="0" w:color="auto"/>
      </w:divBdr>
    </w:div>
    <w:div w:id="202500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9.emf"/><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liten.cea.fr" TargetMode="External"/><Relationship Id="rId47" Type="http://schemas.openxmlformats.org/officeDocument/2006/relationships/image" Target="media/image22.emf"/><Relationship Id="rId50" Type="http://schemas.openxmlformats.org/officeDocument/2006/relationships/image" Target="media/image23.em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chart" Target="charts/chart1.xml"/><Relationship Id="rId41" Type="http://schemas.openxmlformats.org/officeDocument/2006/relationships/image" Target="media/image21.png"/><Relationship Id="rId54" Type="http://schemas.openxmlformats.org/officeDocument/2006/relationships/image" Target="media/image27.tif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hyperlink" Target="https://www.cs-additive.de/en/" TargetMode="External"/><Relationship Id="rId53" Type="http://schemas.openxmlformats.org/officeDocument/2006/relationships/image" Target="media/image26.emf"/><Relationship Id="rId58"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eg"/><Relationship Id="rId28" Type="http://schemas.microsoft.com/office/2007/relationships/diagramDrawing" Target="diagrams/drawing2.xml"/><Relationship Id="rId36" Type="http://schemas.openxmlformats.org/officeDocument/2006/relationships/image" Target="media/image16.emf"/><Relationship Id="rId49" Type="http://schemas.openxmlformats.org/officeDocument/2006/relationships/hyperlink" Target="https://eur-lex.europa.eu/legal-content/EN/TXT/?qid=1554816272501&amp;uri=COM:2019:176:FIN" TargetMode="External"/><Relationship Id="rId57" Type="http://schemas.openxmlformats.org/officeDocument/2006/relationships/image" Target="media/image3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chart" Target="charts/chart3.xml"/><Relationship Id="rId44" Type="http://schemas.openxmlformats.org/officeDocument/2006/relationships/hyperlink" Target="https://www.raincarbon.com/"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10.jpeg"/><Relationship Id="rId27" Type="http://schemas.openxmlformats.org/officeDocument/2006/relationships/diagramColors" Target="diagrams/colors2.xml"/><Relationship Id="rId30" Type="http://schemas.openxmlformats.org/officeDocument/2006/relationships/chart" Target="charts/chart2.xml"/><Relationship Id="rId35" Type="http://schemas.openxmlformats.org/officeDocument/2006/relationships/image" Target="media/image15.emf"/><Relationship Id="rId43" Type="http://schemas.openxmlformats.org/officeDocument/2006/relationships/hyperlink" Target="https://www.fraunhofer.de/en.html" TargetMode="External"/><Relationship Id="rId48" Type="http://schemas.openxmlformats.org/officeDocument/2006/relationships/hyperlink" Target="https://www.energy.senate.gov/public/index.cfm/files/serve?File_id=9BAC3577-C7A4-4D6D-A5AA-33ACDB97C233"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hyperlink" Target="https://www.gk-graphite.com/en/home/" TargetMode="External"/><Relationship Id="rId59" Type="http://schemas.openxmlformats.org/officeDocument/2006/relationships/image" Target="media/image32.emf"/></Relationships>
</file>

<file path=word/_rels/footnotes.xml.rels><?xml version="1.0" encoding="UTF-8" standalone="yes"?>
<Relationships xmlns="http://schemas.openxmlformats.org/package/2006/relationships"><Relationship Id="rId1" Type="http://schemas.openxmlformats.org/officeDocument/2006/relationships/hyperlink" Target="http://www.ecga.ne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Feuil1!$D$3</c:f>
              <c:strCache>
                <c:ptCount val="1"/>
                <c:pt idx="0">
                  <c:v>Bloc with LWG Graphitization</c:v>
                </c:pt>
              </c:strCache>
            </c:strRef>
          </c:tx>
          <c:spPr>
            <a:ln w="28575" cap="rnd">
              <a:solidFill>
                <a:schemeClr val="accent1"/>
              </a:solidFill>
              <a:round/>
            </a:ln>
            <a:effectLst/>
          </c:spPr>
          <c:marker>
            <c:symbol val="none"/>
          </c:marker>
          <c:cat>
            <c:strRef>
              <c:f>Feuil1!$A$4:$A$10</c:f>
              <c:strCache>
                <c:ptCount val="7"/>
                <c:pt idx="0">
                  <c:v>SoP: Energy efficiency</c:v>
                </c:pt>
                <c:pt idx="1">
                  <c:v>SoP: Waste generation</c:v>
                </c:pt>
                <c:pt idx="2">
                  <c:v>CoP: Direct cost of production</c:v>
                </c:pt>
                <c:pt idx="3">
                  <c:v>CoP: CAPEX/t/year</c:v>
                </c:pt>
                <c:pt idx="4">
                  <c:v>CoP: Automatization/Labor </c:v>
                </c:pt>
                <c:pt idx="5">
                  <c:v>CoP: Process scalability</c:v>
                </c:pt>
                <c:pt idx="6">
                  <c:v>PP: Product performance </c:v>
                </c:pt>
              </c:strCache>
            </c:strRef>
          </c:cat>
          <c:val>
            <c:numRef>
              <c:f>Feuil1!$D$4:$D$10</c:f>
              <c:numCache>
                <c:formatCode>General</c:formatCode>
                <c:ptCount val="7"/>
                <c:pt idx="0">
                  <c:v>4</c:v>
                </c:pt>
                <c:pt idx="1">
                  <c:v>3</c:v>
                </c:pt>
                <c:pt idx="2">
                  <c:v>4</c:v>
                </c:pt>
                <c:pt idx="3">
                  <c:v>4</c:v>
                </c:pt>
                <c:pt idx="4">
                  <c:v>5</c:v>
                </c:pt>
                <c:pt idx="5">
                  <c:v>4</c:v>
                </c:pt>
                <c:pt idx="6">
                  <c:v>2</c:v>
                </c:pt>
              </c:numCache>
            </c:numRef>
          </c:val>
          <c:extLst>
            <c:ext xmlns:c16="http://schemas.microsoft.com/office/drawing/2014/chart" uri="{C3380CC4-5D6E-409C-BE32-E72D297353CC}">
              <c16:uniqueId val="{00000000-AD2B-4B72-9C7F-C70B5C08D6DB}"/>
            </c:ext>
          </c:extLst>
        </c:ser>
        <c:dLbls>
          <c:showLegendKey val="0"/>
          <c:showVal val="0"/>
          <c:showCatName val="0"/>
          <c:showSerName val="0"/>
          <c:showPercent val="0"/>
          <c:showBubbleSize val="0"/>
        </c:dLbls>
        <c:axId val="404023552"/>
        <c:axId val="404025344"/>
      </c:radarChart>
      <c:catAx>
        <c:axId val="40402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404025344"/>
        <c:crosses val="autoZero"/>
        <c:auto val="1"/>
        <c:lblAlgn val="ctr"/>
        <c:lblOffset val="100"/>
        <c:noMultiLvlLbl val="0"/>
      </c:catAx>
      <c:valAx>
        <c:axId val="4040253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0402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Feuil1!$B$3</c:f>
              <c:strCache>
                <c:ptCount val="1"/>
                <c:pt idx="0">
                  <c:v>Powders with Acheson Graphitization</c:v>
                </c:pt>
              </c:strCache>
            </c:strRef>
          </c:tx>
          <c:spPr>
            <a:ln w="28575" cap="rnd">
              <a:solidFill>
                <a:schemeClr val="accent1"/>
              </a:solidFill>
              <a:round/>
            </a:ln>
            <a:effectLst/>
          </c:spPr>
          <c:marker>
            <c:symbol val="none"/>
          </c:marker>
          <c:cat>
            <c:strRef>
              <c:f>Feuil1!$A$4:$A$10</c:f>
              <c:strCache>
                <c:ptCount val="7"/>
                <c:pt idx="0">
                  <c:v>SoP: Energy efficiency</c:v>
                </c:pt>
                <c:pt idx="1">
                  <c:v>SoP: Waste generation</c:v>
                </c:pt>
                <c:pt idx="2">
                  <c:v>CoP: Direct cost of production</c:v>
                </c:pt>
                <c:pt idx="3">
                  <c:v>CoP: CAPEX/t/year</c:v>
                </c:pt>
                <c:pt idx="4">
                  <c:v>CoP: Automatization/Labor </c:v>
                </c:pt>
                <c:pt idx="5">
                  <c:v>CoP: Process scalability</c:v>
                </c:pt>
                <c:pt idx="6">
                  <c:v>PP: Product performance </c:v>
                </c:pt>
              </c:strCache>
            </c:strRef>
          </c:cat>
          <c:val>
            <c:numRef>
              <c:f>Feuil1!$B$4:$B$10</c:f>
              <c:numCache>
                <c:formatCode>General</c:formatCode>
                <c:ptCount val="7"/>
                <c:pt idx="0">
                  <c:v>1</c:v>
                </c:pt>
                <c:pt idx="1">
                  <c:v>1</c:v>
                </c:pt>
                <c:pt idx="2">
                  <c:v>1</c:v>
                </c:pt>
                <c:pt idx="3">
                  <c:v>3</c:v>
                </c:pt>
                <c:pt idx="4">
                  <c:v>1</c:v>
                </c:pt>
                <c:pt idx="5">
                  <c:v>1</c:v>
                </c:pt>
                <c:pt idx="6">
                  <c:v>5</c:v>
                </c:pt>
              </c:numCache>
            </c:numRef>
          </c:val>
          <c:extLst>
            <c:ext xmlns:c16="http://schemas.microsoft.com/office/drawing/2014/chart" uri="{C3380CC4-5D6E-409C-BE32-E72D297353CC}">
              <c16:uniqueId val="{00000000-D3AD-4485-8825-3DA83DB4ADC3}"/>
            </c:ext>
          </c:extLst>
        </c:ser>
        <c:dLbls>
          <c:showLegendKey val="0"/>
          <c:showVal val="0"/>
          <c:showCatName val="0"/>
          <c:showSerName val="0"/>
          <c:showPercent val="0"/>
          <c:showBubbleSize val="0"/>
        </c:dLbls>
        <c:axId val="404099072"/>
        <c:axId val="404100608"/>
      </c:radarChart>
      <c:catAx>
        <c:axId val="404099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404100608"/>
        <c:crosses val="autoZero"/>
        <c:auto val="1"/>
        <c:lblAlgn val="ctr"/>
        <c:lblOffset val="100"/>
        <c:noMultiLvlLbl val="0"/>
      </c:catAx>
      <c:valAx>
        <c:axId val="404100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04099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FR" sz="1000"/>
              <a:t>Bloc with Acheson graphitization</a:t>
            </a:r>
          </a:p>
        </c:rich>
      </c:tx>
      <c:overlay val="0"/>
      <c:spPr>
        <a:noFill/>
        <a:ln>
          <a:noFill/>
        </a:ln>
        <a:effectLst/>
      </c:spPr>
    </c:title>
    <c:autoTitleDeleted val="0"/>
    <c:plotArea>
      <c:layout/>
      <c:radarChart>
        <c:radarStyle val="marker"/>
        <c:varyColors val="0"/>
        <c:ser>
          <c:idx val="0"/>
          <c:order val="0"/>
          <c:tx>
            <c:strRef>
              <c:f>Feuil1!$C$3</c:f>
              <c:strCache>
                <c:ptCount val="1"/>
                <c:pt idx="0">
                  <c:v>Bloc with Acheson graphitization</c:v>
                </c:pt>
              </c:strCache>
            </c:strRef>
          </c:tx>
          <c:spPr>
            <a:ln w="28575" cap="rnd">
              <a:solidFill>
                <a:schemeClr val="accent1"/>
              </a:solidFill>
              <a:round/>
            </a:ln>
            <a:effectLst/>
          </c:spPr>
          <c:marker>
            <c:symbol val="none"/>
          </c:marker>
          <c:dPt>
            <c:idx val="6"/>
            <c:bubble3D val="0"/>
            <c:extLst>
              <c:ext xmlns:c16="http://schemas.microsoft.com/office/drawing/2014/chart" uri="{C3380CC4-5D6E-409C-BE32-E72D297353CC}">
                <c16:uniqueId val="{00000000-7663-4F8A-9F95-37AF1A26FA4D}"/>
              </c:ext>
            </c:extLst>
          </c:dPt>
          <c:dLbls>
            <c:delete val="1"/>
          </c:dLbls>
          <c:cat>
            <c:strRef>
              <c:f>Feuil1!$A$4:$A$10</c:f>
              <c:strCache>
                <c:ptCount val="7"/>
                <c:pt idx="0">
                  <c:v>SoP: Energy efficiency</c:v>
                </c:pt>
                <c:pt idx="1">
                  <c:v>SoP: Waste generation</c:v>
                </c:pt>
                <c:pt idx="2">
                  <c:v>CoP: Direct cost of production</c:v>
                </c:pt>
                <c:pt idx="3">
                  <c:v>CoP: CAPEX/t/year</c:v>
                </c:pt>
                <c:pt idx="4">
                  <c:v>CoP: Automatization/Labor </c:v>
                </c:pt>
                <c:pt idx="5">
                  <c:v>CoP: Process scalability</c:v>
                </c:pt>
                <c:pt idx="6">
                  <c:v>PP: Product performance </c:v>
                </c:pt>
              </c:strCache>
            </c:strRef>
          </c:cat>
          <c:val>
            <c:numRef>
              <c:f>Feuil1!$C$4:$C$10</c:f>
              <c:numCache>
                <c:formatCode>General</c:formatCode>
                <c:ptCount val="7"/>
                <c:pt idx="0">
                  <c:v>2</c:v>
                </c:pt>
                <c:pt idx="1">
                  <c:v>3</c:v>
                </c:pt>
                <c:pt idx="2">
                  <c:v>2</c:v>
                </c:pt>
                <c:pt idx="3">
                  <c:v>2</c:v>
                </c:pt>
                <c:pt idx="4">
                  <c:v>3</c:v>
                </c:pt>
                <c:pt idx="5">
                  <c:v>3</c:v>
                </c:pt>
                <c:pt idx="6">
                  <c:v>4</c:v>
                </c:pt>
              </c:numCache>
            </c:numRef>
          </c:val>
          <c:extLst>
            <c:ext xmlns:c16="http://schemas.microsoft.com/office/drawing/2014/chart" uri="{C3380CC4-5D6E-409C-BE32-E72D297353CC}">
              <c16:uniqueId val="{00000000-8727-4930-83B6-743B50652B55}"/>
            </c:ext>
          </c:extLst>
        </c:ser>
        <c:ser>
          <c:idx val="1"/>
          <c:order val="1"/>
          <c:tx>
            <c:strRef>
              <c:f>Feuil1!$E$3</c:f>
              <c:strCache>
                <c:ptCount val="1"/>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Feuil1!$A$4:$A$10</c:f>
              <c:strCache>
                <c:ptCount val="7"/>
                <c:pt idx="0">
                  <c:v>SoP: Energy efficiency</c:v>
                </c:pt>
                <c:pt idx="1">
                  <c:v>SoP: Waste generation</c:v>
                </c:pt>
                <c:pt idx="2">
                  <c:v>CoP: Direct cost of production</c:v>
                </c:pt>
                <c:pt idx="3">
                  <c:v>CoP: CAPEX/t/year</c:v>
                </c:pt>
                <c:pt idx="4">
                  <c:v>CoP: Automatization/Labor </c:v>
                </c:pt>
                <c:pt idx="5">
                  <c:v>CoP: Process scalability</c:v>
                </c:pt>
                <c:pt idx="6">
                  <c:v>PP: Product performance </c:v>
                </c:pt>
              </c:strCache>
            </c:strRef>
          </c:cat>
          <c:val>
            <c:numRef>
              <c:f>Feuil1!$E$4:$E$10</c:f>
              <c:numCache>
                <c:formatCode>General</c:formatCode>
                <c:ptCount val="7"/>
                <c:pt idx="6">
                  <c:v>5</c:v>
                </c:pt>
              </c:numCache>
            </c:numRef>
          </c:val>
          <c:extLst>
            <c:ext xmlns:c16="http://schemas.microsoft.com/office/drawing/2014/chart" uri="{C3380CC4-5D6E-409C-BE32-E72D297353CC}">
              <c16:uniqueId val="{00000001-8727-4930-83B6-743B50652B55}"/>
            </c:ext>
          </c:extLst>
        </c:ser>
        <c:dLbls>
          <c:showLegendKey val="0"/>
          <c:showVal val="1"/>
          <c:showCatName val="0"/>
          <c:showSerName val="0"/>
          <c:showPercent val="0"/>
          <c:showBubbleSize val="0"/>
        </c:dLbls>
        <c:axId val="404109184"/>
        <c:axId val="404141568"/>
      </c:radarChart>
      <c:catAx>
        <c:axId val="40410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404141568"/>
        <c:crosses val="autoZero"/>
        <c:auto val="1"/>
        <c:lblAlgn val="ctr"/>
        <c:lblOffset val="100"/>
        <c:noMultiLvlLbl val="0"/>
      </c:catAx>
      <c:valAx>
        <c:axId val="40414156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04109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4267EC-5031-44D0-9C9A-7F54AD924CA8}" type="doc">
      <dgm:prSet loTypeId="urn:microsoft.com/office/officeart/2005/8/layout/chevron1" loCatId="process" qsTypeId="urn:microsoft.com/office/officeart/2005/8/quickstyle/simple1" qsCatId="simple" csTypeId="urn:microsoft.com/office/officeart/2005/8/colors/accent1_2" csCatId="accent1" phldr="1"/>
      <dgm:spPr/>
    </dgm:pt>
    <dgm:pt modelId="{08F409A5-1CB1-4C09-9284-62ED60BD2536}">
      <dgm:prSet phldrT="[Texte]"/>
      <dgm:spPr/>
      <dgm:t>
        <a:bodyPr/>
        <a:lstStyle/>
        <a:p>
          <a:r>
            <a:rPr lang="fr-FR"/>
            <a:t>Milling and grinding of coke to make coke powders of 15µm</a:t>
          </a:r>
        </a:p>
      </dgm:t>
    </dgm:pt>
    <dgm:pt modelId="{0FCD2E7B-09D9-4424-A620-6DFD4732D16F}" type="parTrans" cxnId="{57B2CB51-B979-41DA-AA9F-60B5F467F10B}">
      <dgm:prSet/>
      <dgm:spPr/>
      <dgm:t>
        <a:bodyPr/>
        <a:lstStyle/>
        <a:p>
          <a:endParaRPr lang="fr-FR"/>
        </a:p>
      </dgm:t>
    </dgm:pt>
    <dgm:pt modelId="{D69C5320-0757-41BD-8F1E-89A9E46F1CD3}" type="sibTrans" cxnId="{57B2CB51-B979-41DA-AA9F-60B5F467F10B}">
      <dgm:prSet/>
      <dgm:spPr/>
      <dgm:t>
        <a:bodyPr/>
        <a:lstStyle/>
        <a:p>
          <a:endParaRPr lang="fr-FR"/>
        </a:p>
      </dgm:t>
    </dgm:pt>
    <dgm:pt modelId="{C93A46D4-DED2-47B6-8F49-4886DDDA4BE9}">
      <dgm:prSet phldrT="[Texte]"/>
      <dgm:spPr/>
      <dgm:t>
        <a:bodyPr/>
        <a:lstStyle/>
        <a:p>
          <a:r>
            <a:rPr lang="fr-FR"/>
            <a:t>Graphitization with Acheson furnace only (1 month)</a:t>
          </a:r>
        </a:p>
      </dgm:t>
    </dgm:pt>
    <dgm:pt modelId="{D2293518-9E86-43BF-96B0-51BB064EBDA3}" type="parTrans" cxnId="{2B6398E3-FB70-4A0A-931B-BA1A08ADE20B}">
      <dgm:prSet/>
      <dgm:spPr/>
      <dgm:t>
        <a:bodyPr/>
        <a:lstStyle/>
        <a:p>
          <a:endParaRPr lang="fr-FR"/>
        </a:p>
      </dgm:t>
    </dgm:pt>
    <dgm:pt modelId="{0DBF959B-3DCB-4374-9332-04DE5B090D2F}" type="sibTrans" cxnId="{2B6398E3-FB70-4A0A-931B-BA1A08ADE20B}">
      <dgm:prSet/>
      <dgm:spPr/>
      <dgm:t>
        <a:bodyPr/>
        <a:lstStyle/>
        <a:p>
          <a:endParaRPr lang="fr-FR"/>
        </a:p>
      </dgm:t>
    </dgm:pt>
    <dgm:pt modelId="{9C8ABD99-E61D-467A-97E0-884C6D7B79BA}">
      <dgm:prSet phldrT="[Texte]"/>
      <dgm:spPr/>
      <dgm:t>
        <a:bodyPr/>
        <a:lstStyle/>
        <a:p>
          <a:r>
            <a:rPr lang="fr-FR"/>
            <a:t>Eventually post treatement (spheoridization, coating)</a:t>
          </a:r>
        </a:p>
      </dgm:t>
    </dgm:pt>
    <dgm:pt modelId="{D3AE2C8F-1BA4-477A-BD96-073AF84B021D}" type="parTrans" cxnId="{3A5E7A48-9BEA-4D8C-B78C-6B83946C2543}">
      <dgm:prSet/>
      <dgm:spPr/>
      <dgm:t>
        <a:bodyPr/>
        <a:lstStyle/>
        <a:p>
          <a:endParaRPr lang="fr-FR"/>
        </a:p>
      </dgm:t>
    </dgm:pt>
    <dgm:pt modelId="{5E71DF07-0462-4927-8786-FDF69FDB9C6E}" type="sibTrans" cxnId="{3A5E7A48-9BEA-4D8C-B78C-6B83946C2543}">
      <dgm:prSet/>
      <dgm:spPr/>
      <dgm:t>
        <a:bodyPr/>
        <a:lstStyle/>
        <a:p>
          <a:endParaRPr lang="fr-FR"/>
        </a:p>
      </dgm:t>
    </dgm:pt>
    <dgm:pt modelId="{5D7B2FEA-EABC-422C-AF57-CBE19A51BA54}">
      <dgm:prSet phldrT="[Texte]"/>
      <dgm:spPr/>
      <dgm:t>
        <a:bodyPr/>
        <a:lstStyle/>
        <a:p>
          <a:r>
            <a:rPr lang="fr-FR"/>
            <a:t>Loading powders into of crucibles made of graphite (consummables)</a:t>
          </a:r>
        </a:p>
      </dgm:t>
    </dgm:pt>
    <dgm:pt modelId="{CCAA140D-DE17-475E-B794-E428F2F02F17}" type="parTrans" cxnId="{DB2B1D3D-D8D1-4A31-BAB8-0530F777B1E6}">
      <dgm:prSet/>
      <dgm:spPr/>
      <dgm:t>
        <a:bodyPr/>
        <a:lstStyle/>
        <a:p>
          <a:endParaRPr lang="fr-FR"/>
        </a:p>
      </dgm:t>
    </dgm:pt>
    <dgm:pt modelId="{49CDAEE7-94C6-4CE8-B833-264C407C1319}" type="sibTrans" cxnId="{DB2B1D3D-D8D1-4A31-BAB8-0530F777B1E6}">
      <dgm:prSet/>
      <dgm:spPr/>
      <dgm:t>
        <a:bodyPr/>
        <a:lstStyle/>
        <a:p>
          <a:endParaRPr lang="fr-FR"/>
        </a:p>
      </dgm:t>
    </dgm:pt>
    <dgm:pt modelId="{8E9679DF-13A3-43E0-84C6-D34FAD95AB04}" type="pres">
      <dgm:prSet presAssocID="{D84267EC-5031-44D0-9C9A-7F54AD924CA8}" presName="Name0" presStyleCnt="0">
        <dgm:presLayoutVars>
          <dgm:dir/>
          <dgm:animLvl val="lvl"/>
          <dgm:resizeHandles val="exact"/>
        </dgm:presLayoutVars>
      </dgm:prSet>
      <dgm:spPr/>
    </dgm:pt>
    <dgm:pt modelId="{8D6F3CA7-F963-4DC1-8702-EF0EB23862A5}" type="pres">
      <dgm:prSet presAssocID="{08F409A5-1CB1-4C09-9284-62ED60BD2536}" presName="parTxOnly" presStyleLbl="node1" presStyleIdx="0" presStyleCnt="4">
        <dgm:presLayoutVars>
          <dgm:chMax val="0"/>
          <dgm:chPref val="0"/>
          <dgm:bulletEnabled val="1"/>
        </dgm:presLayoutVars>
      </dgm:prSet>
      <dgm:spPr/>
    </dgm:pt>
    <dgm:pt modelId="{0D9D0C68-1D32-49DC-9AFA-D8180EF777D1}" type="pres">
      <dgm:prSet presAssocID="{D69C5320-0757-41BD-8F1E-89A9E46F1CD3}" presName="parTxOnlySpace" presStyleCnt="0"/>
      <dgm:spPr/>
    </dgm:pt>
    <dgm:pt modelId="{D4CF9A0D-5F16-48AA-AD3B-E498D617BE23}" type="pres">
      <dgm:prSet presAssocID="{5D7B2FEA-EABC-422C-AF57-CBE19A51BA54}" presName="parTxOnly" presStyleLbl="node1" presStyleIdx="1" presStyleCnt="4">
        <dgm:presLayoutVars>
          <dgm:chMax val="0"/>
          <dgm:chPref val="0"/>
          <dgm:bulletEnabled val="1"/>
        </dgm:presLayoutVars>
      </dgm:prSet>
      <dgm:spPr/>
    </dgm:pt>
    <dgm:pt modelId="{D24CBBF9-6C9C-4D8D-BD7B-8108EE29448A}" type="pres">
      <dgm:prSet presAssocID="{49CDAEE7-94C6-4CE8-B833-264C407C1319}" presName="parTxOnlySpace" presStyleCnt="0"/>
      <dgm:spPr/>
    </dgm:pt>
    <dgm:pt modelId="{8A2048A6-56B8-4953-B308-8F1F31F8AEA3}" type="pres">
      <dgm:prSet presAssocID="{C93A46D4-DED2-47B6-8F49-4886DDDA4BE9}" presName="parTxOnly" presStyleLbl="node1" presStyleIdx="2" presStyleCnt="4">
        <dgm:presLayoutVars>
          <dgm:chMax val="0"/>
          <dgm:chPref val="0"/>
          <dgm:bulletEnabled val="1"/>
        </dgm:presLayoutVars>
      </dgm:prSet>
      <dgm:spPr/>
    </dgm:pt>
    <dgm:pt modelId="{D6F5CC33-7679-40C1-9552-A43EECBDB897}" type="pres">
      <dgm:prSet presAssocID="{0DBF959B-3DCB-4374-9332-04DE5B090D2F}" presName="parTxOnlySpace" presStyleCnt="0"/>
      <dgm:spPr/>
    </dgm:pt>
    <dgm:pt modelId="{F5ED6254-4426-43A0-9BA1-8CBA2E5F409E}" type="pres">
      <dgm:prSet presAssocID="{9C8ABD99-E61D-467A-97E0-884C6D7B79BA}" presName="parTxOnly" presStyleLbl="node1" presStyleIdx="3" presStyleCnt="4">
        <dgm:presLayoutVars>
          <dgm:chMax val="0"/>
          <dgm:chPref val="0"/>
          <dgm:bulletEnabled val="1"/>
        </dgm:presLayoutVars>
      </dgm:prSet>
      <dgm:spPr/>
    </dgm:pt>
  </dgm:ptLst>
  <dgm:cxnLst>
    <dgm:cxn modelId="{898D2E2A-42D3-4BCF-A999-E8DEEC6C2FF1}" type="presOf" srcId="{C93A46D4-DED2-47B6-8F49-4886DDDA4BE9}" destId="{8A2048A6-56B8-4953-B308-8F1F31F8AEA3}" srcOrd="0" destOrd="0" presId="urn:microsoft.com/office/officeart/2005/8/layout/chevron1"/>
    <dgm:cxn modelId="{DB2B1D3D-D8D1-4A31-BAB8-0530F777B1E6}" srcId="{D84267EC-5031-44D0-9C9A-7F54AD924CA8}" destId="{5D7B2FEA-EABC-422C-AF57-CBE19A51BA54}" srcOrd="1" destOrd="0" parTransId="{CCAA140D-DE17-475E-B794-E428F2F02F17}" sibTransId="{49CDAEE7-94C6-4CE8-B833-264C407C1319}"/>
    <dgm:cxn modelId="{3A5E7A48-9BEA-4D8C-B78C-6B83946C2543}" srcId="{D84267EC-5031-44D0-9C9A-7F54AD924CA8}" destId="{9C8ABD99-E61D-467A-97E0-884C6D7B79BA}" srcOrd="3" destOrd="0" parTransId="{D3AE2C8F-1BA4-477A-BD96-073AF84B021D}" sibTransId="{5E71DF07-0462-4927-8786-FDF69FDB9C6E}"/>
    <dgm:cxn modelId="{5BC69851-AA8C-4310-8B80-A3D09BD44AE9}" type="presOf" srcId="{9C8ABD99-E61D-467A-97E0-884C6D7B79BA}" destId="{F5ED6254-4426-43A0-9BA1-8CBA2E5F409E}" srcOrd="0" destOrd="0" presId="urn:microsoft.com/office/officeart/2005/8/layout/chevron1"/>
    <dgm:cxn modelId="{57B2CB51-B979-41DA-AA9F-60B5F467F10B}" srcId="{D84267EC-5031-44D0-9C9A-7F54AD924CA8}" destId="{08F409A5-1CB1-4C09-9284-62ED60BD2536}" srcOrd="0" destOrd="0" parTransId="{0FCD2E7B-09D9-4424-A620-6DFD4732D16F}" sibTransId="{D69C5320-0757-41BD-8F1E-89A9E46F1CD3}"/>
    <dgm:cxn modelId="{14FC8979-D56B-46C1-B814-356575D09B90}" type="presOf" srcId="{08F409A5-1CB1-4C09-9284-62ED60BD2536}" destId="{8D6F3CA7-F963-4DC1-8702-EF0EB23862A5}" srcOrd="0" destOrd="0" presId="urn:microsoft.com/office/officeart/2005/8/layout/chevron1"/>
    <dgm:cxn modelId="{714EE49D-A370-44C1-96B1-3610BEC61B2C}" type="presOf" srcId="{D84267EC-5031-44D0-9C9A-7F54AD924CA8}" destId="{8E9679DF-13A3-43E0-84C6-D34FAD95AB04}" srcOrd="0" destOrd="0" presId="urn:microsoft.com/office/officeart/2005/8/layout/chevron1"/>
    <dgm:cxn modelId="{2B6398E3-FB70-4A0A-931B-BA1A08ADE20B}" srcId="{D84267EC-5031-44D0-9C9A-7F54AD924CA8}" destId="{C93A46D4-DED2-47B6-8F49-4886DDDA4BE9}" srcOrd="2" destOrd="0" parTransId="{D2293518-9E86-43BF-96B0-51BB064EBDA3}" sibTransId="{0DBF959B-3DCB-4374-9332-04DE5B090D2F}"/>
    <dgm:cxn modelId="{E94928FB-9F26-496E-9FB3-7329EA57AAAB}" type="presOf" srcId="{5D7B2FEA-EABC-422C-AF57-CBE19A51BA54}" destId="{D4CF9A0D-5F16-48AA-AD3B-E498D617BE23}" srcOrd="0" destOrd="0" presId="urn:microsoft.com/office/officeart/2005/8/layout/chevron1"/>
    <dgm:cxn modelId="{B86913BB-A595-4A18-9234-4B8F3D72BBF4}" type="presParOf" srcId="{8E9679DF-13A3-43E0-84C6-D34FAD95AB04}" destId="{8D6F3CA7-F963-4DC1-8702-EF0EB23862A5}" srcOrd="0" destOrd="0" presId="urn:microsoft.com/office/officeart/2005/8/layout/chevron1"/>
    <dgm:cxn modelId="{B8A90CE7-8D14-44F4-803C-1036E0981A4A}" type="presParOf" srcId="{8E9679DF-13A3-43E0-84C6-D34FAD95AB04}" destId="{0D9D0C68-1D32-49DC-9AFA-D8180EF777D1}" srcOrd="1" destOrd="0" presId="urn:microsoft.com/office/officeart/2005/8/layout/chevron1"/>
    <dgm:cxn modelId="{C56FB59E-9077-496B-B30A-F45B515D5F47}" type="presParOf" srcId="{8E9679DF-13A3-43E0-84C6-D34FAD95AB04}" destId="{D4CF9A0D-5F16-48AA-AD3B-E498D617BE23}" srcOrd="2" destOrd="0" presId="urn:microsoft.com/office/officeart/2005/8/layout/chevron1"/>
    <dgm:cxn modelId="{9E76FB3B-0270-4AB6-AA5D-4D1021F508D8}" type="presParOf" srcId="{8E9679DF-13A3-43E0-84C6-D34FAD95AB04}" destId="{D24CBBF9-6C9C-4D8D-BD7B-8108EE29448A}" srcOrd="3" destOrd="0" presId="urn:microsoft.com/office/officeart/2005/8/layout/chevron1"/>
    <dgm:cxn modelId="{AA2532E4-7467-4F75-B942-48293E17D78F}" type="presParOf" srcId="{8E9679DF-13A3-43E0-84C6-D34FAD95AB04}" destId="{8A2048A6-56B8-4953-B308-8F1F31F8AEA3}" srcOrd="4" destOrd="0" presId="urn:microsoft.com/office/officeart/2005/8/layout/chevron1"/>
    <dgm:cxn modelId="{7FDB1D06-30A0-4536-AC54-F1E13E72EC46}" type="presParOf" srcId="{8E9679DF-13A3-43E0-84C6-D34FAD95AB04}" destId="{D6F5CC33-7679-40C1-9552-A43EECBDB897}" srcOrd="5" destOrd="0" presId="urn:microsoft.com/office/officeart/2005/8/layout/chevron1"/>
    <dgm:cxn modelId="{E7C6EE97-68B3-459D-8AFE-7F1E9ED68D31}" type="presParOf" srcId="{8E9679DF-13A3-43E0-84C6-D34FAD95AB04}" destId="{F5ED6254-4426-43A0-9BA1-8CBA2E5F409E}" srcOrd="6"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4267EC-5031-44D0-9C9A-7F54AD924CA8}" type="doc">
      <dgm:prSet loTypeId="urn:microsoft.com/office/officeart/2005/8/layout/chevron1" loCatId="process" qsTypeId="urn:microsoft.com/office/officeart/2005/8/quickstyle/simple1" qsCatId="simple" csTypeId="urn:microsoft.com/office/officeart/2005/8/colors/accent1_2" csCatId="accent1" phldr="1"/>
      <dgm:spPr/>
    </dgm:pt>
    <dgm:pt modelId="{08F409A5-1CB1-4C09-9284-62ED60BD2536}">
      <dgm:prSet phldrT="[Texte]"/>
      <dgm:spPr/>
      <dgm:t>
        <a:bodyPr/>
        <a:lstStyle/>
        <a:p>
          <a:r>
            <a:rPr lang="fr-FR"/>
            <a:t>Preparation of coke and other raw materials like pitch</a:t>
          </a:r>
        </a:p>
      </dgm:t>
    </dgm:pt>
    <dgm:pt modelId="{0FCD2E7B-09D9-4424-A620-6DFD4732D16F}" type="parTrans" cxnId="{57B2CB51-B979-41DA-AA9F-60B5F467F10B}">
      <dgm:prSet/>
      <dgm:spPr/>
      <dgm:t>
        <a:bodyPr/>
        <a:lstStyle/>
        <a:p>
          <a:endParaRPr lang="fr-FR"/>
        </a:p>
      </dgm:t>
    </dgm:pt>
    <dgm:pt modelId="{D69C5320-0757-41BD-8F1E-89A9E46F1CD3}" type="sibTrans" cxnId="{57B2CB51-B979-41DA-AA9F-60B5F467F10B}">
      <dgm:prSet/>
      <dgm:spPr/>
      <dgm:t>
        <a:bodyPr/>
        <a:lstStyle/>
        <a:p>
          <a:endParaRPr lang="fr-FR"/>
        </a:p>
      </dgm:t>
    </dgm:pt>
    <dgm:pt modelId="{C93A46D4-DED2-47B6-8F49-4886DDDA4BE9}">
      <dgm:prSet phldrT="[Texte]"/>
      <dgm:spPr/>
      <dgm:t>
        <a:bodyPr/>
        <a:lstStyle/>
        <a:p>
          <a:r>
            <a:rPr lang="fr-FR"/>
            <a:t>15-day baking </a:t>
          </a:r>
        </a:p>
      </dgm:t>
    </dgm:pt>
    <dgm:pt modelId="{D2293518-9E86-43BF-96B0-51BB064EBDA3}" type="parTrans" cxnId="{2B6398E3-FB70-4A0A-931B-BA1A08ADE20B}">
      <dgm:prSet/>
      <dgm:spPr/>
      <dgm:t>
        <a:bodyPr/>
        <a:lstStyle/>
        <a:p>
          <a:endParaRPr lang="fr-FR"/>
        </a:p>
      </dgm:t>
    </dgm:pt>
    <dgm:pt modelId="{0DBF959B-3DCB-4374-9332-04DE5B090D2F}" type="sibTrans" cxnId="{2B6398E3-FB70-4A0A-931B-BA1A08ADE20B}">
      <dgm:prSet/>
      <dgm:spPr/>
      <dgm:t>
        <a:bodyPr/>
        <a:lstStyle/>
        <a:p>
          <a:endParaRPr lang="fr-FR"/>
        </a:p>
      </dgm:t>
    </dgm:pt>
    <dgm:pt modelId="{9C8ABD99-E61D-467A-97E0-884C6D7B79BA}">
      <dgm:prSet phldrT="[Texte]"/>
      <dgm:spPr/>
      <dgm:t>
        <a:bodyPr/>
        <a:lstStyle/>
        <a:p>
          <a:r>
            <a:rPr lang="fr-FR"/>
            <a:t>Graphitization using either Acheson  or LWG graphitization </a:t>
          </a:r>
        </a:p>
      </dgm:t>
    </dgm:pt>
    <dgm:pt modelId="{D3AE2C8F-1BA4-477A-BD96-073AF84B021D}" type="parTrans" cxnId="{3A5E7A48-9BEA-4D8C-B78C-6B83946C2543}">
      <dgm:prSet/>
      <dgm:spPr/>
      <dgm:t>
        <a:bodyPr/>
        <a:lstStyle/>
        <a:p>
          <a:endParaRPr lang="fr-FR"/>
        </a:p>
      </dgm:t>
    </dgm:pt>
    <dgm:pt modelId="{5E71DF07-0462-4927-8786-FDF69FDB9C6E}" type="sibTrans" cxnId="{3A5E7A48-9BEA-4D8C-B78C-6B83946C2543}">
      <dgm:prSet/>
      <dgm:spPr/>
      <dgm:t>
        <a:bodyPr/>
        <a:lstStyle/>
        <a:p>
          <a:endParaRPr lang="fr-FR"/>
        </a:p>
      </dgm:t>
    </dgm:pt>
    <dgm:pt modelId="{5D7B2FEA-EABC-422C-AF57-CBE19A51BA54}">
      <dgm:prSet phldrT="[Texte]"/>
      <dgm:spPr/>
      <dgm:t>
        <a:bodyPr/>
        <a:lstStyle/>
        <a:p>
          <a:r>
            <a:rPr lang="fr-FR"/>
            <a:t>Extrusion of a block</a:t>
          </a:r>
        </a:p>
      </dgm:t>
    </dgm:pt>
    <dgm:pt modelId="{CCAA140D-DE17-475E-B794-E428F2F02F17}" type="parTrans" cxnId="{DB2B1D3D-D8D1-4A31-BAB8-0530F777B1E6}">
      <dgm:prSet/>
      <dgm:spPr/>
      <dgm:t>
        <a:bodyPr/>
        <a:lstStyle/>
        <a:p>
          <a:endParaRPr lang="fr-FR"/>
        </a:p>
      </dgm:t>
    </dgm:pt>
    <dgm:pt modelId="{49CDAEE7-94C6-4CE8-B833-264C407C1319}" type="sibTrans" cxnId="{DB2B1D3D-D8D1-4A31-BAB8-0530F777B1E6}">
      <dgm:prSet/>
      <dgm:spPr/>
      <dgm:t>
        <a:bodyPr/>
        <a:lstStyle/>
        <a:p>
          <a:endParaRPr lang="fr-FR"/>
        </a:p>
      </dgm:t>
    </dgm:pt>
    <dgm:pt modelId="{D6FD7581-3FFD-4399-8E02-A75C04F02497}">
      <dgm:prSet phldrT="[Texte]"/>
      <dgm:spPr/>
      <dgm:t>
        <a:bodyPr/>
        <a:lstStyle/>
        <a:p>
          <a:r>
            <a:rPr lang="fr-FR"/>
            <a:t>Milling and grinding of the blocks into powders of 15µm</a:t>
          </a:r>
        </a:p>
      </dgm:t>
    </dgm:pt>
    <dgm:pt modelId="{3004D9B1-2061-474D-A945-79A4015FA166}" type="parTrans" cxnId="{DC8CB41F-5F26-4C87-8124-C6E2AAFF9C1D}">
      <dgm:prSet/>
      <dgm:spPr/>
      <dgm:t>
        <a:bodyPr/>
        <a:lstStyle/>
        <a:p>
          <a:endParaRPr lang="fr-FR"/>
        </a:p>
      </dgm:t>
    </dgm:pt>
    <dgm:pt modelId="{315876AE-4AC3-43D4-A1B4-33CC9A3AE786}" type="sibTrans" cxnId="{DC8CB41F-5F26-4C87-8124-C6E2AAFF9C1D}">
      <dgm:prSet/>
      <dgm:spPr/>
      <dgm:t>
        <a:bodyPr/>
        <a:lstStyle/>
        <a:p>
          <a:endParaRPr lang="fr-FR"/>
        </a:p>
      </dgm:t>
    </dgm:pt>
    <dgm:pt modelId="{966C1319-6F9E-4C83-AA28-24F5C2D70739}">
      <dgm:prSet phldrT="[Texte]"/>
      <dgm:spPr/>
      <dgm:t>
        <a:bodyPr/>
        <a:lstStyle/>
        <a:p>
          <a:r>
            <a:rPr lang="fr-FR"/>
            <a:t>Eventually post treatement (spheoridization, coating)</a:t>
          </a:r>
        </a:p>
      </dgm:t>
    </dgm:pt>
    <dgm:pt modelId="{482BC48F-8D0D-43C7-A644-BD9DACED6F4E}" type="parTrans" cxnId="{2157BC39-4B8C-4387-A60E-49F2372A5C35}">
      <dgm:prSet/>
      <dgm:spPr/>
      <dgm:t>
        <a:bodyPr/>
        <a:lstStyle/>
        <a:p>
          <a:endParaRPr lang="fr-FR"/>
        </a:p>
      </dgm:t>
    </dgm:pt>
    <dgm:pt modelId="{099C1597-F4C6-429F-8194-A78AD9EFB7EF}" type="sibTrans" cxnId="{2157BC39-4B8C-4387-A60E-49F2372A5C35}">
      <dgm:prSet/>
      <dgm:spPr/>
      <dgm:t>
        <a:bodyPr/>
        <a:lstStyle/>
        <a:p>
          <a:endParaRPr lang="fr-FR"/>
        </a:p>
      </dgm:t>
    </dgm:pt>
    <dgm:pt modelId="{8E9679DF-13A3-43E0-84C6-D34FAD95AB04}" type="pres">
      <dgm:prSet presAssocID="{D84267EC-5031-44D0-9C9A-7F54AD924CA8}" presName="Name0" presStyleCnt="0">
        <dgm:presLayoutVars>
          <dgm:dir/>
          <dgm:animLvl val="lvl"/>
          <dgm:resizeHandles val="exact"/>
        </dgm:presLayoutVars>
      </dgm:prSet>
      <dgm:spPr/>
    </dgm:pt>
    <dgm:pt modelId="{8D6F3CA7-F963-4DC1-8702-EF0EB23862A5}" type="pres">
      <dgm:prSet presAssocID="{08F409A5-1CB1-4C09-9284-62ED60BD2536}" presName="parTxOnly" presStyleLbl="node1" presStyleIdx="0" presStyleCnt="6">
        <dgm:presLayoutVars>
          <dgm:chMax val="0"/>
          <dgm:chPref val="0"/>
          <dgm:bulletEnabled val="1"/>
        </dgm:presLayoutVars>
      </dgm:prSet>
      <dgm:spPr/>
    </dgm:pt>
    <dgm:pt modelId="{0D9D0C68-1D32-49DC-9AFA-D8180EF777D1}" type="pres">
      <dgm:prSet presAssocID="{D69C5320-0757-41BD-8F1E-89A9E46F1CD3}" presName="parTxOnlySpace" presStyleCnt="0"/>
      <dgm:spPr/>
    </dgm:pt>
    <dgm:pt modelId="{D4CF9A0D-5F16-48AA-AD3B-E498D617BE23}" type="pres">
      <dgm:prSet presAssocID="{5D7B2FEA-EABC-422C-AF57-CBE19A51BA54}" presName="parTxOnly" presStyleLbl="node1" presStyleIdx="1" presStyleCnt="6">
        <dgm:presLayoutVars>
          <dgm:chMax val="0"/>
          <dgm:chPref val="0"/>
          <dgm:bulletEnabled val="1"/>
        </dgm:presLayoutVars>
      </dgm:prSet>
      <dgm:spPr/>
    </dgm:pt>
    <dgm:pt modelId="{D24CBBF9-6C9C-4D8D-BD7B-8108EE29448A}" type="pres">
      <dgm:prSet presAssocID="{49CDAEE7-94C6-4CE8-B833-264C407C1319}" presName="parTxOnlySpace" presStyleCnt="0"/>
      <dgm:spPr/>
    </dgm:pt>
    <dgm:pt modelId="{8A2048A6-56B8-4953-B308-8F1F31F8AEA3}" type="pres">
      <dgm:prSet presAssocID="{C93A46D4-DED2-47B6-8F49-4886DDDA4BE9}" presName="parTxOnly" presStyleLbl="node1" presStyleIdx="2" presStyleCnt="6">
        <dgm:presLayoutVars>
          <dgm:chMax val="0"/>
          <dgm:chPref val="0"/>
          <dgm:bulletEnabled val="1"/>
        </dgm:presLayoutVars>
      </dgm:prSet>
      <dgm:spPr/>
    </dgm:pt>
    <dgm:pt modelId="{D6F5CC33-7679-40C1-9552-A43EECBDB897}" type="pres">
      <dgm:prSet presAssocID="{0DBF959B-3DCB-4374-9332-04DE5B090D2F}" presName="parTxOnlySpace" presStyleCnt="0"/>
      <dgm:spPr/>
    </dgm:pt>
    <dgm:pt modelId="{F5ED6254-4426-43A0-9BA1-8CBA2E5F409E}" type="pres">
      <dgm:prSet presAssocID="{9C8ABD99-E61D-467A-97E0-884C6D7B79BA}" presName="parTxOnly" presStyleLbl="node1" presStyleIdx="3" presStyleCnt="6">
        <dgm:presLayoutVars>
          <dgm:chMax val="0"/>
          <dgm:chPref val="0"/>
          <dgm:bulletEnabled val="1"/>
        </dgm:presLayoutVars>
      </dgm:prSet>
      <dgm:spPr/>
    </dgm:pt>
    <dgm:pt modelId="{B04F6292-3D3D-410D-A9C3-1012222C7262}" type="pres">
      <dgm:prSet presAssocID="{5E71DF07-0462-4927-8786-FDF69FDB9C6E}" presName="parTxOnlySpace" presStyleCnt="0"/>
      <dgm:spPr/>
    </dgm:pt>
    <dgm:pt modelId="{51870F7C-F349-4DD9-9409-F5CE491ACEE2}" type="pres">
      <dgm:prSet presAssocID="{D6FD7581-3FFD-4399-8E02-A75C04F02497}" presName="parTxOnly" presStyleLbl="node1" presStyleIdx="4" presStyleCnt="6">
        <dgm:presLayoutVars>
          <dgm:chMax val="0"/>
          <dgm:chPref val="0"/>
          <dgm:bulletEnabled val="1"/>
        </dgm:presLayoutVars>
      </dgm:prSet>
      <dgm:spPr/>
    </dgm:pt>
    <dgm:pt modelId="{931BE062-CF89-4C1B-803F-F2E545B4EF55}" type="pres">
      <dgm:prSet presAssocID="{315876AE-4AC3-43D4-A1B4-33CC9A3AE786}" presName="parTxOnlySpace" presStyleCnt="0"/>
      <dgm:spPr/>
    </dgm:pt>
    <dgm:pt modelId="{665FB5B0-B4CE-42AB-BBF0-FEDD1420121E}" type="pres">
      <dgm:prSet presAssocID="{966C1319-6F9E-4C83-AA28-24F5C2D70739}" presName="parTxOnly" presStyleLbl="node1" presStyleIdx="5" presStyleCnt="6">
        <dgm:presLayoutVars>
          <dgm:chMax val="0"/>
          <dgm:chPref val="0"/>
          <dgm:bulletEnabled val="1"/>
        </dgm:presLayoutVars>
      </dgm:prSet>
      <dgm:spPr/>
    </dgm:pt>
  </dgm:ptLst>
  <dgm:cxnLst>
    <dgm:cxn modelId="{2EEE9608-6045-45FF-9626-CD07F224D970}" type="presOf" srcId="{D84267EC-5031-44D0-9C9A-7F54AD924CA8}" destId="{8E9679DF-13A3-43E0-84C6-D34FAD95AB04}" srcOrd="0" destOrd="0" presId="urn:microsoft.com/office/officeart/2005/8/layout/chevron1"/>
    <dgm:cxn modelId="{440F820A-CE28-4BBD-A537-76F4A5352C06}" type="presOf" srcId="{9C8ABD99-E61D-467A-97E0-884C6D7B79BA}" destId="{F5ED6254-4426-43A0-9BA1-8CBA2E5F409E}" srcOrd="0" destOrd="0" presId="urn:microsoft.com/office/officeart/2005/8/layout/chevron1"/>
    <dgm:cxn modelId="{DC8CB41F-5F26-4C87-8124-C6E2AAFF9C1D}" srcId="{D84267EC-5031-44D0-9C9A-7F54AD924CA8}" destId="{D6FD7581-3FFD-4399-8E02-A75C04F02497}" srcOrd="4" destOrd="0" parTransId="{3004D9B1-2061-474D-A945-79A4015FA166}" sibTransId="{315876AE-4AC3-43D4-A1B4-33CC9A3AE786}"/>
    <dgm:cxn modelId="{BAC36429-CC6A-437D-BEE2-7CE04B9E1D0D}" type="presOf" srcId="{D6FD7581-3FFD-4399-8E02-A75C04F02497}" destId="{51870F7C-F349-4DD9-9409-F5CE491ACEE2}" srcOrd="0" destOrd="0" presId="urn:microsoft.com/office/officeart/2005/8/layout/chevron1"/>
    <dgm:cxn modelId="{9D5D472D-2C59-4FF8-9A2C-2A90C813F897}" type="presOf" srcId="{5D7B2FEA-EABC-422C-AF57-CBE19A51BA54}" destId="{D4CF9A0D-5F16-48AA-AD3B-E498D617BE23}" srcOrd="0" destOrd="0" presId="urn:microsoft.com/office/officeart/2005/8/layout/chevron1"/>
    <dgm:cxn modelId="{2157BC39-4B8C-4387-A60E-49F2372A5C35}" srcId="{D84267EC-5031-44D0-9C9A-7F54AD924CA8}" destId="{966C1319-6F9E-4C83-AA28-24F5C2D70739}" srcOrd="5" destOrd="0" parTransId="{482BC48F-8D0D-43C7-A644-BD9DACED6F4E}" sibTransId="{099C1597-F4C6-429F-8194-A78AD9EFB7EF}"/>
    <dgm:cxn modelId="{DB2B1D3D-D8D1-4A31-BAB8-0530F777B1E6}" srcId="{D84267EC-5031-44D0-9C9A-7F54AD924CA8}" destId="{5D7B2FEA-EABC-422C-AF57-CBE19A51BA54}" srcOrd="1" destOrd="0" parTransId="{CCAA140D-DE17-475E-B794-E428F2F02F17}" sibTransId="{49CDAEE7-94C6-4CE8-B833-264C407C1319}"/>
    <dgm:cxn modelId="{3A5E7A48-9BEA-4D8C-B78C-6B83946C2543}" srcId="{D84267EC-5031-44D0-9C9A-7F54AD924CA8}" destId="{9C8ABD99-E61D-467A-97E0-884C6D7B79BA}" srcOrd="3" destOrd="0" parTransId="{D3AE2C8F-1BA4-477A-BD96-073AF84B021D}" sibTransId="{5E71DF07-0462-4927-8786-FDF69FDB9C6E}"/>
    <dgm:cxn modelId="{7A531851-3F11-4B3F-ADB9-5AC626A95E48}" type="presOf" srcId="{C93A46D4-DED2-47B6-8F49-4886DDDA4BE9}" destId="{8A2048A6-56B8-4953-B308-8F1F31F8AEA3}" srcOrd="0" destOrd="0" presId="urn:microsoft.com/office/officeart/2005/8/layout/chevron1"/>
    <dgm:cxn modelId="{57B2CB51-B979-41DA-AA9F-60B5F467F10B}" srcId="{D84267EC-5031-44D0-9C9A-7F54AD924CA8}" destId="{08F409A5-1CB1-4C09-9284-62ED60BD2536}" srcOrd="0" destOrd="0" parTransId="{0FCD2E7B-09D9-4424-A620-6DFD4732D16F}" sibTransId="{D69C5320-0757-41BD-8F1E-89A9E46F1CD3}"/>
    <dgm:cxn modelId="{491DAC7B-4AF6-47C5-AA5C-F19E99DC275D}" type="presOf" srcId="{08F409A5-1CB1-4C09-9284-62ED60BD2536}" destId="{8D6F3CA7-F963-4DC1-8702-EF0EB23862A5}" srcOrd="0" destOrd="0" presId="urn:microsoft.com/office/officeart/2005/8/layout/chevron1"/>
    <dgm:cxn modelId="{2B6398E3-FB70-4A0A-931B-BA1A08ADE20B}" srcId="{D84267EC-5031-44D0-9C9A-7F54AD924CA8}" destId="{C93A46D4-DED2-47B6-8F49-4886DDDA4BE9}" srcOrd="2" destOrd="0" parTransId="{D2293518-9E86-43BF-96B0-51BB064EBDA3}" sibTransId="{0DBF959B-3DCB-4374-9332-04DE5B090D2F}"/>
    <dgm:cxn modelId="{5EA210F6-2CA1-43C0-AE1C-A86AED7985D2}" type="presOf" srcId="{966C1319-6F9E-4C83-AA28-24F5C2D70739}" destId="{665FB5B0-B4CE-42AB-BBF0-FEDD1420121E}" srcOrd="0" destOrd="0" presId="urn:microsoft.com/office/officeart/2005/8/layout/chevron1"/>
    <dgm:cxn modelId="{DE1F44C8-4A35-411F-89F6-20009B986B2D}" type="presParOf" srcId="{8E9679DF-13A3-43E0-84C6-D34FAD95AB04}" destId="{8D6F3CA7-F963-4DC1-8702-EF0EB23862A5}" srcOrd="0" destOrd="0" presId="urn:microsoft.com/office/officeart/2005/8/layout/chevron1"/>
    <dgm:cxn modelId="{0C7F1B4E-B88E-4699-96CC-2F698E689A61}" type="presParOf" srcId="{8E9679DF-13A3-43E0-84C6-D34FAD95AB04}" destId="{0D9D0C68-1D32-49DC-9AFA-D8180EF777D1}" srcOrd="1" destOrd="0" presId="urn:microsoft.com/office/officeart/2005/8/layout/chevron1"/>
    <dgm:cxn modelId="{2E474EA8-1085-4109-9F2C-491ADC6601E4}" type="presParOf" srcId="{8E9679DF-13A3-43E0-84C6-D34FAD95AB04}" destId="{D4CF9A0D-5F16-48AA-AD3B-E498D617BE23}" srcOrd="2" destOrd="0" presId="urn:microsoft.com/office/officeart/2005/8/layout/chevron1"/>
    <dgm:cxn modelId="{F1802E36-56A1-4F80-B83C-A1FEBB6930D2}" type="presParOf" srcId="{8E9679DF-13A3-43E0-84C6-D34FAD95AB04}" destId="{D24CBBF9-6C9C-4D8D-BD7B-8108EE29448A}" srcOrd="3" destOrd="0" presId="urn:microsoft.com/office/officeart/2005/8/layout/chevron1"/>
    <dgm:cxn modelId="{C54AD6A1-8B2B-419A-9F33-96564B5FB5B4}" type="presParOf" srcId="{8E9679DF-13A3-43E0-84C6-D34FAD95AB04}" destId="{8A2048A6-56B8-4953-B308-8F1F31F8AEA3}" srcOrd="4" destOrd="0" presId="urn:microsoft.com/office/officeart/2005/8/layout/chevron1"/>
    <dgm:cxn modelId="{BD329662-1679-429F-8341-8F031F5D7701}" type="presParOf" srcId="{8E9679DF-13A3-43E0-84C6-D34FAD95AB04}" destId="{D6F5CC33-7679-40C1-9552-A43EECBDB897}" srcOrd="5" destOrd="0" presId="urn:microsoft.com/office/officeart/2005/8/layout/chevron1"/>
    <dgm:cxn modelId="{0610CA7F-4A0A-437F-A81C-02247B5911E3}" type="presParOf" srcId="{8E9679DF-13A3-43E0-84C6-D34FAD95AB04}" destId="{F5ED6254-4426-43A0-9BA1-8CBA2E5F409E}" srcOrd="6" destOrd="0" presId="urn:microsoft.com/office/officeart/2005/8/layout/chevron1"/>
    <dgm:cxn modelId="{955919E8-D8FD-4D93-A907-B9342913C79F}" type="presParOf" srcId="{8E9679DF-13A3-43E0-84C6-D34FAD95AB04}" destId="{B04F6292-3D3D-410D-A9C3-1012222C7262}" srcOrd="7" destOrd="0" presId="urn:microsoft.com/office/officeart/2005/8/layout/chevron1"/>
    <dgm:cxn modelId="{33A5DDF4-C1BF-4FEA-B0CD-42C114A19ACA}" type="presParOf" srcId="{8E9679DF-13A3-43E0-84C6-D34FAD95AB04}" destId="{51870F7C-F349-4DD9-9409-F5CE491ACEE2}" srcOrd="8" destOrd="0" presId="urn:microsoft.com/office/officeart/2005/8/layout/chevron1"/>
    <dgm:cxn modelId="{446C4428-DDE2-49E5-AA3D-3E31AE47A4ED}" type="presParOf" srcId="{8E9679DF-13A3-43E0-84C6-D34FAD95AB04}" destId="{931BE062-CF89-4C1B-803F-F2E545B4EF55}" srcOrd="9" destOrd="0" presId="urn:microsoft.com/office/officeart/2005/8/layout/chevron1"/>
    <dgm:cxn modelId="{BD5A7B56-9423-4ABD-9272-61C7692EF0A6}" type="presParOf" srcId="{8E9679DF-13A3-43E0-84C6-D34FAD95AB04}" destId="{665FB5B0-B4CE-42AB-BBF0-FEDD1420121E}" srcOrd="10"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F3CA7-F963-4DC1-8702-EF0EB23862A5}">
      <dsp:nvSpPr>
        <dsp:cNvPr id="0" name=""/>
        <dsp:cNvSpPr/>
      </dsp:nvSpPr>
      <dsp:spPr>
        <a:xfrm>
          <a:off x="2742" y="50782"/>
          <a:ext cx="1596274" cy="63850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Milling and grinding of coke to make coke powders of 15µm</a:t>
          </a:r>
        </a:p>
      </dsp:txBody>
      <dsp:txXfrm>
        <a:off x="321997" y="50782"/>
        <a:ext cx="957765" cy="638509"/>
      </dsp:txXfrm>
    </dsp:sp>
    <dsp:sp modelId="{D4CF9A0D-5F16-48AA-AD3B-E498D617BE23}">
      <dsp:nvSpPr>
        <dsp:cNvPr id="0" name=""/>
        <dsp:cNvSpPr/>
      </dsp:nvSpPr>
      <dsp:spPr>
        <a:xfrm>
          <a:off x="1439389" y="50782"/>
          <a:ext cx="1596274" cy="63850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Loading powders into of crucibles made of graphite (consummables)</a:t>
          </a:r>
        </a:p>
      </dsp:txBody>
      <dsp:txXfrm>
        <a:off x="1758644" y="50782"/>
        <a:ext cx="957765" cy="638509"/>
      </dsp:txXfrm>
    </dsp:sp>
    <dsp:sp modelId="{8A2048A6-56B8-4953-B308-8F1F31F8AEA3}">
      <dsp:nvSpPr>
        <dsp:cNvPr id="0" name=""/>
        <dsp:cNvSpPr/>
      </dsp:nvSpPr>
      <dsp:spPr>
        <a:xfrm>
          <a:off x="2876036" y="50782"/>
          <a:ext cx="1596274" cy="63850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Graphitization with Acheson furnace only (1 month)</a:t>
          </a:r>
        </a:p>
      </dsp:txBody>
      <dsp:txXfrm>
        <a:off x="3195291" y="50782"/>
        <a:ext cx="957765" cy="638509"/>
      </dsp:txXfrm>
    </dsp:sp>
    <dsp:sp modelId="{F5ED6254-4426-43A0-9BA1-8CBA2E5F409E}">
      <dsp:nvSpPr>
        <dsp:cNvPr id="0" name=""/>
        <dsp:cNvSpPr/>
      </dsp:nvSpPr>
      <dsp:spPr>
        <a:xfrm>
          <a:off x="4312684" y="50782"/>
          <a:ext cx="1596274" cy="63850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Eventually post treatement (spheoridization, coating)</a:t>
          </a:r>
        </a:p>
      </dsp:txBody>
      <dsp:txXfrm>
        <a:off x="4631939" y="50782"/>
        <a:ext cx="957765" cy="6385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F3CA7-F963-4DC1-8702-EF0EB23862A5}">
      <dsp:nvSpPr>
        <dsp:cNvPr id="0" name=""/>
        <dsp:cNvSpPr/>
      </dsp:nvSpPr>
      <dsp:spPr>
        <a:xfrm>
          <a:off x="2909"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Preparation of coke and other raw materials like pitch</a:t>
          </a:r>
        </a:p>
      </dsp:txBody>
      <dsp:txXfrm>
        <a:off x="219359" y="95461"/>
        <a:ext cx="649352" cy="432900"/>
      </dsp:txXfrm>
    </dsp:sp>
    <dsp:sp modelId="{D4CF9A0D-5F16-48AA-AD3B-E498D617BE23}">
      <dsp:nvSpPr>
        <dsp:cNvPr id="0" name=""/>
        <dsp:cNvSpPr/>
      </dsp:nvSpPr>
      <dsp:spPr>
        <a:xfrm>
          <a:off x="976936"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Extrusion of a block</a:t>
          </a:r>
        </a:p>
      </dsp:txBody>
      <dsp:txXfrm>
        <a:off x="1193386" y="95461"/>
        <a:ext cx="649352" cy="432900"/>
      </dsp:txXfrm>
    </dsp:sp>
    <dsp:sp modelId="{8A2048A6-56B8-4953-B308-8F1F31F8AEA3}">
      <dsp:nvSpPr>
        <dsp:cNvPr id="0" name=""/>
        <dsp:cNvSpPr/>
      </dsp:nvSpPr>
      <dsp:spPr>
        <a:xfrm>
          <a:off x="1950963"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15-day baking </a:t>
          </a:r>
        </a:p>
      </dsp:txBody>
      <dsp:txXfrm>
        <a:off x="2167413" y="95461"/>
        <a:ext cx="649352" cy="432900"/>
      </dsp:txXfrm>
    </dsp:sp>
    <dsp:sp modelId="{F5ED6254-4426-43A0-9BA1-8CBA2E5F409E}">
      <dsp:nvSpPr>
        <dsp:cNvPr id="0" name=""/>
        <dsp:cNvSpPr/>
      </dsp:nvSpPr>
      <dsp:spPr>
        <a:xfrm>
          <a:off x="2924989"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Graphitization using either Acheson  or LWG graphitization </a:t>
          </a:r>
        </a:p>
      </dsp:txBody>
      <dsp:txXfrm>
        <a:off x="3141439" y="95461"/>
        <a:ext cx="649352" cy="432900"/>
      </dsp:txXfrm>
    </dsp:sp>
    <dsp:sp modelId="{51870F7C-F349-4DD9-9409-F5CE491ACEE2}">
      <dsp:nvSpPr>
        <dsp:cNvPr id="0" name=""/>
        <dsp:cNvSpPr/>
      </dsp:nvSpPr>
      <dsp:spPr>
        <a:xfrm>
          <a:off x="3899016"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Milling and grinding of the blocks into powders of 15µm</a:t>
          </a:r>
        </a:p>
      </dsp:txBody>
      <dsp:txXfrm>
        <a:off x="4115466" y="95461"/>
        <a:ext cx="649352" cy="432900"/>
      </dsp:txXfrm>
    </dsp:sp>
    <dsp:sp modelId="{665FB5B0-B4CE-42AB-BBF0-FEDD1420121E}">
      <dsp:nvSpPr>
        <dsp:cNvPr id="0" name=""/>
        <dsp:cNvSpPr/>
      </dsp:nvSpPr>
      <dsp:spPr>
        <a:xfrm>
          <a:off x="4873043" y="95461"/>
          <a:ext cx="1082252" cy="4329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fr-FR" sz="600" kern="1200"/>
            <a:t>Eventually post treatement (spheoridization, coating)</a:t>
          </a:r>
        </a:p>
      </dsp:txBody>
      <dsp:txXfrm>
        <a:off x="5089493" y="95461"/>
        <a:ext cx="649352" cy="4329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781E7-206F-45DB-8EF1-8CED19F08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90</Pages>
  <Words>26719</Words>
  <Characters>152303</Characters>
  <Application>Microsoft Office Word</Application>
  <DocSecurity>0</DocSecurity>
  <Lines>1269</Lines>
  <Paragraphs>357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Project Portfolio</vt:lpstr>
      <vt:lpstr/>
    </vt:vector>
  </TitlesOfParts>
  <Company>european economics SAS</Company>
  <LinksUpToDate>false</LinksUpToDate>
  <CharactersWithSpaces>178665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Portfolio</dc:title>
  <dc:subject>IPCEI on Batteries</dc:subject>
  <dc:creator>Marc ISABELLE, Emilio CARRERA et Paul MAY</dc:creator>
  <cp:lastModifiedBy>Diomides Mavroyiannis</cp:lastModifiedBy>
  <cp:revision>2</cp:revision>
  <cp:lastPrinted>2017-10-25T12:48:00Z</cp:lastPrinted>
  <dcterms:created xsi:type="dcterms:W3CDTF">2021-09-28T20:23:00Z</dcterms:created>
  <dcterms:modified xsi:type="dcterms:W3CDTF">2021-09-28T20:23:00Z</dcterms:modified>
</cp:coreProperties>
</file>